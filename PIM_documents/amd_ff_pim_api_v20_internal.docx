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642E" w:rsidRPr="008C642E" w:rsidRDefault="008C642E" w:rsidP="008C642E">
      <w:pPr>
        <w:jc w:val="center"/>
        <w:rPr>
          <w:rFonts w:ascii="Times New Roman" w:hAnsi="Times New Roman" w:cs="Times New Roman"/>
          <w:b/>
          <w:bCs/>
          <w:sz w:val="40"/>
          <w:szCs w:val="40"/>
        </w:rPr>
      </w:pPr>
    </w:p>
    <w:p w:rsidR="008C642E" w:rsidRPr="008C642E" w:rsidRDefault="008C642E" w:rsidP="008C642E">
      <w:pPr>
        <w:jc w:val="center"/>
        <w:rPr>
          <w:rFonts w:ascii="Times New Roman" w:hAnsi="Times New Roman" w:cs="Times New Roman"/>
          <w:b/>
          <w:bCs/>
          <w:sz w:val="40"/>
          <w:szCs w:val="40"/>
        </w:rPr>
      </w:pPr>
      <w:bookmarkStart w:id="0" w:name="_Ref352886008"/>
      <w:bookmarkEnd w:id="0"/>
    </w:p>
    <w:p w:rsidR="008C642E" w:rsidRPr="008C642E" w:rsidRDefault="008C642E" w:rsidP="008C642E">
      <w:pPr>
        <w:jc w:val="center"/>
        <w:rPr>
          <w:rFonts w:ascii="Times New Roman" w:hAnsi="Times New Roman" w:cs="Times New Roman"/>
          <w:b/>
          <w:bCs/>
          <w:sz w:val="40"/>
          <w:szCs w:val="40"/>
        </w:rPr>
      </w:pPr>
    </w:p>
    <w:p w:rsidR="008C642E" w:rsidRPr="008C642E" w:rsidRDefault="00AA5427" w:rsidP="008C642E">
      <w:pPr>
        <w:jc w:val="center"/>
        <w:rPr>
          <w:rFonts w:ascii="Times New Roman" w:hAnsi="Times New Roman" w:cs="Times New Roman"/>
          <w:b/>
          <w:bCs/>
          <w:sz w:val="40"/>
          <w:szCs w:val="40"/>
        </w:rPr>
      </w:pPr>
      <w:del w:id="1" w:author="Nuwan Jayasena" w:date="2013-06-18T09:15:00Z">
        <w:r w:rsidDel="00C91EA6">
          <w:rPr>
            <w:rFonts w:ascii="Times New Roman" w:hAnsi="Times New Roman" w:cs="Times New Roman"/>
            <w:b/>
            <w:bCs/>
            <w:sz w:val="40"/>
            <w:szCs w:val="40"/>
          </w:rPr>
          <w:delText xml:space="preserve">FastForward Milestone </w:delText>
        </w:r>
        <w:r w:rsidR="00011706" w:rsidDel="00C91EA6">
          <w:rPr>
            <w:rFonts w:ascii="Times New Roman" w:hAnsi="Times New Roman" w:cs="Times New Roman"/>
            <w:b/>
            <w:bCs/>
            <w:sz w:val="40"/>
            <w:szCs w:val="40"/>
          </w:rPr>
          <w:delText>M1</w:delText>
        </w:r>
        <w:r w:rsidR="00177B55" w:rsidRPr="00177B55" w:rsidDel="00C91EA6">
          <w:rPr>
            <w:rFonts w:ascii="Times New Roman" w:hAnsi="Times New Roman" w:cs="Times New Roman"/>
            <w:b/>
            <w:bCs/>
            <w:sz w:val="40"/>
            <w:szCs w:val="40"/>
          </w:rPr>
          <w:delText xml:space="preserve">: </w:delText>
        </w:r>
      </w:del>
      <w:r w:rsidR="00011706">
        <w:rPr>
          <w:rFonts w:ascii="Times New Roman" w:hAnsi="Times New Roman" w:cs="Times New Roman"/>
          <w:b/>
          <w:bCs/>
          <w:sz w:val="40"/>
          <w:szCs w:val="40"/>
        </w:rPr>
        <w:t>Processing-In-Memory</w:t>
      </w:r>
      <w:r w:rsidR="00011706" w:rsidRPr="008C642E">
        <w:rPr>
          <w:rFonts w:ascii="Times New Roman" w:hAnsi="Times New Roman" w:cs="Times New Roman"/>
          <w:b/>
          <w:bCs/>
          <w:sz w:val="40"/>
          <w:szCs w:val="40"/>
        </w:rPr>
        <w:t xml:space="preserve"> </w:t>
      </w:r>
      <w:r w:rsidR="00011706">
        <w:rPr>
          <w:rFonts w:ascii="Times New Roman" w:hAnsi="Times New Roman" w:cs="Times New Roman"/>
          <w:b/>
          <w:bCs/>
          <w:sz w:val="40"/>
          <w:szCs w:val="40"/>
        </w:rPr>
        <w:t xml:space="preserve">Baseline Architecture and API </w:t>
      </w:r>
      <w:del w:id="2" w:author="Nuwan Jayasena" w:date="2013-06-18T09:15:00Z">
        <w:r w:rsidDel="00C91EA6">
          <w:rPr>
            <w:rFonts w:ascii="Times New Roman" w:hAnsi="Times New Roman" w:cs="Times New Roman"/>
            <w:b/>
            <w:bCs/>
            <w:sz w:val="40"/>
            <w:szCs w:val="40"/>
          </w:rPr>
          <w:delText>Report</w:delText>
        </w:r>
      </w:del>
    </w:p>
    <w:p w:rsidR="008C642E" w:rsidRPr="008C642E" w:rsidRDefault="008C642E" w:rsidP="00503ABF">
      <w:pPr>
        <w:rPr>
          <w:rFonts w:ascii="Times New Roman" w:hAnsi="Times New Roman" w:cs="Times New Roman"/>
          <w:b/>
          <w:bCs/>
          <w:sz w:val="40"/>
          <w:szCs w:val="40"/>
        </w:rPr>
      </w:pPr>
    </w:p>
    <w:p w:rsidR="008C642E" w:rsidRPr="008C642E" w:rsidRDefault="008C642E" w:rsidP="008C642E">
      <w:pPr>
        <w:rPr>
          <w:sz w:val="40"/>
          <w:szCs w:val="40"/>
        </w:rPr>
      </w:pPr>
    </w:p>
    <w:p w:rsidR="008C642E" w:rsidRDefault="00A141B1" w:rsidP="001B01D8">
      <w:pPr>
        <w:jc w:val="center"/>
        <w:rPr>
          <w:rFonts w:ascii="Times New Roman" w:hAnsi="Times New Roman" w:cs="Times New Roman"/>
          <w:b/>
          <w:sz w:val="40"/>
          <w:szCs w:val="40"/>
        </w:rPr>
      </w:pPr>
      <w:r>
        <w:rPr>
          <w:rFonts w:cstheme="minorHAnsi"/>
          <w:sz w:val="36"/>
          <w:szCs w:val="28"/>
        </w:rPr>
        <w:fldChar w:fldCharType="begin"/>
      </w:r>
      <w:r w:rsidR="001B01D8">
        <w:rPr>
          <w:rFonts w:cstheme="minorHAnsi"/>
          <w:sz w:val="36"/>
          <w:szCs w:val="28"/>
        </w:rPr>
        <w:instrText xml:space="preserve"> DATE \@ "MMMM d, yyyy" </w:instrText>
      </w:r>
      <w:r>
        <w:rPr>
          <w:rFonts w:cstheme="minorHAnsi"/>
          <w:sz w:val="36"/>
          <w:szCs w:val="28"/>
        </w:rPr>
        <w:fldChar w:fldCharType="separate"/>
      </w:r>
      <w:ins w:id="3" w:author="Nuwan Jayasena" w:date="2013-06-18T09:15:00Z">
        <w:r w:rsidR="00C91EA6">
          <w:rPr>
            <w:rFonts w:cstheme="minorHAnsi"/>
            <w:noProof/>
            <w:sz w:val="36"/>
            <w:szCs w:val="28"/>
          </w:rPr>
          <w:t>June 18, 2013</w:t>
        </w:r>
      </w:ins>
      <w:del w:id="4" w:author="Nuwan Jayasena" w:date="2013-06-18T09:11:00Z">
        <w:r w:rsidR="00F35DC1" w:rsidDel="003A6A26">
          <w:rPr>
            <w:rFonts w:cstheme="minorHAnsi"/>
            <w:noProof/>
            <w:sz w:val="36"/>
            <w:szCs w:val="28"/>
          </w:rPr>
          <w:delText>May 24, 2013</w:delText>
        </w:r>
      </w:del>
      <w:r>
        <w:rPr>
          <w:rFonts w:cstheme="minorHAnsi"/>
          <w:sz w:val="36"/>
          <w:szCs w:val="28"/>
        </w:rPr>
        <w:fldChar w:fldCharType="end"/>
      </w:r>
    </w:p>
    <w:p w:rsidR="001437EA" w:rsidRDefault="001437EA" w:rsidP="00421754">
      <w:pPr>
        <w:rPr>
          <w:rFonts w:ascii="Times New Roman" w:hAnsi="Times New Roman" w:cs="Times New Roman"/>
          <w:b/>
          <w:sz w:val="40"/>
          <w:szCs w:val="40"/>
        </w:rPr>
      </w:pPr>
    </w:p>
    <w:p w:rsidR="00A60AE5" w:rsidRPr="00A60AE5" w:rsidDel="00C91EA6" w:rsidRDefault="00A60AE5" w:rsidP="00A60AE5">
      <w:pPr>
        <w:spacing w:after="200" w:line="276" w:lineRule="auto"/>
        <w:rPr>
          <w:del w:id="5" w:author="Nuwan Jayasena" w:date="2013-06-18T09:16:00Z"/>
          <w:rFonts w:ascii="Calibri" w:eastAsia="Times New Roman" w:hAnsi="Calibri" w:cs="Calibri"/>
          <w:lang w:eastAsia="en-US"/>
        </w:rPr>
      </w:pPr>
      <w:del w:id="6" w:author="Nuwan Jayasena" w:date="2013-06-18T09:16:00Z">
        <w:r w:rsidRPr="00A60AE5" w:rsidDel="00C91EA6">
          <w:rPr>
            <w:rFonts w:ascii="Calibri" w:eastAsia="Times New Roman" w:hAnsi="Calibri" w:cs="Calibri"/>
            <w:lang w:eastAsia="en-US"/>
          </w:rPr>
          <w:delText>These data are submitted with limited rights under Government Contract No. DE-AC52-8MA27344 and subcontract B600716 from Advanced Micro Devices, Inc. on behalf of AMD Advanced Research LLC. These data may be reproduced and used by the Department of Energy on a need-to-know basis, with the express limitation that they will not, without written permission of the AMD Advanced Research LLC, be used for purposes of manufacture nor disclosed outside the Government.</w:delText>
        </w:r>
      </w:del>
    </w:p>
    <w:p w:rsidR="00A60AE5" w:rsidRPr="00A60AE5" w:rsidDel="00C91EA6" w:rsidRDefault="00A60AE5" w:rsidP="00A60AE5">
      <w:pPr>
        <w:spacing w:after="200" w:line="276" w:lineRule="auto"/>
        <w:rPr>
          <w:del w:id="7" w:author="Nuwan Jayasena" w:date="2013-06-18T09:16:00Z"/>
          <w:rFonts w:ascii="Calibri" w:eastAsia="Times New Roman" w:hAnsi="Calibri" w:cs="Calibri"/>
          <w:lang w:eastAsia="en-US"/>
        </w:rPr>
      </w:pPr>
      <w:del w:id="8" w:author="Nuwan Jayasena" w:date="2013-06-18T09:16:00Z">
        <w:r w:rsidRPr="00A60AE5" w:rsidDel="00C91EA6">
          <w:rPr>
            <w:rFonts w:ascii="Calibri" w:eastAsia="Times New Roman" w:hAnsi="Calibri" w:cs="Calibri"/>
            <w:lang w:eastAsia="en-US"/>
          </w:rPr>
          <w:delText>The foregoing notice shall be marked on any reproduction of these data, in whole or in part.</w:delText>
        </w:r>
      </w:del>
    </w:p>
    <w:p w:rsidR="00A60AE5" w:rsidRPr="00A60AE5" w:rsidDel="00C91EA6" w:rsidRDefault="00A60AE5" w:rsidP="00A60AE5">
      <w:pPr>
        <w:spacing w:after="200"/>
        <w:rPr>
          <w:del w:id="9" w:author="Nuwan Jayasena" w:date="2013-06-18T09:16:00Z"/>
          <w:rFonts w:ascii="Calibri" w:eastAsia="Times New Roman" w:hAnsi="Calibri" w:cs="Calibri"/>
          <w:lang w:eastAsia="en-US"/>
        </w:rPr>
      </w:pPr>
      <w:del w:id="10" w:author="Nuwan Jayasena" w:date="2013-06-18T09:16:00Z">
        <w:r w:rsidRPr="00A60AE5" w:rsidDel="00C91EA6">
          <w:rPr>
            <w:rFonts w:ascii="Calibri" w:eastAsia="Times New Roman" w:hAnsi="Calibri" w:cs="Calibri"/>
            <w:lang w:eastAsia="en-US"/>
          </w:rPr>
          <w:delText xml:space="preserve">This report contains, such as suggestions for future areas of investigation, which are outside the scope of this project or contract.  Each such sentence in this report is marked with ‘ </w:delText>
        </w:r>
        <w:r w:rsidRPr="00A60AE5" w:rsidDel="00C91EA6">
          <w:rPr>
            <w:rFonts w:ascii="Calibri" w:eastAsia="Times New Roman" w:hAnsi="Calibri" w:cs="Calibri"/>
            <w:b/>
            <w:color w:val="C00000"/>
            <w:vertAlign w:val="superscript"/>
            <w:lang w:eastAsia="en-US"/>
          </w:rPr>
          <w:delText xml:space="preserve">[*] </w:delText>
        </w:r>
        <w:r w:rsidRPr="00A60AE5" w:rsidDel="00C91EA6">
          <w:rPr>
            <w:rFonts w:ascii="Calibri" w:eastAsia="Times New Roman" w:hAnsi="Calibri" w:cs="Calibri"/>
            <w:lang w:eastAsia="en-US"/>
          </w:rPr>
          <w:delText xml:space="preserve">’immediately after the sentence.  In some cases, whole sections or sub-sections of this report are forward looking or outside the scope of this project or contract.  Each such section or sub-section is marked with </w:delText>
        </w:r>
        <w:r w:rsidRPr="00A60AE5" w:rsidDel="00C91EA6">
          <w:rPr>
            <w:rFonts w:ascii="Calibri" w:eastAsia="Times New Roman" w:hAnsi="Calibri" w:cs="Calibri"/>
            <w:b/>
            <w:color w:val="C00000"/>
            <w:vertAlign w:val="superscript"/>
            <w:lang w:eastAsia="en-US"/>
          </w:rPr>
          <w:delText xml:space="preserve"> [*]</w:delText>
        </w:r>
        <w:r w:rsidRPr="00A60AE5" w:rsidDel="00C91EA6">
          <w:rPr>
            <w:rFonts w:ascii="Calibri" w:eastAsia="Times New Roman" w:hAnsi="Calibri" w:cs="Calibri"/>
            <w:lang w:eastAsia="en-US"/>
          </w:rPr>
          <w:delText xml:space="preserve">  in the section or sub-section header.</w:delText>
        </w:r>
      </w:del>
    </w:p>
    <w:p w:rsidR="00A60AE5" w:rsidRPr="00A60AE5" w:rsidDel="00C91EA6" w:rsidRDefault="00A60AE5" w:rsidP="00A60AE5">
      <w:pPr>
        <w:spacing w:after="200" w:line="276" w:lineRule="auto"/>
        <w:rPr>
          <w:del w:id="11" w:author="Nuwan Jayasena" w:date="2013-06-18T09:16:00Z"/>
          <w:rFonts w:ascii="Calibri" w:eastAsia="Times New Roman" w:hAnsi="Calibri" w:cs="Calibri"/>
          <w:lang w:eastAsia="en-US"/>
        </w:rPr>
      </w:pPr>
      <w:del w:id="12" w:author="Nuwan Jayasena" w:date="2013-06-18T09:16:00Z">
        <w:r w:rsidRPr="00A60AE5" w:rsidDel="00C91EA6">
          <w:rPr>
            <w:rFonts w:ascii="Calibri" w:eastAsia="Times New Roman" w:hAnsi="Calibri" w:cs="Calibri"/>
            <w:lang w:eastAsia="en-US"/>
          </w:rPr>
          <w:delText>Any forward looking statements contained in this report are subject to further negotiation between AMD Advanced Research LLC and Lawrence Livermore National Security LLC., and are outside the scope of this project and contract.</w:delText>
        </w:r>
      </w:del>
    </w:p>
    <w:p w:rsidR="00172901" w:rsidRDefault="00172901">
      <w:pPr>
        <w:jc w:val="left"/>
        <w:rPr>
          <w:rFonts w:cstheme="minorHAnsi"/>
          <w:sz w:val="48"/>
          <w:szCs w:val="48"/>
        </w:rPr>
      </w:pPr>
      <w:r>
        <w:rPr>
          <w:rFonts w:cstheme="minorHAnsi"/>
          <w:sz w:val="48"/>
          <w:szCs w:val="48"/>
        </w:rPr>
        <w:br w:type="page"/>
      </w:r>
    </w:p>
    <w:p w:rsidR="00BE7A22" w:rsidRDefault="00BE7A22">
      <w:pPr>
        <w:jc w:val="left"/>
        <w:rPr>
          <w:rFonts w:cstheme="minorHAnsi"/>
          <w:sz w:val="48"/>
          <w:szCs w:val="48"/>
        </w:rPr>
      </w:pPr>
      <w:r>
        <w:rPr>
          <w:rFonts w:cstheme="minorHAnsi"/>
          <w:sz w:val="48"/>
          <w:szCs w:val="48"/>
        </w:rPr>
        <w:lastRenderedPageBreak/>
        <w:br w:type="page"/>
      </w:r>
    </w:p>
    <w:p w:rsidR="001B01D8" w:rsidRDefault="001B01D8" w:rsidP="001B01D8">
      <w:pPr>
        <w:jc w:val="center"/>
        <w:rPr>
          <w:rFonts w:cstheme="minorHAnsi"/>
          <w:sz w:val="48"/>
          <w:szCs w:val="48"/>
        </w:rPr>
      </w:pPr>
      <w:r>
        <w:rPr>
          <w:rFonts w:cstheme="minorHAnsi"/>
          <w:sz w:val="48"/>
          <w:szCs w:val="48"/>
        </w:rPr>
        <w:lastRenderedPageBreak/>
        <w:t>Executive Summary</w:t>
      </w:r>
    </w:p>
    <w:p w:rsidR="00172901" w:rsidRDefault="00172901" w:rsidP="00172901"/>
    <w:p w:rsidR="00DF50D9" w:rsidRDefault="00DF50D9" w:rsidP="00DF50D9">
      <w:r>
        <w:t xml:space="preserve">Processing-in-memory (PIM), which moves computation closer to where the data resides, has long been recognized as having the potential to improve both the performance and energy costs associated with memory access.  Previous research in this area focused on implementing processing capabilities directly on DRAM chips.  This has yielded poor results due to incompatibilities between the CMOS processes for DRAM and high performance processor logic.   With the advent of 3D stacking, it has become possible to implement processors in high performance CMOS as one layer in a larger 3D memory stack.   This research report investigates the opportunities for exploiting such PIM capabilities for future </w:t>
      </w:r>
      <w:proofErr w:type="spellStart"/>
      <w:r>
        <w:t>exascale</w:t>
      </w:r>
      <w:proofErr w:type="spellEnd"/>
      <w:r>
        <w:t xml:space="preserve"> systems.  </w:t>
      </w:r>
    </w:p>
    <w:p w:rsidR="00DF50D9" w:rsidRDefault="00DF50D9" w:rsidP="00DF50D9"/>
    <w:p w:rsidR="00DF50D9" w:rsidRDefault="00DF50D9" w:rsidP="00DF50D9">
      <w:r>
        <w:t xml:space="preserve">Rather than focus on details of a hardware design proposal, our PIM research takes a programmability-centric view.   We believe that rational choices about future hardware implementations for PIM first require a more thorough understanding of the programmability requirements, coupled with research into what features of a PIM device lead to the most cost effective improvements in performance and energy efficiency for targeted applications.  </w:t>
      </w:r>
    </w:p>
    <w:p w:rsidR="00DF50D9" w:rsidRDefault="00DF50D9" w:rsidP="00DF50D9"/>
    <w:p w:rsidR="00DF50D9" w:rsidRDefault="00DF50D9" w:rsidP="00DF50D9">
      <w:r>
        <w:t xml:space="preserve">This report outlines a baseline architecture that incorporates an accelerated processing unit (APU) for PIM sharing a cache coherent global address space with the host processor and other PIM devices in the same node.  This architecture greatly simplifies the process of porting, debugging and optimizing applications for execution on PIMs at the cost of some additional hardware complexity.  We use this baseline model as a starting point for evaluating the architecture and programming model.  </w:t>
      </w:r>
    </w:p>
    <w:p w:rsidR="00DF50D9" w:rsidRDefault="00DF50D9" w:rsidP="00DF50D9"/>
    <w:p w:rsidR="00831D6E" w:rsidRDefault="00DF50D9" w:rsidP="00DF50D9">
      <w:r>
        <w:t xml:space="preserve">We describe ways to extend familiar programming languages to incorporate PIM using API layers on top of C-based programming models.  Device discovery, memory allocation, and </w:t>
      </w:r>
      <w:r w:rsidR="00831D6E">
        <w:t>dispatching</w:t>
      </w:r>
      <w:r>
        <w:t xml:space="preserve"> work to PIMs are the key functions enabled by the APIs.  The APIs could potentially be extended to other high level programming languages, and can serve as the basis for higher level programming abstractions for use by a broader set of application developers.  The APIs have been written to be ISA independent to enable broader applicability to a variety of systems.   </w:t>
      </w:r>
    </w:p>
    <w:p w:rsidR="00831D6E" w:rsidRDefault="00831D6E" w:rsidP="00DF50D9"/>
    <w:p w:rsidR="00DF50D9" w:rsidRDefault="00831D6E" w:rsidP="00DF50D9">
      <w:r w:rsidRPr="00831D6E">
        <w:t>We adapt the mechanisms of the Heterogeneous System Architecture (HSA) as the framework for dispatching work to PIM devices. HSA was initially developed at AMD as a framework for efficient integration of programmable accelerators and has been adopted by a variety of vendors through an industry consortium.</w:t>
      </w:r>
      <w:r w:rsidR="00DF50D9">
        <w:t xml:space="preserve">   </w:t>
      </w:r>
    </w:p>
    <w:p w:rsidR="00DF50D9" w:rsidRDefault="00DF50D9" w:rsidP="00DF50D9"/>
    <w:p w:rsidR="00DF50D9" w:rsidRDefault="00DF50D9" w:rsidP="00DF50D9">
      <w:r>
        <w:t xml:space="preserve">While the base architecture enables a single SMP operating system to control the scheduling of tasks on the host processors and PIMs, we have found that using a device driver model with a light weight kernel (such as </w:t>
      </w:r>
      <w:r w:rsidRPr="001E533D">
        <w:rPr>
          <w:i/>
        </w:rPr>
        <w:t>Kitten</w:t>
      </w:r>
      <w:r>
        <w:t xml:space="preserve"> from Sandia National Laboratories) managing tasks on each PIM is likely to be much more efficient.  </w:t>
      </w:r>
    </w:p>
    <w:p w:rsidR="00DF50D9" w:rsidRDefault="00DF50D9" w:rsidP="00DF50D9"/>
    <w:p w:rsidR="00DF50D9" w:rsidRDefault="00DF50D9" w:rsidP="00DF50D9">
      <w:r>
        <w:t>The overall power/performance benefits of PIMs are highly dependent on the hardware implementation and application characteristics.  However, our estimates show that the energy efficiency (bytes/</w:t>
      </w:r>
      <w:proofErr w:type="spellStart"/>
      <w:r>
        <w:t>nano</w:t>
      </w:r>
      <w:proofErr w:type="spellEnd"/>
      <w:r>
        <w:t xml:space="preserve">-Joule) for handling a cache miss within a PIM is 1.5x-2x better than for a host processor accessing stacked memory on an interposer, and ~2.5x better than an optimized case for accessing stacked memory over board wiring using ultra-short-range </w:t>
      </w:r>
      <w:proofErr w:type="spellStart"/>
      <w:r>
        <w:t>SerDes</w:t>
      </w:r>
      <w:proofErr w:type="spellEnd"/>
      <w:r>
        <w:t>.</w:t>
      </w:r>
    </w:p>
    <w:p w:rsidR="00DF50D9" w:rsidRDefault="00DF50D9" w:rsidP="00DF50D9"/>
    <w:p w:rsidR="00DF50D9" w:rsidRDefault="00DF50D9" w:rsidP="00DF50D9">
      <w:r>
        <w:t xml:space="preserve">The cost–benefit of implementing hardware cache coherence for a PIM is also highly dependent on the hardware implementation and application characteristics.   We examined a number of options for implementing both host-PIM and PIM-PIM coherence, and concluded that suitable coarse-grain tracking methods, such as region coherence, can be implemented with low hardware overhead and minimal coherence traffic. </w:t>
      </w:r>
    </w:p>
    <w:p w:rsidR="00DF50D9" w:rsidRDefault="00DF50D9" w:rsidP="00DF50D9"/>
    <w:p w:rsidR="00172901" w:rsidRDefault="00DF50D9" w:rsidP="00172901">
      <w:r>
        <w:t xml:space="preserve">Incorporating PIM into system management functions, instrumentation, checkpoint restart, </w:t>
      </w:r>
      <w:proofErr w:type="gramStart"/>
      <w:r>
        <w:t>RAS</w:t>
      </w:r>
      <w:proofErr w:type="gramEnd"/>
      <w:r>
        <w:t xml:space="preserve"> and debug-ability tools is also addressed.  </w:t>
      </w:r>
      <w:r w:rsidR="00E60650">
        <w:t xml:space="preserve">An outline of a projected path for adoption of PIM functions is defined. </w:t>
      </w:r>
      <w:del w:id="13" w:author="Nuwan Jayasena" w:date="2013-06-18T09:16:00Z">
        <w:r w:rsidR="00E60650" w:rsidDel="00C91EA6">
          <w:delText>And, finally, a</w:delText>
        </w:r>
        <w:r w:rsidDel="00C91EA6">
          <w:delText>n example case study that involves modifying the MiniFE proxy application to expl</w:delText>
        </w:r>
        <w:r w:rsidR="00E60650" w:rsidDel="00C91EA6">
          <w:delText>oit PIM functions is described.</w:delText>
        </w:r>
        <w:r w:rsidDel="00C91EA6">
          <w:delText xml:space="preserve"> </w:delText>
        </w:r>
      </w:del>
    </w:p>
    <w:sdt>
      <w:sdtPr>
        <w:rPr>
          <w:rFonts w:ascii="Times New Roman" w:eastAsiaTheme="minorEastAsia" w:hAnsi="Times New Roman" w:cs="Times New Roman"/>
          <w:b w:val="0"/>
          <w:bCs w:val="0"/>
          <w:color w:val="000000" w:themeColor="text1"/>
          <w:sz w:val="20"/>
          <w:szCs w:val="20"/>
          <w:lang w:eastAsia="ja-JP"/>
        </w:rPr>
        <w:id w:val="-1747801258"/>
        <w:docPartObj>
          <w:docPartGallery w:val="Table of Contents"/>
          <w:docPartUnique/>
        </w:docPartObj>
      </w:sdtPr>
      <w:sdtEndPr>
        <w:rPr>
          <w:noProof/>
        </w:rPr>
      </w:sdtEndPr>
      <w:sdtContent>
        <w:p w:rsidR="00105DB2" w:rsidRPr="00DE6EAD" w:rsidRDefault="00444B2B" w:rsidP="00DE6EAD">
          <w:pPr>
            <w:pStyle w:val="TOCHeading"/>
            <w:spacing w:before="120" w:after="120"/>
            <w:rPr>
              <w:rFonts w:ascii="Times New Roman" w:hAnsi="Times New Roman" w:cs="Times New Roman"/>
              <w:color w:val="000000" w:themeColor="text1"/>
            </w:rPr>
          </w:pPr>
          <w:r w:rsidRPr="00DE6EAD">
            <w:rPr>
              <w:rFonts w:ascii="Times New Roman" w:hAnsi="Times New Roman" w:cs="Times New Roman"/>
              <w:color w:val="000000" w:themeColor="text1"/>
            </w:rPr>
            <w:t>Table of Contents</w:t>
          </w:r>
        </w:p>
        <w:p w:rsidR="00C91EA6" w:rsidRDefault="00A141B1">
          <w:pPr>
            <w:pStyle w:val="TOC1"/>
            <w:tabs>
              <w:tab w:val="left" w:pos="480"/>
              <w:tab w:val="right" w:leader="dot" w:pos="9350"/>
            </w:tabs>
            <w:rPr>
              <w:ins w:id="14" w:author="Nuwan Jayasena" w:date="2013-06-18T09:15:00Z"/>
              <w:b w:val="0"/>
              <w:noProof/>
              <w:sz w:val="22"/>
              <w:szCs w:val="22"/>
              <w:lang w:eastAsia="en-US"/>
            </w:rPr>
          </w:pPr>
          <w:r w:rsidRPr="00A141B1">
            <w:rPr>
              <w:rFonts w:ascii="Times New Roman" w:hAnsi="Times New Roman" w:cs="Times New Roman"/>
              <w:b w:val="0"/>
              <w:color w:val="000000" w:themeColor="text1"/>
              <w:sz w:val="20"/>
              <w:szCs w:val="20"/>
            </w:rPr>
            <w:fldChar w:fldCharType="begin"/>
          </w:r>
          <w:r w:rsidR="00444B2B" w:rsidRPr="00DE6EAD">
            <w:rPr>
              <w:rFonts w:ascii="Times New Roman" w:hAnsi="Times New Roman" w:cs="Times New Roman"/>
              <w:color w:val="000000" w:themeColor="text1"/>
              <w:sz w:val="20"/>
              <w:szCs w:val="20"/>
            </w:rPr>
            <w:instrText xml:space="preserve"> TOC \o "1-3" \h \z \u </w:instrText>
          </w:r>
          <w:r w:rsidRPr="00A141B1">
            <w:rPr>
              <w:rFonts w:ascii="Times New Roman" w:hAnsi="Times New Roman" w:cs="Times New Roman"/>
              <w:b w:val="0"/>
              <w:color w:val="000000" w:themeColor="text1"/>
              <w:sz w:val="20"/>
              <w:szCs w:val="20"/>
            </w:rPr>
            <w:fldChar w:fldCharType="separate"/>
          </w:r>
          <w:ins w:id="15" w:author="Nuwan Jayasena" w:date="2013-06-18T09:15:00Z">
            <w:r w:rsidR="00C91EA6" w:rsidRPr="00C81E23">
              <w:rPr>
                <w:rStyle w:val="Hyperlink"/>
                <w:noProof/>
              </w:rPr>
              <w:fldChar w:fldCharType="begin"/>
            </w:r>
            <w:r w:rsidR="00C91EA6" w:rsidRPr="00C81E23">
              <w:rPr>
                <w:rStyle w:val="Hyperlink"/>
                <w:noProof/>
              </w:rPr>
              <w:instrText xml:space="preserve"> </w:instrText>
            </w:r>
            <w:r w:rsidR="00C91EA6">
              <w:rPr>
                <w:noProof/>
              </w:rPr>
              <w:instrText>HYPERLINK \l "_Toc359310255"</w:instrText>
            </w:r>
            <w:r w:rsidR="00C91EA6" w:rsidRPr="00C81E23">
              <w:rPr>
                <w:rStyle w:val="Hyperlink"/>
                <w:noProof/>
              </w:rPr>
              <w:instrText xml:space="preserve"> </w:instrText>
            </w:r>
            <w:r w:rsidR="00C91EA6" w:rsidRPr="00C81E23">
              <w:rPr>
                <w:rStyle w:val="Hyperlink"/>
                <w:noProof/>
              </w:rPr>
            </w:r>
            <w:r w:rsidR="00C91EA6" w:rsidRPr="00C81E23">
              <w:rPr>
                <w:rStyle w:val="Hyperlink"/>
                <w:noProof/>
              </w:rPr>
              <w:fldChar w:fldCharType="separate"/>
            </w:r>
            <w:r w:rsidR="00C91EA6" w:rsidRPr="00C81E23">
              <w:rPr>
                <w:rStyle w:val="Hyperlink"/>
                <w:noProof/>
              </w:rPr>
              <w:t>1</w:t>
            </w:r>
            <w:r w:rsidR="00C91EA6">
              <w:rPr>
                <w:b w:val="0"/>
                <w:noProof/>
                <w:sz w:val="22"/>
                <w:szCs w:val="22"/>
                <w:lang w:eastAsia="en-US"/>
              </w:rPr>
              <w:tab/>
            </w:r>
            <w:r w:rsidR="00C91EA6" w:rsidRPr="00C81E23">
              <w:rPr>
                <w:rStyle w:val="Hyperlink"/>
                <w:noProof/>
              </w:rPr>
              <w:t>Introduction</w:t>
            </w:r>
            <w:r w:rsidR="00C91EA6">
              <w:rPr>
                <w:noProof/>
                <w:webHidden/>
              </w:rPr>
              <w:tab/>
            </w:r>
            <w:r w:rsidR="00C91EA6">
              <w:rPr>
                <w:noProof/>
                <w:webHidden/>
              </w:rPr>
              <w:fldChar w:fldCharType="begin"/>
            </w:r>
            <w:r w:rsidR="00C91EA6">
              <w:rPr>
                <w:noProof/>
                <w:webHidden/>
              </w:rPr>
              <w:instrText xml:space="preserve"> PAGEREF _Toc359310255 \h </w:instrText>
            </w:r>
            <w:r w:rsidR="00C91EA6">
              <w:rPr>
                <w:noProof/>
                <w:webHidden/>
              </w:rPr>
            </w:r>
          </w:ins>
          <w:r w:rsidR="00C91EA6">
            <w:rPr>
              <w:noProof/>
              <w:webHidden/>
            </w:rPr>
            <w:fldChar w:fldCharType="separate"/>
          </w:r>
          <w:ins w:id="16" w:author="Nuwan Jayasena" w:date="2013-06-18T09:15:00Z">
            <w:r w:rsidR="00C91EA6">
              <w:rPr>
                <w:noProof/>
                <w:webHidden/>
              </w:rPr>
              <w:t>1</w:t>
            </w:r>
            <w:r w:rsidR="00C91EA6">
              <w:rPr>
                <w:noProof/>
                <w:webHidden/>
              </w:rPr>
              <w:fldChar w:fldCharType="end"/>
            </w:r>
            <w:r w:rsidR="00C91EA6" w:rsidRPr="00C81E23">
              <w:rPr>
                <w:rStyle w:val="Hyperlink"/>
                <w:noProof/>
              </w:rPr>
              <w:fldChar w:fldCharType="end"/>
            </w:r>
          </w:ins>
        </w:p>
        <w:p w:rsidR="00C91EA6" w:rsidRDefault="00C91EA6">
          <w:pPr>
            <w:pStyle w:val="TOC1"/>
            <w:tabs>
              <w:tab w:val="left" w:pos="480"/>
              <w:tab w:val="right" w:leader="dot" w:pos="9350"/>
            </w:tabs>
            <w:rPr>
              <w:ins w:id="17" w:author="Nuwan Jayasena" w:date="2013-06-18T09:15:00Z"/>
              <w:b w:val="0"/>
              <w:noProof/>
              <w:sz w:val="22"/>
              <w:szCs w:val="22"/>
              <w:lang w:eastAsia="en-US"/>
            </w:rPr>
          </w:pPr>
          <w:ins w:id="18"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"_Toc359310256"</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2</w:t>
            </w:r>
            <w:r>
              <w:rPr>
                <w:b w:val="0"/>
                <w:noProof/>
                <w:sz w:val="22"/>
                <w:szCs w:val="22"/>
                <w:lang w:eastAsia="en-US"/>
              </w:rPr>
              <w:tab/>
            </w:r>
            <w:r w:rsidRPr="00C81E23">
              <w:rPr>
                <w:rStyle w:val="Hyperlink"/>
                <w:noProof/>
              </w:rPr>
              <w:t>Background</w:t>
            </w:r>
            <w:r>
              <w:rPr>
                <w:noProof/>
                <w:webHidden/>
              </w:rPr>
              <w:tab/>
            </w:r>
            <w:r>
              <w:rPr>
                <w:noProof/>
                <w:webHidden/>
              </w:rPr>
              <w:fldChar w:fldCharType="begin"/>
            </w:r>
            <w:r>
              <w:rPr>
                <w:noProof/>
                <w:webHidden/>
              </w:rPr>
              <w:instrText xml:space="preserve"> PAGEREF _Toc359310256 \h </w:instrText>
            </w:r>
            <w:r>
              <w:rPr>
                <w:noProof/>
                <w:webHidden/>
              </w:rPr>
            </w:r>
          </w:ins>
          <w:r>
            <w:rPr>
              <w:noProof/>
              <w:webHidden/>
            </w:rPr>
            <w:fldChar w:fldCharType="separate"/>
          </w:r>
          <w:ins w:id="19" w:author="Nuwan Jayasena" w:date="2013-06-18T09:15:00Z">
            <w:r>
              <w:rPr>
                <w:noProof/>
                <w:webHidden/>
              </w:rPr>
              <w:t>3</w:t>
            </w:r>
            <w:r>
              <w:rPr>
                <w:noProof/>
                <w:webHidden/>
              </w:rPr>
              <w:fldChar w:fldCharType="end"/>
            </w:r>
            <w:r w:rsidRPr="00C81E23">
              <w:rPr>
                <w:rStyle w:val="Hyperlink"/>
                <w:noProof/>
              </w:rPr>
              <w:fldChar w:fldCharType="end"/>
            </w:r>
          </w:ins>
        </w:p>
        <w:p w:rsidR="00C91EA6" w:rsidRDefault="00C91EA6">
          <w:pPr>
            <w:pStyle w:val="TOC1"/>
            <w:tabs>
              <w:tab w:val="left" w:pos="480"/>
              <w:tab w:val="right" w:leader="dot" w:pos="9350"/>
            </w:tabs>
            <w:rPr>
              <w:ins w:id="20" w:author="Nuwan Jayasena" w:date="2013-06-18T09:15:00Z"/>
              <w:b w:val="0"/>
              <w:noProof/>
              <w:sz w:val="22"/>
              <w:szCs w:val="22"/>
              <w:lang w:eastAsia="en-US"/>
            </w:rPr>
          </w:pPr>
          <w:ins w:id="21"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"_Toc359310257"</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3</w:t>
            </w:r>
            <w:r>
              <w:rPr>
                <w:b w:val="0"/>
                <w:noProof/>
                <w:sz w:val="22"/>
                <w:szCs w:val="22"/>
                <w:lang w:eastAsia="en-US"/>
              </w:rPr>
              <w:tab/>
            </w:r>
            <w:r w:rsidRPr="00C81E23">
              <w:rPr>
                <w:rStyle w:val="Hyperlink"/>
                <w:noProof/>
              </w:rPr>
              <w:t>Baseline PIM Architecture</w:t>
            </w:r>
            <w:r>
              <w:rPr>
                <w:noProof/>
                <w:webHidden/>
              </w:rPr>
              <w:tab/>
            </w:r>
            <w:r>
              <w:rPr>
                <w:noProof/>
                <w:webHidden/>
              </w:rPr>
              <w:fldChar w:fldCharType="begin"/>
            </w:r>
            <w:r>
              <w:rPr>
                <w:noProof/>
                <w:webHidden/>
              </w:rPr>
              <w:instrText xml:space="preserve"> PAGEREF _Toc359310257 \h </w:instrText>
            </w:r>
            <w:r>
              <w:rPr>
                <w:noProof/>
                <w:webHidden/>
              </w:rPr>
            </w:r>
          </w:ins>
          <w:r>
            <w:rPr>
              <w:noProof/>
              <w:webHidden/>
            </w:rPr>
            <w:fldChar w:fldCharType="separate"/>
          </w:r>
          <w:ins w:id="22" w:author="Nuwan Jayasena" w:date="2013-06-18T09:15:00Z">
            <w:r>
              <w:rPr>
                <w:noProof/>
                <w:webHidden/>
              </w:rPr>
              <w:t>4</w:t>
            </w:r>
            <w:r>
              <w:rPr>
                <w:noProof/>
                <w:webHidden/>
              </w:rPr>
              <w:fldChar w:fldCharType="end"/>
            </w:r>
            <w:r w:rsidRPr="00C81E23">
              <w:rPr>
                <w:rStyle w:val="Hyperlink"/>
                <w:noProof/>
              </w:rPr>
              <w:fldChar w:fldCharType="end"/>
            </w:r>
          </w:ins>
        </w:p>
        <w:p w:rsidR="00C91EA6" w:rsidRDefault="00C91EA6">
          <w:pPr>
            <w:pStyle w:val="TOC2"/>
            <w:tabs>
              <w:tab w:val="left" w:pos="880"/>
              <w:tab w:val="right" w:leader="dot" w:pos="9350"/>
            </w:tabs>
            <w:rPr>
              <w:ins w:id="23" w:author="Nuwan Jayasena" w:date="2013-06-18T09:15:00Z"/>
              <w:b w:val="0"/>
              <w:noProof/>
              <w:lang w:eastAsia="en-US"/>
            </w:rPr>
          </w:pPr>
          <w:ins w:id="24"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"_Toc359310258"</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3.1</w:t>
            </w:r>
            <w:r>
              <w:rPr>
                <w:b w:val="0"/>
                <w:noProof/>
                <w:lang w:eastAsia="en-US"/>
              </w:rPr>
              <w:tab/>
            </w:r>
            <w:r w:rsidRPr="00C81E23">
              <w:rPr>
                <w:rStyle w:val="Hyperlink"/>
                <w:noProof/>
              </w:rPr>
              <w:t>Host Memory Interface</w:t>
            </w:r>
            <w:r>
              <w:rPr>
                <w:noProof/>
                <w:webHidden/>
              </w:rPr>
              <w:tab/>
            </w:r>
            <w:r>
              <w:rPr>
                <w:noProof/>
                <w:webHidden/>
              </w:rPr>
              <w:fldChar w:fldCharType="begin"/>
            </w:r>
            <w:r>
              <w:rPr>
                <w:noProof/>
                <w:webHidden/>
              </w:rPr>
              <w:instrText xml:space="preserve"> PAGEREF _Toc359310258 \h </w:instrText>
            </w:r>
            <w:r>
              <w:rPr>
                <w:noProof/>
                <w:webHidden/>
              </w:rPr>
            </w:r>
          </w:ins>
          <w:r>
            <w:rPr>
              <w:noProof/>
              <w:webHidden/>
            </w:rPr>
            <w:fldChar w:fldCharType="separate"/>
          </w:r>
          <w:ins w:id="25" w:author="Nuwan Jayasena" w:date="2013-06-18T09:15:00Z">
            <w:r>
              <w:rPr>
                <w:noProof/>
                <w:webHidden/>
              </w:rPr>
              <w:t>5</w:t>
            </w:r>
            <w:r>
              <w:rPr>
                <w:noProof/>
                <w:webHidden/>
              </w:rPr>
              <w:fldChar w:fldCharType="end"/>
            </w:r>
            <w:r w:rsidRPr="00C81E23">
              <w:rPr>
                <w:rStyle w:val="Hyperlink"/>
                <w:noProof/>
              </w:rPr>
              <w:fldChar w:fldCharType="end"/>
            </w:r>
          </w:ins>
        </w:p>
        <w:p w:rsidR="00C91EA6" w:rsidRDefault="00C91EA6">
          <w:pPr>
            <w:pStyle w:val="TOC2"/>
            <w:tabs>
              <w:tab w:val="left" w:pos="880"/>
              <w:tab w:val="right" w:leader="dot" w:pos="9350"/>
            </w:tabs>
            <w:rPr>
              <w:ins w:id="26" w:author="Nuwan Jayasena" w:date="2013-06-18T09:15:00Z"/>
              <w:b w:val="0"/>
              <w:noProof/>
              <w:lang w:eastAsia="en-US"/>
            </w:rPr>
          </w:pPr>
          <w:ins w:id="27"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"_Toc359310259"</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3.2</w:t>
            </w:r>
            <w:r>
              <w:rPr>
                <w:b w:val="0"/>
                <w:noProof/>
                <w:lang w:eastAsia="en-US"/>
              </w:rPr>
              <w:tab/>
            </w:r>
            <w:r w:rsidRPr="00C81E23">
              <w:rPr>
                <w:rStyle w:val="Hyperlink"/>
                <w:noProof/>
              </w:rPr>
              <w:t>APU-in-Memory</w:t>
            </w:r>
            <w:r>
              <w:rPr>
                <w:noProof/>
                <w:webHidden/>
              </w:rPr>
              <w:tab/>
            </w:r>
            <w:r>
              <w:rPr>
                <w:noProof/>
                <w:webHidden/>
              </w:rPr>
              <w:fldChar w:fldCharType="begin"/>
            </w:r>
            <w:r>
              <w:rPr>
                <w:noProof/>
                <w:webHidden/>
              </w:rPr>
              <w:instrText xml:space="preserve"> PAGEREF _Toc359310259 \h </w:instrText>
            </w:r>
            <w:r>
              <w:rPr>
                <w:noProof/>
                <w:webHidden/>
              </w:rPr>
            </w:r>
          </w:ins>
          <w:r>
            <w:rPr>
              <w:noProof/>
              <w:webHidden/>
            </w:rPr>
            <w:fldChar w:fldCharType="separate"/>
          </w:r>
          <w:ins w:id="28" w:author="Nuwan Jayasena" w:date="2013-06-18T09:15:00Z">
            <w:r>
              <w:rPr>
                <w:noProof/>
                <w:webHidden/>
              </w:rPr>
              <w:t>5</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29" w:author="Nuwan Jayasena" w:date="2013-06-18T09:15:00Z"/>
              <w:noProof/>
              <w:lang w:eastAsia="en-US"/>
            </w:rPr>
          </w:pPr>
          <w:ins w:id="30"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"_Toc359310260"</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3.2.1</w:t>
            </w:r>
            <w:r>
              <w:rPr>
                <w:noProof/>
                <w:lang w:eastAsia="en-US"/>
              </w:rPr>
              <w:tab/>
            </w:r>
            <w:r w:rsidRPr="00C81E23">
              <w:rPr>
                <w:rStyle w:val="Hyperlink"/>
                <w:noProof/>
              </w:rPr>
              <w:t>Initiating Operations on PIM</w:t>
            </w:r>
            <w:r>
              <w:rPr>
                <w:noProof/>
                <w:webHidden/>
              </w:rPr>
              <w:tab/>
            </w:r>
            <w:r>
              <w:rPr>
                <w:noProof/>
                <w:webHidden/>
              </w:rPr>
              <w:fldChar w:fldCharType="begin"/>
            </w:r>
            <w:r>
              <w:rPr>
                <w:noProof/>
                <w:webHidden/>
              </w:rPr>
              <w:instrText xml:space="preserve"> PAGEREF _Toc359310260 \h </w:instrText>
            </w:r>
            <w:r>
              <w:rPr>
                <w:noProof/>
                <w:webHidden/>
              </w:rPr>
            </w:r>
          </w:ins>
          <w:r>
            <w:rPr>
              <w:noProof/>
              <w:webHidden/>
            </w:rPr>
            <w:fldChar w:fldCharType="separate"/>
          </w:r>
          <w:ins w:id="31" w:author="Nuwan Jayasena" w:date="2013-06-18T09:15:00Z">
            <w:r>
              <w:rPr>
                <w:noProof/>
                <w:webHidden/>
              </w:rPr>
              <w:t>6</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32" w:author="Nuwan Jayasena" w:date="2013-06-18T09:15:00Z"/>
              <w:noProof/>
              <w:lang w:eastAsia="en-US"/>
            </w:rPr>
          </w:pPr>
          <w:ins w:id="33"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"_Toc359310261"</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3.2.2</w:t>
            </w:r>
            <w:r>
              <w:rPr>
                <w:noProof/>
                <w:lang w:eastAsia="en-US"/>
              </w:rPr>
              <w:tab/>
            </w:r>
            <w:r w:rsidRPr="00C81E23">
              <w:rPr>
                <w:rStyle w:val="Hyperlink"/>
                <w:noProof/>
              </w:rPr>
              <w:t>Receiving Results from PIM</w:t>
            </w:r>
            <w:r>
              <w:rPr>
                <w:noProof/>
                <w:webHidden/>
              </w:rPr>
              <w:tab/>
            </w:r>
            <w:r>
              <w:rPr>
                <w:noProof/>
                <w:webHidden/>
              </w:rPr>
              <w:fldChar w:fldCharType="begin"/>
            </w:r>
            <w:r>
              <w:rPr>
                <w:noProof/>
                <w:webHidden/>
              </w:rPr>
              <w:instrText xml:space="preserve"> PAGEREF _Toc359310261 \h </w:instrText>
            </w:r>
            <w:r>
              <w:rPr>
                <w:noProof/>
                <w:webHidden/>
              </w:rPr>
            </w:r>
          </w:ins>
          <w:r>
            <w:rPr>
              <w:noProof/>
              <w:webHidden/>
            </w:rPr>
            <w:fldChar w:fldCharType="separate"/>
          </w:r>
          <w:ins w:id="34" w:author="Nuwan Jayasena" w:date="2013-06-18T09:15:00Z">
            <w:r>
              <w:rPr>
                <w:noProof/>
                <w:webHidden/>
              </w:rPr>
              <w:t>8</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35" w:author="Nuwan Jayasena" w:date="2013-06-18T09:15:00Z"/>
              <w:noProof/>
              <w:lang w:eastAsia="en-US"/>
            </w:rPr>
          </w:pPr>
          <w:ins w:id="36"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"_Toc359310262"</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3.2.3</w:t>
            </w:r>
            <w:r>
              <w:rPr>
                <w:noProof/>
                <w:lang w:eastAsia="en-US"/>
              </w:rPr>
              <w:tab/>
            </w:r>
            <w:r w:rsidRPr="00C81E23">
              <w:rPr>
                <w:rStyle w:val="Hyperlink"/>
                <w:noProof/>
              </w:rPr>
              <w:t>Reporting Completion and Error Codes</w:t>
            </w:r>
            <w:r>
              <w:rPr>
                <w:noProof/>
                <w:webHidden/>
              </w:rPr>
              <w:tab/>
            </w:r>
            <w:r>
              <w:rPr>
                <w:noProof/>
                <w:webHidden/>
              </w:rPr>
              <w:fldChar w:fldCharType="begin"/>
            </w:r>
            <w:r>
              <w:rPr>
                <w:noProof/>
                <w:webHidden/>
              </w:rPr>
              <w:instrText xml:space="preserve"> PAGEREF _Toc359310262 \h </w:instrText>
            </w:r>
            <w:r>
              <w:rPr>
                <w:noProof/>
                <w:webHidden/>
              </w:rPr>
            </w:r>
          </w:ins>
          <w:r>
            <w:rPr>
              <w:noProof/>
              <w:webHidden/>
            </w:rPr>
            <w:fldChar w:fldCharType="separate"/>
          </w:r>
          <w:ins w:id="37" w:author="Nuwan Jayasena" w:date="2013-06-18T09:15:00Z">
            <w:r>
              <w:rPr>
                <w:noProof/>
                <w:webHidden/>
              </w:rPr>
              <w:t>8</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38" w:author="Nuwan Jayasena" w:date="2013-06-18T09:15:00Z"/>
              <w:noProof/>
              <w:lang w:eastAsia="en-US"/>
            </w:rPr>
          </w:pPr>
          <w:ins w:id="39"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"_Toc359310263"</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3.2.4</w:t>
            </w:r>
            <w:r>
              <w:rPr>
                <w:noProof/>
                <w:lang w:eastAsia="en-US"/>
              </w:rPr>
              <w:tab/>
            </w:r>
            <w:r w:rsidRPr="00C81E23">
              <w:rPr>
                <w:rStyle w:val="Hyperlink"/>
                <w:noProof/>
              </w:rPr>
              <w:t>Unified Virtual Address Space</w:t>
            </w:r>
            <w:r>
              <w:rPr>
                <w:noProof/>
                <w:webHidden/>
              </w:rPr>
              <w:tab/>
            </w:r>
            <w:r>
              <w:rPr>
                <w:noProof/>
                <w:webHidden/>
              </w:rPr>
              <w:fldChar w:fldCharType="begin"/>
            </w:r>
            <w:r>
              <w:rPr>
                <w:noProof/>
                <w:webHidden/>
              </w:rPr>
              <w:instrText xml:space="preserve"> PAGEREF _Toc359310263 \h </w:instrText>
            </w:r>
            <w:r>
              <w:rPr>
                <w:noProof/>
                <w:webHidden/>
              </w:rPr>
            </w:r>
          </w:ins>
          <w:r>
            <w:rPr>
              <w:noProof/>
              <w:webHidden/>
            </w:rPr>
            <w:fldChar w:fldCharType="separate"/>
          </w:r>
          <w:ins w:id="40" w:author="Nuwan Jayasena" w:date="2013-06-18T09:15:00Z">
            <w:r>
              <w:rPr>
                <w:noProof/>
                <w:webHidden/>
              </w:rPr>
              <w:t>8</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41" w:author="Nuwan Jayasena" w:date="2013-06-18T09:15:00Z"/>
              <w:noProof/>
              <w:lang w:eastAsia="en-US"/>
            </w:rPr>
          </w:pPr>
          <w:ins w:id="42"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"_Toc359310264"</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3.2.5</w:t>
            </w:r>
            <w:r>
              <w:rPr>
                <w:noProof/>
                <w:lang w:eastAsia="en-US"/>
              </w:rPr>
              <w:tab/>
            </w:r>
            <w:r w:rsidRPr="00C81E23">
              <w:rPr>
                <w:rStyle w:val="Hyperlink"/>
                <w:noProof/>
              </w:rPr>
              <w:t>Node-Level Global Memory Access</w:t>
            </w:r>
            <w:r>
              <w:rPr>
                <w:noProof/>
                <w:webHidden/>
              </w:rPr>
              <w:tab/>
            </w:r>
            <w:r>
              <w:rPr>
                <w:noProof/>
                <w:webHidden/>
              </w:rPr>
              <w:fldChar w:fldCharType="begin"/>
            </w:r>
            <w:r>
              <w:rPr>
                <w:noProof/>
                <w:webHidden/>
              </w:rPr>
              <w:instrText xml:space="preserve"> PAGEREF _Toc359310264 \h </w:instrText>
            </w:r>
            <w:r>
              <w:rPr>
                <w:noProof/>
                <w:webHidden/>
              </w:rPr>
            </w:r>
          </w:ins>
          <w:r>
            <w:rPr>
              <w:noProof/>
              <w:webHidden/>
            </w:rPr>
            <w:fldChar w:fldCharType="separate"/>
          </w:r>
          <w:ins w:id="43" w:author="Nuwan Jayasena" w:date="2013-06-18T09:15:00Z">
            <w:r>
              <w:rPr>
                <w:noProof/>
                <w:webHidden/>
              </w:rPr>
              <w:t>9</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44" w:author="Nuwan Jayasena" w:date="2013-06-18T09:15:00Z"/>
              <w:noProof/>
              <w:lang w:eastAsia="en-US"/>
            </w:rPr>
          </w:pPr>
          <w:ins w:id="45"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"_Toc359310265"</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3.2.6</w:t>
            </w:r>
            <w:r>
              <w:rPr>
                <w:noProof/>
                <w:lang w:eastAsia="en-US"/>
              </w:rPr>
              <w:tab/>
            </w:r>
            <w:r w:rsidRPr="00C81E23">
              <w:rPr>
                <w:rStyle w:val="Hyperlink"/>
                <w:noProof/>
              </w:rPr>
              <w:t>Inter-PIM Interconnect</w:t>
            </w:r>
            <w:r>
              <w:rPr>
                <w:noProof/>
                <w:webHidden/>
              </w:rPr>
              <w:tab/>
            </w:r>
            <w:r>
              <w:rPr>
                <w:noProof/>
                <w:webHidden/>
              </w:rPr>
              <w:fldChar w:fldCharType="begin"/>
            </w:r>
            <w:r>
              <w:rPr>
                <w:noProof/>
                <w:webHidden/>
              </w:rPr>
              <w:instrText xml:space="preserve"> PAGEREF _Toc359310265 \h </w:instrText>
            </w:r>
            <w:r>
              <w:rPr>
                <w:noProof/>
                <w:webHidden/>
              </w:rPr>
            </w:r>
          </w:ins>
          <w:r>
            <w:rPr>
              <w:noProof/>
              <w:webHidden/>
            </w:rPr>
            <w:fldChar w:fldCharType="separate"/>
          </w:r>
          <w:ins w:id="46" w:author="Nuwan Jayasena" w:date="2013-06-18T09:15:00Z">
            <w:r>
              <w:rPr>
                <w:noProof/>
                <w:webHidden/>
              </w:rPr>
              <w:t>10</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47" w:author="Nuwan Jayasena" w:date="2013-06-18T09:15:00Z"/>
              <w:noProof/>
              <w:lang w:eastAsia="en-US"/>
            </w:rPr>
          </w:pPr>
          <w:ins w:id="48"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"_Toc359310266"</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3.2.7</w:t>
            </w:r>
            <w:r>
              <w:rPr>
                <w:noProof/>
                <w:lang w:eastAsia="en-US"/>
              </w:rPr>
              <w:tab/>
            </w:r>
            <w:r w:rsidRPr="00C81E23">
              <w:rPr>
                <w:rStyle w:val="Hyperlink"/>
                <w:noProof/>
              </w:rPr>
              <w:t>Instruction Storage</w:t>
            </w:r>
            <w:r>
              <w:rPr>
                <w:noProof/>
                <w:webHidden/>
              </w:rPr>
              <w:tab/>
            </w:r>
            <w:r>
              <w:rPr>
                <w:noProof/>
                <w:webHidden/>
              </w:rPr>
              <w:fldChar w:fldCharType="begin"/>
            </w:r>
            <w:r>
              <w:rPr>
                <w:noProof/>
                <w:webHidden/>
              </w:rPr>
              <w:instrText xml:space="preserve"> PAGEREF _Toc359310266 \h </w:instrText>
            </w:r>
            <w:r>
              <w:rPr>
                <w:noProof/>
                <w:webHidden/>
              </w:rPr>
            </w:r>
          </w:ins>
          <w:r>
            <w:rPr>
              <w:noProof/>
              <w:webHidden/>
            </w:rPr>
            <w:fldChar w:fldCharType="separate"/>
          </w:r>
          <w:ins w:id="49" w:author="Nuwan Jayasena" w:date="2013-06-18T09:15:00Z">
            <w:r>
              <w:rPr>
                <w:noProof/>
                <w:webHidden/>
              </w:rPr>
              <w:t>11</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50" w:author="Nuwan Jayasena" w:date="2013-06-18T09:15:00Z"/>
              <w:noProof/>
              <w:lang w:eastAsia="en-US"/>
            </w:rPr>
          </w:pPr>
          <w:ins w:id="51"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"_Toc359310267"</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3.2.8</w:t>
            </w:r>
            <w:r>
              <w:rPr>
                <w:noProof/>
                <w:lang w:eastAsia="en-US"/>
              </w:rPr>
              <w:tab/>
            </w:r>
            <w:r w:rsidRPr="00C81E23">
              <w:rPr>
                <w:rStyle w:val="Hyperlink"/>
                <w:noProof/>
              </w:rPr>
              <w:t>Cache Hierarchy Considerations</w:t>
            </w:r>
            <w:r>
              <w:rPr>
                <w:noProof/>
                <w:webHidden/>
              </w:rPr>
              <w:tab/>
            </w:r>
            <w:r>
              <w:rPr>
                <w:noProof/>
                <w:webHidden/>
              </w:rPr>
              <w:fldChar w:fldCharType="begin"/>
            </w:r>
            <w:r>
              <w:rPr>
                <w:noProof/>
                <w:webHidden/>
              </w:rPr>
              <w:instrText xml:space="preserve"> PAGEREF _Toc359310267 \h </w:instrText>
            </w:r>
            <w:r>
              <w:rPr>
                <w:noProof/>
                <w:webHidden/>
              </w:rPr>
            </w:r>
          </w:ins>
          <w:r>
            <w:rPr>
              <w:noProof/>
              <w:webHidden/>
            </w:rPr>
            <w:fldChar w:fldCharType="separate"/>
          </w:r>
          <w:ins w:id="52" w:author="Nuwan Jayasena" w:date="2013-06-18T09:15:00Z">
            <w:r>
              <w:rPr>
                <w:noProof/>
                <w:webHidden/>
              </w:rPr>
              <w:t>12</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53" w:author="Nuwan Jayasena" w:date="2013-06-18T09:15:00Z"/>
              <w:noProof/>
              <w:lang w:eastAsia="en-US"/>
            </w:rPr>
          </w:pPr>
          <w:ins w:id="54"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"_Toc359310268"</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3.2.9</w:t>
            </w:r>
            <w:r>
              <w:rPr>
                <w:noProof/>
                <w:lang w:eastAsia="en-US"/>
              </w:rPr>
              <w:tab/>
            </w:r>
            <w:r w:rsidRPr="00C81E23">
              <w:rPr>
                <w:rStyle w:val="Hyperlink"/>
                <w:noProof/>
              </w:rPr>
              <w:t>Cache Coherence Cost/Benefit Considerations</w:t>
            </w:r>
            <w:r>
              <w:rPr>
                <w:noProof/>
                <w:webHidden/>
              </w:rPr>
              <w:tab/>
            </w:r>
            <w:r>
              <w:rPr>
                <w:noProof/>
                <w:webHidden/>
              </w:rPr>
              <w:fldChar w:fldCharType="begin"/>
            </w:r>
            <w:r>
              <w:rPr>
                <w:noProof/>
                <w:webHidden/>
              </w:rPr>
              <w:instrText xml:space="preserve"> PAGEREF _Toc359310268 \h </w:instrText>
            </w:r>
            <w:r>
              <w:rPr>
                <w:noProof/>
                <w:webHidden/>
              </w:rPr>
            </w:r>
          </w:ins>
          <w:r>
            <w:rPr>
              <w:noProof/>
              <w:webHidden/>
            </w:rPr>
            <w:fldChar w:fldCharType="separate"/>
          </w:r>
          <w:ins w:id="55" w:author="Nuwan Jayasena" w:date="2013-06-18T09:15:00Z">
            <w:r>
              <w:rPr>
                <w:noProof/>
                <w:webHidden/>
              </w:rPr>
              <w:t>15</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56" w:author="Nuwan Jayasena" w:date="2013-06-18T09:15:00Z"/>
              <w:noProof/>
              <w:lang w:eastAsia="en-US"/>
            </w:rPr>
          </w:pPr>
          <w:ins w:id="57"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"_Toc359310269"</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3.2.10</w:t>
            </w:r>
            <w:r>
              <w:rPr>
                <w:noProof/>
                <w:lang w:eastAsia="en-US"/>
              </w:rPr>
              <w:tab/>
            </w:r>
            <w:r w:rsidRPr="00C81E23">
              <w:rPr>
                <w:rStyle w:val="Hyperlink"/>
                <w:noProof/>
              </w:rPr>
              <w:t>Address Striping</w:t>
            </w:r>
            <w:r>
              <w:rPr>
                <w:noProof/>
                <w:webHidden/>
              </w:rPr>
              <w:tab/>
            </w:r>
            <w:r>
              <w:rPr>
                <w:noProof/>
                <w:webHidden/>
              </w:rPr>
              <w:fldChar w:fldCharType="begin"/>
            </w:r>
            <w:r>
              <w:rPr>
                <w:noProof/>
                <w:webHidden/>
              </w:rPr>
              <w:instrText xml:space="preserve"> PAGEREF _Toc359310269 \h </w:instrText>
            </w:r>
            <w:r>
              <w:rPr>
                <w:noProof/>
                <w:webHidden/>
              </w:rPr>
            </w:r>
          </w:ins>
          <w:r>
            <w:rPr>
              <w:noProof/>
              <w:webHidden/>
            </w:rPr>
            <w:fldChar w:fldCharType="separate"/>
          </w:r>
          <w:ins w:id="58" w:author="Nuwan Jayasena" w:date="2013-06-18T09:15:00Z">
            <w:r>
              <w:rPr>
                <w:noProof/>
                <w:webHidden/>
              </w:rPr>
              <w:t>22</w:t>
            </w:r>
            <w:r>
              <w:rPr>
                <w:noProof/>
                <w:webHidden/>
              </w:rPr>
              <w:fldChar w:fldCharType="end"/>
            </w:r>
            <w:r w:rsidRPr="00C81E23">
              <w:rPr>
                <w:rStyle w:val="Hyperlink"/>
                <w:noProof/>
              </w:rPr>
              <w:fldChar w:fldCharType="end"/>
            </w:r>
          </w:ins>
        </w:p>
        <w:p w:rsidR="00C91EA6" w:rsidRDefault="00C91EA6">
          <w:pPr>
            <w:pStyle w:val="TOC2"/>
            <w:tabs>
              <w:tab w:val="left" w:pos="880"/>
              <w:tab w:val="right" w:leader="dot" w:pos="9350"/>
            </w:tabs>
            <w:rPr>
              <w:ins w:id="59" w:author="Nuwan Jayasena" w:date="2013-06-18T09:15:00Z"/>
              <w:b w:val="0"/>
              <w:noProof/>
              <w:lang w:eastAsia="en-US"/>
            </w:rPr>
          </w:pPr>
          <w:ins w:id="60"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"_Toc359310270"</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3.3</w:t>
            </w:r>
            <w:r>
              <w:rPr>
                <w:b w:val="0"/>
                <w:noProof/>
                <w:lang w:eastAsia="en-US"/>
              </w:rPr>
              <w:tab/>
            </w:r>
            <w:r w:rsidRPr="00C81E23">
              <w:rPr>
                <w:rStyle w:val="Hyperlink"/>
                <w:noProof/>
              </w:rPr>
              <w:t>Hardware Parameters</w:t>
            </w:r>
            <w:r>
              <w:rPr>
                <w:noProof/>
                <w:webHidden/>
              </w:rPr>
              <w:tab/>
            </w:r>
            <w:r>
              <w:rPr>
                <w:noProof/>
                <w:webHidden/>
              </w:rPr>
              <w:fldChar w:fldCharType="begin"/>
            </w:r>
            <w:r>
              <w:rPr>
                <w:noProof/>
                <w:webHidden/>
              </w:rPr>
              <w:instrText xml:space="preserve"> PAGEREF _Toc359310270 \h </w:instrText>
            </w:r>
            <w:r>
              <w:rPr>
                <w:noProof/>
                <w:webHidden/>
              </w:rPr>
            </w:r>
          </w:ins>
          <w:r>
            <w:rPr>
              <w:noProof/>
              <w:webHidden/>
            </w:rPr>
            <w:fldChar w:fldCharType="separate"/>
          </w:r>
          <w:ins w:id="61" w:author="Nuwan Jayasena" w:date="2013-06-18T09:15:00Z">
            <w:r>
              <w:rPr>
                <w:noProof/>
                <w:webHidden/>
              </w:rPr>
              <w:t>24</w:t>
            </w:r>
            <w:r>
              <w:rPr>
                <w:noProof/>
                <w:webHidden/>
              </w:rPr>
              <w:fldChar w:fldCharType="end"/>
            </w:r>
            <w:r w:rsidRPr="00C81E23">
              <w:rPr>
                <w:rStyle w:val="Hyperlink"/>
                <w:noProof/>
              </w:rPr>
              <w:fldChar w:fldCharType="end"/>
            </w:r>
          </w:ins>
        </w:p>
        <w:p w:rsidR="00C91EA6" w:rsidRDefault="00C91EA6">
          <w:pPr>
            <w:pStyle w:val="TOC2"/>
            <w:tabs>
              <w:tab w:val="left" w:pos="880"/>
              <w:tab w:val="right" w:leader="dot" w:pos="9350"/>
            </w:tabs>
            <w:rPr>
              <w:ins w:id="62" w:author="Nuwan Jayasena" w:date="2013-06-18T09:15:00Z"/>
              <w:b w:val="0"/>
              <w:noProof/>
              <w:lang w:eastAsia="en-US"/>
            </w:rPr>
          </w:pPr>
          <w:ins w:id="63"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"_Toc359310271"</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3.4</w:t>
            </w:r>
            <w:r>
              <w:rPr>
                <w:b w:val="0"/>
                <w:noProof/>
                <w:lang w:eastAsia="en-US"/>
              </w:rPr>
              <w:tab/>
            </w:r>
            <w:r w:rsidRPr="00C81E23">
              <w:rPr>
                <w:rStyle w:val="Hyperlink"/>
                <w:noProof/>
              </w:rPr>
              <w:t>Specialized Operations</w:t>
            </w:r>
            <w:r>
              <w:rPr>
                <w:noProof/>
                <w:webHidden/>
              </w:rPr>
              <w:tab/>
            </w:r>
            <w:r>
              <w:rPr>
                <w:noProof/>
                <w:webHidden/>
              </w:rPr>
              <w:fldChar w:fldCharType="begin"/>
            </w:r>
            <w:r>
              <w:rPr>
                <w:noProof/>
                <w:webHidden/>
              </w:rPr>
              <w:instrText xml:space="preserve"> PAGEREF _Toc359310271 \h </w:instrText>
            </w:r>
            <w:r>
              <w:rPr>
                <w:noProof/>
                <w:webHidden/>
              </w:rPr>
            </w:r>
          </w:ins>
          <w:r>
            <w:rPr>
              <w:noProof/>
              <w:webHidden/>
            </w:rPr>
            <w:fldChar w:fldCharType="separate"/>
          </w:r>
          <w:ins w:id="64" w:author="Nuwan Jayasena" w:date="2013-06-18T09:15:00Z">
            <w:r>
              <w:rPr>
                <w:noProof/>
                <w:webHidden/>
              </w:rPr>
              <w:t>26</w:t>
            </w:r>
            <w:r>
              <w:rPr>
                <w:noProof/>
                <w:webHidden/>
              </w:rPr>
              <w:fldChar w:fldCharType="end"/>
            </w:r>
            <w:r w:rsidRPr="00C81E23">
              <w:rPr>
                <w:rStyle w:val="Hyperlink"/>
                <w:noProof/>
              </w:rPr>
              <w:fldChar w:fldCharType="end"/>
            </w:r>
          </w:ins>
        </w:p>
        <w:p w:rsidR="00C91EA6" w:rsidRDefault="00C91EA6">
          <w:pPr>
            <w:pStyle w:val="TOC1"/>
            <w:tabs>
              <w:tab w:val="left" w:pos="480"/>
              <w:tab w:val="right" w:leader="dot" w:pos="9350"/>
            </w:tabs>
            <w:rPr>
              <w:ins w:id="65" w:author="Nuwan Jayasena" w:date="2013-06-18T09:15:00Z"/>
              <w:b w:val="0"/>
              <w:noProof/>
              <w:sz w:val="22"/>
              <w:szCs w:val="22"/>
              <w:lang w:eastAsia="en-US"/>
            </w:rPr>
          </w:pPr>
          <w:ins w:id="66"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"_Toc359310272"</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w:t>
            </w:r>
            <w:r>
              <w:rPr>
                <w:b w:val="0"/>
                <w:noProof/>
                <w:sz w:val="22"/>
                <w:szCs w:val="22"/>
                <w:lang w:eastAsia="en-US"/>
              </w:rPr>
              <w:tab/>
            </w:r>
            <w:r w:rsidRPr="00C81E23">
              <w:rPr>
                <w:rStyle w:val="Hyperlink"/>
                <w:noProof/>
              </w:rPr>
              <w:t>User-level API</w:t>
            </w:r>
            <w:r>
              <w:rPr>
                <w:noProof/>
                <w:webHidden/>
              </w:rPr>
              <w:tab/>
            </w:r>
            <w:r>
              <w:rPr>
                <w:noProof/>
                <w:webHidden/>
              </w:rPr>
              <w:fldChar w:fldCharType="begin"/>
            </w:r>
            <w:r>
              <w:rPr>
                <w:noProof/>
                <w:webHidden/>
              </w:rPr>
              <w:instrText xml:space="preserve"> PAGEREF _Toc359310272 \h </w:instrText>
            </w:r>
            <w:r>
              <w:rPr>
                <w:noProof/>
                <w:webHidden/>
              </w:rPr>
            </w:r>
          </w:ins>
          <w:r>
            <w:rPr>
              <w:noProof/>
              <w:webHidden/>
            </w:rPr>
            <w:fldChar w:fldCharType="separate"/>
          </w:r>
          <w:ins w:id="67" w:author="Nuwan Jayasena" w:date="2013-06-18T09:15:00Z">
            <w:r>
              <w:rPr>
                <w:noProof/>
                <w:webHidden/>
              </w:rPr>
              <w:t>28</w:t>
            </w:r>
            <w:r>
              <w:rPr>
                <w:noProof/>
                <w:webHidden/>
              </w:rPr>
              <w:fldChar w:fldCharType="end"/>
            </w:r>
            <w:r w:rsidRPr="00C81E23">
              <w:rPr>
                <w:rStyle w:val="Hyperlink"/>
                <w:noProof/>
              </w:rPr>
              <w:fldChar w:fldCharType="end"/>
            </w:r>
          </w:ins>
        </w:p>
        <w:p w:rsidR="00C91EA6" w:rsidRDefault="00C91EA6">
          <w:pPr>
            <w:pStyle w:val="TOC2"/>
            <w:tabs>
              <w:tab w:val="left" w:pos="880"/>
              <w:tab w:val="right" w:leader="dot" w:pos="9350"/>
            </w:tabs>
            <w:rPr>
              <w:ins w:id="68" w:author="Nuwan Jayasena" w:date="2013-06-18T09:15:00Z"/>
              <w:b w:val="0"/>
              <w:noProof/>
              <w:lang w:eastAsia="en-US"/>
            </w:rPr>
          </w:pPr>
          <w:ins w:id="69"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"_Toc359310273"</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4.1</w:t>
            </w:r>
            <w:r>
              <w:rPr>
                <w:b w:val="0"/>
                <w:noProof/>
                <w:lang w:eastAsia="en-US"/>
              </w:rPr>
              <w:tab/>
            </w:r>
            <w:r w:rsidRPr="00C81E23">
              <w:rPr>
                <w:rStyle w:val="Hyperlink"/>
                <w:noProof/>
              </w:rPr>
              <w:t>Scope</w:t>
            </w:r>
            <w:r>
              <w:rPr>
                <w:noProof/>
                <w:webHidden/>
              </w:rPr>
              <w:tab/>
            </w:r>
            <w:r>
              <w:rPr>
                <w:noProof/>
                <w:webHidden/>
              </w:rPr>
              <w:fldChar w:fldCharType="begin"/>
            </w:r>
            <w:r>
              <w:rPr>
                <w:noProof/>
                <w:webHidden/>
              </w:rPr>
              <w:instrText xml:space="preserve"> PAGEREF _Toc359310273 \h </w:instrText>
            </w:r>
            <w:r>
              <w:rPr>
                <w:noProof/>
                <w:webHidden/>
              </w:rPr>
            </w:r>
          </w:ins>
          <w:r>
            <w:rPr>
              <w:noProof/>
              <w:webHidden/>
            </w:rPr>
            <w:fldChar w:fldCharType="separate"/>
          </w:r>
          <w:ins w:id="70" w:author="Nuwan Jayasena" w:date="2013-06-18T09:15:00Z">
            <w:r>
              <w:rPr>
                <w:noProof/>
                <w:webHidden/>
              </w:rPr>
              <w:t>28</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71" w:author="Nuwan Jayasena" w:date="2013-06-18T09:15:00Z"/>
              <w:noProof/>
              <w:lang w:eastAsia="en-US"/>
            </w:rPr>
          </w:pPr>
          <w:ins w:id="72"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"_Toc359310274"</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4.1.1</w:t>
            </w:r>
            <w:r>
              <w:rPr>
                <w:noProof/>
                <w:lang w:eastAsia="en-US"/>
              </w:rPr>
              <w:tab/>
            </w:r>
            <w:r w:rsidRPr="00C81E23">
              <w:rPr>
                <w:rStyle w:val="Hyperlink"/>
                <w:noProof/>
              </w:rPr>
              <w:t>Discovering Available PIM Resources</w:t>
            </w:r>
            <w:r>
              <w:rPr>
                <w:noProof/>
                <w:webHidden/>
              </w:rPr>
              <w:tab/>
            </w:r>
            <w:r>
              <w:rPr>
                <w:noProof/>
                <w:webHidden/>
              </w:rPr>
              <w:fldChar w:fldCharType="begin"/>
            </w:r>
            <w:r>
              <w:rPr>
                <w:noProof/>
                <w:webHidden/>
              </w:rPr>
              <w:instrText xml:space="preserve"> PAGEREF _Toc359310274 \h </w:instrText>
            </w:r>
            <w:r>
              <w:rPr>
                <w:noProof/>
                <w:webHidden/>
              </w:rPr>
            </w:r>
          </w:ins>
          <w:r>
            <w:rPr>
              <w:noProof/>
              <w:webHidden/>
            </w:rPr>
            <w:fldChar w:fldCharType="separate"/>
          </w:r>
          <w:ins w:id="73" w:author="Nuwan Jayasena" w:date="2013-06-18T09:15:00Z">
            <w:r>
              <w:rPr>
                <w:noProof/>
                <w:webHidden/>
              </w:rPr>
              <w:t>29</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74" w:author="Nuwan Jayasena" w:date="2013-06-18T09:15:00Z"/>
              <w:noProof/>
              <w:lang w:eastAsia="en-US"/>
            </w:rPr>
          </w:pPr>
          <w:ins w:id="75"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"_Toc359310275"</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4.1.2</w:t>
            </w:r>
            <w:r>
              <w:rPr>
                <w:noProof/>
                <w:lang w:eastAsia="en-US"/>
              </w:rPr>
              <w:tab/>
            </w:r>
            <w:r w:rsidRPr="00C81E23">
              <w:rPr>
                <w:rStyle w:val="Hyperlink"/>
                <w:noProof/>
              </w:rPr>
              <w:t>Orchestrating Memory Data Layout</w:t>
            </w:r>
            <w:r>
              <w:rPr>
                <w:noProof/>
                <w:webHidden/>
              </w:rPr>
              <w:tab/>
            </w:r>
            <w:r>
              <w:rPr>
                <w:noProof/>
                <w:webHidden/>
              </w:rPr>
              <w:fldChar w:fldCharType="begin"/>
            </w:r>
            <w:r>
              <w:rPr>
                <w:noProof/>
                <w:webHidden/>
              </w:rPr>
              <w:instrText xml:space="preserve"> PAGEREF _Toc359310275 \h </w:instrText>
            </w:r>
            <w:r>
              <w:rPr>
                <w:noProof/>
                <w:webHidden/>
              </w:rPr>
            </w:r>
          </w:ins>
          <w:r>
            <w:rPr>
              <w:noProof/>
              <w:webHidden/>
            </w:rPr>
            <w:fldChar w:fldCharType="separate"/>
          </w:r>
          <w:ins w:id="76" w:author="Nuwan Jayasena" w:date="2013-06-18T09:15:00Z">
            <w:r>
              <w:rPr>
                <w:noProof/>
                <w:webHidden/>
              </w:rPr>
              <w:t>29</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77" w:author="Nuwan Jayasena" w:date="2013-06-18T09:15:00Z"/>
              <w:noProof/>
              <w:lang w:eastAsia="en-US"/>
            </w:rPr>
          </w:pPr>
          <w:ins w:id="78"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"_Toc359310276"</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4.1.3</w:t>
            </w:r>
            <w:r>
              <w:rPr>
                <w:noProof/>
                <w:lang w:eastAsia="en-US"/>
              </w:rPr>
              <w:tab/>
            </w:r>
            <w:r w:rsidRPr="00C81E23">
              <w:rPr>
                <w:rStyle w:val="Hyperlink"/>
                <w:noProof/>
              </w:rPr>
              <w:t>Dispatching PIM Computations</w:t>
            </w:r>
            <w:r>
              <w:rPr>
                <w:noProof/>
                <w:webHidden/>
              </w:rPr>
              <w:tab/>
            </w:r>
            <w:r>
              <w:rPr>
                <w:noProof/>
                <w:webHidden/>
              </w:rPr>
              <w:fldChar w:fldCharType="begin"/>
            </w:r>
            <w:r>
              <w:rPr>
                <w:noProof/>
                <w:webHidden/>
              </w:rPr>
              <w:instrText xml:space="preserve"> PAGEREF _Toc359310276 \h </w:instrText>
            </w:r>
            <w:r>
              <w:rPr>
                <w:noProof/>
                <w:webHidden/>
              </w:rPr>
            </w:r>
          </w:ins>
          <w:r>
            <w:rPr>
              <w:noProof/>
              <w:webHidden/>
            </w:rPr>
            <w:fldChar w:fldCharType="separate"/>
          </w:r>
          <w:ins w:id="79" w:author="Nuwan Jayasena" w:date="2013-06-18T09:15:00Z">
            <w:r>
              <w:rPr>
                <w:noProof/>
                <w:webHidden/>
              </w:rPr>
              <w:t>29</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80" w:author="Nuwan Jayasena" w:date="2013-06-18T09:15:00Z"/>
              <w:noProof/>
              <w:lang w:eastAsia="en-US"/>
            </w:rPr>
          </w:pPr>
          <w:ins w:id="81"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"_Toc359310277"</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4.1.4</w:t>
            </w:r>
            <w:r>
              <w:rPr>
                <w:noProof/>
                <w:lang w:eastAsia="en-US"/>
              </w:rPr>
              <w:tab/>
            </w:r>
            <w:r w:rsidRPr="00C81E23">
              <w:rPr>
                <w:rStyle w:val="Hyperlink"/>
                <w:noProof/>
              </w:rPr>
              <w:t>Providing Visibility of Intended Memory Usage</w:t>
            </w:r>
            <w:r>
              <w:rPr>
                <w:noProof/>
                <w:webHidden/>
              </w:rPr>
              <w:tab/>
            </w:r>
            <w:r>
              <w:rPr>
                <w:noProof/>
                <w:webHidden/>
              </w:rPr>
              <w:fldChar w:fldCharType="begin"/>
            </w:r>
            <w:r>
              <w:rPr>
                <w:noProof/>
                <w:webHidden/>
              </w:rPr>
              <w:instrText xml:space="preserve"> PAGEREF _Toc359310277 \h </w:instrText>
            </w:r>
            <w:r>
              <w:rPr>
                <w:noProof/>
                <w:webHidden/>
              </w:rPr>
            </w:r>
          </w:ins>
          <w:r>
            <w:rPr>
              <w:noProof/>
              <w:webHidden/>
            </w:rPr>
            <w:fldChar w:fldCharType="separate"/>
          </w:r>
          <w:ins w:id="82" w:author="Nuwan Jayasena" w:date="2013-06-18T09:15:00Z">
            <w:r>
              <w:rPr>
                <w:noProof/>
                <w:webHidden/>
              </w:rPr>
              <w:t>29</w:t>
            </w:r>
            <w:r>
              <w:rPr>
                <w:noProof/>
                <w:webHidden/>
              </w:rPr>
              <w:fldChar w:fldCharType="end"/>
            </w:r>
            <w:r w:rsidRPr="00C81E23">
              <w:rPr>
                <w:rStyle w:val="Hyperlink"/>
                <w:noProof/>
              </w:rPr>
              <w:fldChar w:fldCharType="end"/>
            </w:r>
          </w:ins>
        </w:p>
        <w:p w:rsidR="00C91EA6" w:rsidRDefault="00C91EA6">
          <w:pPr>
            <w:pStyle w:val="TOC2"/>
            <w:tabs>
              <w:tab w:val="left" w:pos="880"/>
              <w:tab w:val="right" w:leader="dot" w:pos="9350"/>
            </w:tabs>
            <w:rPr>
              <w:ins w:id="83" w:author="Nuwan Jayasena" w:date="2013-06-18T09:15:00Z"/>
              <w:b w:val="0"/>
              <w:noProof/>
              <w:lang w:eastAsia="en-US"/>
            </w:rPr>
          </w:pPr>
          <w:ins w:id="84"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"_Toc359310278"</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4.2</w:t>
            </w:r>
            <w:r>
              <w:rPr>
                <w:b w:val="0"/>
                <w:noProof/>
                <w:lang w:eastAsia="en-US"/>
              </w:rPr>
              <w:tab/>
            </w:r>
            <w:r w:rsidRPr="00C81E23">
              <w:rPr>
                <w:rStyle w:val="Hyperlink"/>
                <w:noProof/>
              </w:rPr>
              <w:t>API Specification</w:t>
            </w:r>
            <w:r>
              <w:rPr>
                <w:noProof/>
                <w:webHidden/>
              </w:rPr>
              <w:tab/>
            </w:r>
            <w:r>
              <w:rPr>
                <w:noProof/>
                <w:webHidden/>
              </w:rPr>
              <w:fldChar w:fldCharType="begin"/>
            </w:r>
            <w:r>
              <w:rPr>
                <w:noProof/>
                <w:webHidden/>
              </w:rPr>
              <w:instrText xml:space="preserve"> PAGEREF _Toc359310278 \h </w:instrText>
            </w:r>
            <w:r>
              <w:rPr>
                <w:noProof/>
                <w:webHidden/>
              </w:rPr>
            </w:r>
          </w:ins>
          <w:r>
            <w:rPr>
              <w:noProof/>
              <w:webHidden/>
            </w:rPr>
            <w:fldChar w:fldCharType="separate"/>
          </w:r>
          <w:ins w:id="85" w:author="Nuwan Jayasena" w:date="2013-06-18T09:15:00Z">
            <w:r>
              <w:rPr>
                <w:noProof/>
                <w:webHidden/>
              </w:rPr>
              <w:t>29</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86" w:author="Nuwan Jayasena" w:date="2013-06-18T09:15:00Z"/>
              <w:noProof/>
              <w:lang w:eastAsia="en-US"/>
            </w:rPr>
          </w:pPr>
          <w:ins w:id="87"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"_Toc359310279"</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4.2.1</w:t>
            </w:r>
            <w:r>
              <w:rPr>
                <w:noProof/>
                <w:lang w:eastAsia="en-US"/>
              </w:rPr>
              <w:tab/>
            </w:r>
            <w:r w:rsidRPr="00C81E23">
              <w:rPr>
                <w:rStyle w:val="Hyperlink"/>
                <w:noProof/>
              </w:rPr>
              <w:t>pim_get_device_ids</w:t>
            </w:r>
            <w:r>
              <w:rPr>
                <w:noProof/>
                <w:webHidden/>
              </w:rPr>
              <w:tab/>
            </w:r>
            <w:r>
              <w:rPr>
                <w:noProof/>
                <w:webHidden/>
              </w:rPr>
              <w:fldChar w:fldCharType="begin"/>
            </w:r>
            <w:r>
              <w:rPr>
                <w:noProof/>
                <w:webHidden/>
              </w:rPr>
              <w:instrText xml:space="preserve"> PAGEREF _Toc359310279 \h </w:instrText>
            </w:r>
            <w:r>
              <w:rPr>
                <w:noProof/>
                <w:webHidden/>
              </w:rPr>
            </w:r>
          </w:ins>
          <w:r>
            <w:rPr>
              <w:noProof/>
              <w:webHidden/>
            </w:rPr>
            <w:fldChar w:fldCharType="separate"/>
          </w:r>
          <w:ins w:id="88" w:author="Nuwan Jayasena" w:date="2013-06-18T09:15:00Z">
            <w:r>
              <w:rPr>
                <w:noProof/>
                <w:webHidden/>
              </w:rPr>
              <w:t>30</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89" w:author="Nuwan Jayasena" w:date="2013-06-18T09:15:00Z"/>
              <w:noProof/>
              <w:lang w:eastAsia="en-US"/>
            </w:rPr>
          </w:pPr>
          <w:ins w:id="90"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"_Toc359310280"</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4.2.2</w:t>
            </w:r>
            <w:r>
              <w:rPr>
                <w:noProof/>
                <w:lang w:eastAsia="en-US"/>
              </w:rPr>
              <w:tab/>
            </w:r>
            <w:r w:rsidRPr="00C81E23">
              <w:rPr>
                <w:rStyle w:val="Hyperlink"/>
                <w:noProof/>
              </w:rPr>
              <w:t>pim_get_device_info</w:t>
            </w:r>
            <w:r>
              <w:rPr>
                <w:noProof/>
                <w:webHidden/>
              </w:rPr>
              <w:tab/>
            </w:r>
            <w:r>
              <w:rPr>
                <w:noProof/>
                <w:webHidden/>
              </w:rPr>
              <w:fldChar w:fldCharType="begin"/>
            </w:r>
            <w:r>
              <w:rPr>
                <w:noProof/>
                <w:webHidden/>
              </w:rPr>
              <w:instrText xml:space="preserve"> PAGEREF _Toc359310280 \h </w:instrText>
            </w:r>
            <w:r>
              <w:rPr>
                <w:noProof/>
                <w:webHidden/>
              </w:rPr>
            </w:r>
          </w:ins>
          <w:r>
            <w:rPr>
              <w:noProof/>
              <w:webHidden/>
            </w:rPr>
            <w:fldChar w:fldCharType="separate"/>
          </w:r>
          <w:ins w:id="91" w:author="Nuwan Jayasena" w:date="2013-06-18T09:15:00Z">
            <w:r>
              <w:rPr>
                <w:noProof/>
                <w:webHidden/>
              </w:rPr>
              <w:t>32</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92" w:author="Nuwan Jayasena" w:date="2013-06-18T09:15:00Z"/>
              <w:noProof/>
              <w:lang w:eastAsia="en-US"/>
            </w:rPr>
          </w:pPr>
          <w:ins w:id="93"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"_Toc359310281"</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4.2.3</w:t>
            </w:r>
            <w:r>
              <w:rPr>
                <w:noProof/>
                <w:lang w:eastAsia="en-US"/>
              </w:rPr>
              <w:tab/>
            </w:r>
            <w:r w:rsidRPr="00C81E23">
              <w:rPr>
                <w:rStyle w:val="Hyperlink"/>
                <w:noProof/>
              </w:rPr>
              <w:t>pim_malloc</w:t>
            </w:r>
            <w:r>
              <w:rPr>
                <w:noProof/>
                <w:webHidden/>
              </w:rPr>
              <w:tab/>
            </w:r>
            <w:r>
              <w:rPr>
                <w:noProof/>
                <w:webHidden/>
              </w:rPr>
              <w:fldChar w:fldCharType="begin"/>
            </w:r>
            <w:r>
              <w:rPr>
                <w:noProof/>
                <w:webHidden/>
              </w:rPr>
              <w:instrText xml:space="preserve"> PAGEREF _Toc359310281 \h </w:instrText>
            </w:r>
            <w:r>
              <w:rPr>
                <w:noProof/>
                <w:webHidden/>
              </w:rPr>
            </w:r>
          </w:ins>
          <w:r>
            <w:rPr>
              <w:noProof/>
              <w:webHidden/>
            </w:rPr>
            <w:fldChar w:fldCharType="separate"/>
          </w:r>
          <w:ins w:id="94" w:author="Nuwan Jayasena" w:date="2013-06-18T09:15:00Z">
            <w:r>
              <w:rPr>
                <w:noProof/>
                <w:webHidden/>
              </w:rPr>
              <w:t>35</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95" w:author="Nuwan Jayasena" w:date="2013-06-18T09:15:00Z"/>
              <w:noProof/>
              <w:lang w:eastAsia="en-US"/>
            </w:rPr>
          </w:pPr>
          <w:ins w:id="96"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"_Toc359310282"</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4.2.4</w:t>
            </w:r>
            <w:r>
              <w:rPr>
                <w:noProof/>
                <w:lang w:eastAsia="en-US"/>
              </w:rPr>
              <w:tab/>
            </w:r>
            <w:r w:rsidRPr="00C81E23">
              <w:rPr>
                <w:rStyle w:val="Hyperlink"/>
                <w:noProof/>
              </w:rPr>
              <w:t>pim_reloc</w:t>
            </w:r>
            <w:r>
              <w:rPr>
                <w:noProof/>
                <w:webHidden/>
              </w:rPr>
              <w:tab/>
            </w:r>
            <w:r>
              <w:rPr>
                <w:noProof/>
                <w:webHidden/>
              </w:rPr>
              <w:fldChar w:fldCharType="begin"/>
            </w:r>
            <w:r>
              <w:rPr>
                <w:noProof/>
                <w:webHidden/>
              </w:rPr>
              <w:instrText xml:space="preserve"> PAGEREF _Toc359310282 \h </w:instrText>
            </w:r>
            <w:r>
              <w:rPr>
                <w:noProof/>
                <w:webHidden/>
              </w:rPr>
            </w:r>
          </w:ins>
          <w:r>
            <w:rPr>
              <w:noProof/>
              <w:webHidden/>
            </w:rPr>
            <w:fldChar w:fldCharType="separate"/>
          </w:r>
          <w:ins w:id="97" w:author="Nuwan Jayasena" w:date="2013-06-18T09:15:00Z">
            <w:r>
              <w:rPr>
                <w:noProof/>
                <w:webHidden/>
              </w:rPr>
              <w:t>37</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98" w:author="Nuwan Jayasena" w:date="2013-06-18T09:15:00Z"/>
              <w:noProof/>
              <w:lang w:eastAsia="en-US"/>
            </w:rPr>
          </w:pPr>
          <w:ins w:id="99"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"_Toc359310283"</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4.2.5</w:t>
            </w:r>
            <w:r>
              <w:rPr>
                <w:noProof/>
                <w:lang w:eastAsia="en-US"/>
              </w:rPr>
              <w:tab/>
            </w:r>
            <w:r w:rsidRPr="00C81E23">
              <w:rPr>
                <w:rStyle w:val="Hyperlink"/>
                <w:noProof/>
              </w:rPr>
              <w:t>pim_free</w:t>
            </w:r>
            <w:r>
              <w:rPr>
                <w:noProof/>
                <w:webHidden/>
              </w:rPr>
              <w:tab/>
            </w:r>
            <w:r>
              <w:rPr>
                <w:noProof/>
                <w:webHidden/>
              </w:rPr>
              <w:fldChar w:fldCharType="begin"/>
            </w:r>
            <w:r>
              <w:rPr>
                <w:noProof/>
                <w:webHidden/>
              </w:rPr>
              <w:instrText xml:space="preserve"> PAGEREF _Toc359310283 \h </w:instrText>
            </w:r>
            <w:r>
              <w:rPr>
                <w:noProof/>
                <w:webHidden/>
              </w:rPr>
            </w:r>
          </w:ins>
          <w:r>
            <w:rPr>
              <w:noProof/>
              <w:webHidden/>
            </w:rPr>
            <w:fldChar w:fldCharType="separate"/>
          </w:r>
          <w:ins w:id="100" w:author="Nuwan Jayasena" w:date="2013-06-18T09:15:00Z">
            <w:r>
              <w:rPr>
                <w:noProof/>
                <w:webHidden/>
              </w:rPr>
              <w:t>38</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101" w:author="Nuwan Jayasena" w:date="2013-06-18T09:15:00Z"/>
              <w:noProof/>
              <w:lang w:eastAsia="en-US"/>
            </w:rPr>
          </w:pPr>
          <w:ins w:id="102"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"_Toc359310284"</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4.2.6</w:t>
            </w:r>
            <w:r>
              <w:rPr>
                <w:noProof/>
                <w:lang w:eastAsia="en-US"/>
              </w:rPr>
              <w:tab/>
            </w:r>
            <w:r w:rsidRPr="00C81E23">
              <w:rPr>
                <w:rStyle w:val="Hyperlink"/>
                <w:noProof/>
              </w:rPr>
              <w:t>pim_map</w:t>
            </w:r>
            <w:r>
              <w:rPr>
                <w:noProof/>
                <w:webHidden/>
              </w:rPr>
              <w:tab/>
            </w:r>
            <w:r>
              <w:rPr>
                <w:noProof/>
                <w:webHidden/>
              </w:rPr>
              <w:fldChar w:fldCharType="begin"/>
            </w:r>
            <w:r>
              <w:rPr>
                <w:noProof/>
                <w:webHidden/>
              </w:rPr>
              <w:instrText xml:space="preserve"> PAGEREF _Toc359310284 \h </w:instrText>
            </w:r>
            <w:r>
              <w:rPr>
                <w:noProof/>
                <w:webHidden/>
              </w:rPr>
            </w:r>
          </w:ins>
          <w:r>
            <w:rPr>
              <w:noProof/>
              <w:webHidden/>
            </w:rPr>
            <w:fldChar w:fldCharType="separate"/>
          </w:r>
          <w:ins w:id="103" w:author="Nuwan Jayasena" w:date="2013-06-18T09:15:00Z">
            <w:r>
              <w:rPr>
                <w:noProof/>
                <w:webHidden/>
              </w:rPr>
              <w:t>39</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104" w:author="Nuwan Jayasena" w:date="2013-06-18T09:15:00Z"/>
              <w:noProof/>
              <w:lang w:eastAsia="en-US"/>
            </w:rPr>
          </w:pPr>
          <w:ins w:id="105"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"_Toc359310285"</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4.2.7</w:t>
            </w:r>
            <w:r>
              <w:rPr>
                <w:noProof/>
                <w:lang w:eastAsia="en-US"/>
              </w:rPr>
              <w:tab/>
            </w:r>
            <w:r w:rsidRPr="00C81E23">
              <w:rPr>
                <w:rStyle w:val="Hyperlink"/>
                <w:noProof/>
              </w:rPr>
              <w:t>pim_unmap</w:t>
            </w:r>
            <w:r>
              <w:rPr>
                <w:noProof/>
                <w:webHidden/>
              </w:rPr>
              <w:tab/>
            </w:r>
            <w:r>
              <w:rPr>
                <w:noProof/>
                <w:webHidden/>
              </w:rPr>
              <w:fldChar w:fldCharType="begin"/>
            </w:r>
            <w:r>
              <w:rPr>
                <w:noProof/>
                <w:webHidden/>
              </w:rPr>
              <w:instrText xml:space="preserve"> PAGEREF _Toc359310285 \h </w:instrText>
            </w:r>
            <w:r>
              <w:rPr>
                <w:noProof/>
                <w:webHidden/>
              </w:rPr>
            </w:r>
          </w:ins>
          <w:r>
            <w:rPr>
              <w:noProof/>
              <w:webHidden/>
            </w:rPr>
            <w:fldChar w:fldCharType="separate"/>
          </w:r>
          <w:ins w:id="106" w:author="Nuwan Jayasena" w:date="2013-06-18T09:15:00Z">
            <w:r>
              <w:rPr>
                <w:noProof/>
                <w:webHidden/>
              </w:rPr>
              <w:t>40</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107" w:author="Nuwan Jayasena" w:date="2013-06-18T09:15:00Z"/>
              <w:noProof/>
              <w:lang w:eastAsia="en-US"/>
            </w:rPr>
          </w:pPr>
          <w:ins w:id="108"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"_Toc359310286"</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4.2.8</w:t>
            </w:r>
            <w:r>
              <w:rPr>
                <w:noProof/>
                <w:lang w:eastAsia="en-US"/>
              </w:rPr>
              <w:tab/>
            </w:r>
            <w:r w:rsidRPr="00C81E23">
              <w:rPr>
                <w:rStyle w:val="Hyperlink"/>
                <w:noProof/>
              </w:rPr>
              <w:t>pim_spawn</w:t>
            </w:r>
            <w:r>
              <w:rPr>
                <w:noProof/>
                <w:webHidden/>
              </w:rPr>
              <w:tab/>
            </w:r>
            <w:r>
              <w:rPr>
                <w:noProof/>
                <w:webHidden/>
              </w:rPr>
              <w:fldChar w:fldCharType="begin"/>
            </w:r>
            <w:r>
              <w:rPr>
                <w:noProof/>
                <w:webHidden/>
              </w:rPr>
              <w:instrText xml:space="preserve"> PAGEREF _Toc359310286 \h </w:instrText>
            </w:r>
            <w:r>
              <w:rPr>
                <w:noProof/>
                <w:webHidden/>
              </w:rPr>
            </w:r>
          </w:ins>
          <w:r>
            <w:rPr>
              <w:noProof/>
              <w:webHidden/>
            </w:rPr>
            <w:fldChar w:fldCharType="separate"/>
          </w:r>
          <w:ins w:id="109" w:author="Nuwan Jayasena" w:date="2013-06-18T09:15:00Z">
            <w:r>
              <w:rPr>
                <w:noProof/>
                <w:webHidden/>
              </w:rPr>
              <w:t>40</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110" w:author="Nuwan Jayasena" w:date="2013-06-18T09:15:00Z"/>
              <w:noProof/>
              <w:lang w:eastAsia="en-US"/>
            </w:rPr>
          </w:pPr>
          <w:ins w:id="111"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"_Toc359310287"</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4.2.9</w:t>
            </w:r>
            <w:r>
              <w:rPr>
                <w:noProof/>
                <w:lang w:eastAsia="en-US"/>
              </w:rPr>
              <w:tab/>
            </w:r>
            <w:r w:rsidRPr="00C81E23">
              <w:rPr>
                <w:rStyle w:val="Hyperlink"/>
                <w:noProof/>
              </w:rPr>
              <w:t>pim_get_id</w:t>
            </w:r>
            <w:r>
              <w:rPr>
                <w:noProof/>
                <w:webHidden/>
              </w:rPr>
              <w:tab/>
            </w:r>
            <w:r>
              <w:rPr>
                <w:noProof/>
                <w:webHidden/>
              </w:rPr>
              <w:fldChar w:fldCharType="begin"/>
            </w:r>
            <w:r>
              <w:rPr>
                <w:noProof/>
                <w:webHidden/>
              </w:rPr>
              <w:instrText xml:space="preserve"> PAGEREF _Toc359310287 \h </w:instrText>
            </w:r>
            <w:r>
              <w:rPr>
                <w:noProof/>
                <w:webHidden/>
              </w:rPr>
            </w:r>
          </w:ins>
          <w:r>
            <w:rPr>
              <w:noProof/>
              <w:webHidden/>
            </w:rPr>
            <w:fldChar w:fldCharType="separate"/>
          </w:r>
          <w:ins w:id="112" w:author="Nuwan Jayasena" w:date="2013-06-18T09:15:00Z">
            <w:r>
              <w:rPr>
                <w:noProof/>
                <w:webHidden/>
              </w:rPr>
              <w:t>42</w:t>
            </w:r>
            <w:r>
              <w:rPr>
                <w:noProof/>
                <w:webHidden/>
              </w:rPr>
              <w:fldChar w:fldCharType="end"/>
            </w:r>
            <w:r w:rsidRPr="00C81E23">
              <w:rPr>
                <w:rStyle w:val="Hyperlink"/>
                <w:noProof/>
              </w:rPr>
              <w:fldChar w:fldCharType="end"/>
            </w:r>
          </w:ins>
        </w:p>
        <w:p w:rsidR="00C91EA6" w:rsidRDefault="00C91EA6">
          <w:pPr>
            <w:pStyle w:val="TOC2"/>
            <w:tabs>
              <w:tab w:val="left" w:pos="880"/>
              <w:tab w:val="right" w:leader="dot" w:pos="9350"/>
            </w:tabs>
            <w:rPr>
              <w:ins w:id="113" w:author="Nuwan Jayasena" w:date="2013-06-18T09:15:00Z"/>
              <w:b w:val="0"/>
              <w:noProof/>
              <w:lang w:eastAsia="en-US"/>
            </w:rPr>
          </w:pPr>
          <w:ins w:id="114"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"_Toc359310288"</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4.3</w:t>
            </w:r>
            <w:r>
              <w:rPr>
                <w:b w:val="0"/>
                <w:noProof/>
                <w:lang w:eastAsia="en-US"/>
              </w:rPr>
              <w:tab/>
            </w:r>
            <w:r w:rsidRPr="00C81E23">
              <w:rPr>
                <w:rStyle w:val="Hyperlink"/>
                <w:noProof/>
              </w:rPr>
              <w:t>Execution Model and Synchronization</w:t>
            </w:r>
            <w:r>
              <w:rPr>
                <w:noProof/>
                <w:webHidden/>
              </w:rPr>
              <w:tab/>
            </w:r>
            <w:r>
              <w:rPr>
                <w:noProof/>
                <w:webHidden/>
              </w:rPr>
              <w:fldChar w:fldCharType="begin"/>
            </w:r>
            <w:r>
              <w:rPr>
                <w:noProof/>
                <w:webHidden/>
              </w:rPr>
              <w:instrText xml:space="preserve"> PAGEREF _Toc359310288 \h </w:instrText>
            </w:r>
            <w:r>
              <w:rPr>
                <w:noProof/>
                <w:webHidden/>
              </w:rPr>
            </w:r>
          </w:ins>
          <w:r>
            <w:rPr>
              <w:noProof/>
              <w:webHidden/>
            </w:rPr>
            <w:fldChar w:fldCharType="separate"/>
          </w:r>
          <w:ins w:id="115" w:author="Nuwan Jayasena" w:date="2013-06-18T09:15:00Z">
            <w:r>
              <w:rPr>
                <w:noProof/>
                <w:webHidden/>
              </w:rPr>
              <w:t>42</w:t>
            </w:r>
            <w:r>
              <w:rPr>
                <w:noProof/>
                <w:webHidden/>
              </w:rPr>
              <w:fldChar w:fldCharType="end"/>
            </w:r>
            <w:r w:rsidRPr="00C81E23">
              <w:rPr>
                <w:rStyle w:val="Hyperlink"/>
                <w:noProof/>
              </w:rPr>
              <w:fldChar w:fldCharType="end"/>
            </w:r>
          </w:ins>
        </w:p>
        <w:p w:rsidR="00C91EA6" w:rsidRDefault="00C91EA6">
          <w:pPr>
            <w:pStyle w:val="TOC2"/>
            <w:tabs>
              <w:tab w:val="left" w:pos="880"/>
              <w:tab w:val="right" w:leader="dot" w:pos="9350"/>
            </w:tabs>
            <w:rPr>
              <w:ins w:id="116" w:author="Nuwan Jayasena" w:date="2013-06-18T09:15:00Z"/>
              <w:b w:val="0"/>
              <w:noProof/>
              <w:lang w:eastAsia="en-US"/>
            </w:rPr>
          </w:pPr>
          <w:ins w:id="117"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"_Toc359310289"</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4.4</w:t>
            </w:r>
            <w:r>
              <w:rPr>
                <w:b w:val="0"/>
                <w:noProof/>
                <w:lang w:eastAsia="en-US"/>
              </w:rPr>
              <w:tab/>
            </w:r>
            <w:r w:rsidRPr="00C81E23">
              <w:rPr>
                <w:rStyle w:val="Hyperlink"/>
                <w:noProof/>
              </w:rPr>
              <w:t>Platform-Specific Semantics</w:t>
            </w:r>
            <w:r>
              <w:rPr>
                <w:noProof/>
                <w:webHidden/>
              </w:rPr>
              <w:tab/>
            </w:r>
            <w:r>
              <w:rPr>
                <w:noProof/>
                <w:webHidden/>
              </w:rPr>
              <w:fldChar w:fldCharType="begin"/>
            </w:r>
            <w:r>
              <w:rPr>
                <w:noProof/>
                <w:webHidden/>
              </w:rPr>
              <w:instrText xml:space="preserve"> PAGEREF _Toc359310289 \h </w:instrText>
            </w:r>
            <w:r>
              <w:rPr>
                <w:noProof/>
                <w:webHidden/>
              </w:rPr>
            </w:r>
          </w:ins>
          <w:r>
            <w:rPr>
              <w:noProof/>
              <w:webHidden/>
            </w:rPr>
            <w:fldChar w:fldCharType="separate"/>
          </w:r>
          <w:ins w:id="118" w:author="Nuwan Jayasena" w:date="2013-06-18T09:15:00Z">
            <w:r>
              <w:rPr>
                <w:noProof/>
                <w:webHidden/>
              </w:rPr>
              <w:t>43</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119" w:author="Nuwan Jayasena" w:date="2013-06-18T09:15:00Z"/>
              <w:noProof/>
              <w:lang w:eastAsia="en-US"/>
            </w:rPr>
          </w:pPr>
          <w:ins w:id="120"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"_Toc359310290"</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4.4.1</w:t>
            </w:r>
            <w:r>
              <w:rPr>
                <w:noProof/>
                <w:lang w:eastAsia="en-US"/>
              </w:rPr>
              <w:tab/>
            </w:r>
            <w:r w:rsidRPr="00C81E23">
              <w:rPr>
                <w:rStyle w:val="Hyperlink"/>
                <w:noProof/>
              </w:rPr>
              <w:t>POSIX Threads</w:t>
            </w:r>
            <w:r>
              <w:rPr>
                <w:noProof/>
                <w:webHidden/>
              </w:rPr>
              <w:tab/>
            </w:r>
            <w:r>
              <w:rPr>
                <w:noProof/>
                <w:webHidden/>
              </w:rPr>
              <w:fldChar w:fldCharType="begin"/>
            </w:r>
            <w:r>
              <w:rPr>
                <w:noProof/>
                <w:webHidden/>
              </w:rPr>
              <w:instrText xml:space="preserve"> PAGEREF _Toc359310290 \h </w:instrText>
            </w:r>
            <w:r>
              <w:rPr>
                <w:noProof/>
                <w:webHidden/>
              </w:rPr>
            </w:r>
          </w:ins>
          <w:r>
            <w:rPr>
              <w:noProof/>
              <w:webHidden/>
            </w:rPr>
            <w:fldChar w:fldCharType="separate"/>
          </w:r>
          <w:ins w:id="121" w:author="Nuwan Jayasena" w:date="2013-06-18T09:15:00Z">
            <w:r>
              <w:rPr>
                <w:noProof/>
                <w:webHidden/>
              </w:rPr>
              <w:t>43</w:t>
            </w:r>
            <w:r>
              <w:rPr>
                <w:noProof/>
                <w:webHidden/>
              </w:rPr>
              <w:fldChar w:fldCharType="end"/>
            </w:r>
            <w:r w:rsidRPr="00C81E23">
              <w:rPr>
                <w:rStyle w:val="Hyperlink"/>
                <w:noProof/>
              </w:rPr>
              <w:fldChar w:fldCharType="end"/>
            </w:r>
          </w:ins>
        </w:p>
        <w:p w:rsidR="00C91EA6" w:rsidRDefault="00C91EA6">
          <w:pPr>
            <w:pStyle w:val="TOC3"/>
            <w:tabs>
              <w:tab w:val="left" w:pos="1320"/>
              <w:tab w:val="right" w:leader="dot" w:pos="9350"/>
            </w:tabs>
            <w:rPr>
              <w:ins w:id="122" w:author="Nuwan Jayasena" w:date="2013-06-18T09:15:00Z"/>
              <w:noProof/>
              <w:lang w:eastAsia="en-US"/>
            </w:rPr>
          </w:pPr>
          <w:ins w:id="123"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"_Toc359310291"</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4.4.2</w:t>
            </w:r>
            <w:r>
              <w:rPr>
                <w:noProof/>
                <w:lang w:eastAsia="en-US"/>
              </w:rPr>
              <w:tab/>
            </w:r>
            <w:r w:rsidRPr="00C81E23">
              <w:rPr>
                <w:rStyle w:val="Hyperlink"/>
                <w:noProof/>
              </w:rPr>
              <w:t>OpenCL</w:t>
            </w:r>
            <w:r>
              <w:rPr>
                <w:noProof/>
                <w:webHidden/>
              </w:rPr>
              <w:tab/>
            </w:r>
            <w:r>
              <w:rPr>
                <w:noProof/>
                <w:webHidden/>
              </w:rPr>
              <w:fldChar w:fldCharType="begin"/>
            </w:r>
            <w:r>
              <w:rPr>
                <w:noProof/>
                <w:webHidden/>
              </w:rPr>
              <w:instrText xml:space="preserve"> PAGEREF _Toc359310291 \h </w:instrText>
            </w:r>
            <w:r>
              <w:rPr>
                <w:noProof/>
                <w:webHidden/>
              </w:rPr>
            </w:r>
          </w:ins>
          <w:r>
            <w:rPr>
              <w:noProof/>
              <w:webHidden/>
            </w:rPr>
            <w:fldChar w:fldCharType="separate"/>
          </w:r>
          <w:ins w:id="124" w:author="Nuwan Jayasena" w:date="2013-06-18T09:15:00Z">
            <w:r>
              <w:rPr>
                <w:noProof/>
                <w:webHidden/>
              </w:rPr>
              <w:t>44</w:t>
            </w:r>
            <w:r>
              <w:rPr>
                <w:noProof/>
                <w:webHidden/>
              </w:rPr>
              <w:fldChar w:fldCharType="end"/>
            </w:r>
            <w:r w:rsidRPr="00C81E23">
              <w:rPr>
                <w:rStyle w:val="Hyperlink"/>
                <w:noProof/>
              </w:rPr>
              <w:fldChar w:fldCharType="end"/>
            </w:r>
          </w:ins>
        </w:p>
        <w:p w:rsidR="00C91EA6" w:rsidRDefault="00C91EA6">
          <w:pPr>
            <w:pStyle w:val="TOC1"/>
            <w:tabs>
              <w:tab w:val="left" w:pos="480"/>
              <w:tab w:val="right" w:leader="dot" w:pos="9350"/>
            </w:tabs>
            <w:rPr>
              <w:ins w:id="125" w:author="Nuwan Jayasena" w:date="2013-06-18T09:15:00Z"/>
              <w:b w:val="0"/>
              <w:noProof/>
              <w:sz w:val="22"/>
              <w:szCs w:val="22"/>
              <w:lang w:eastAsia="en-US"/>
            </w:rPr>
          </w:pPr>
          <w:ins w:id="126"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"_Toc359310292"</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5</w:t>
            </w:r>
            <w:r>
              <w:rPr>
                <w:b w:val="0"/>
                <w:noProof/>
                <w:sz w:val="22"/>
                <w:szCs w:val="22"/>
                <w:lang w:eastAsia="en-US"/>
              </w:rPr>
              <w:tab/>
            </w:r>
            <w:r w:rsidRPr="00C81E23">
              <w:rPr>
                <w:rStyle w:val="Hyperlink"/>
                <w:noProof/>
              </w:rPr>
              <w:t>System Integration</w:t>
            </w:r>
            <w:r>
              <w:rPr>
                <w:noProof/>
                <w:webHidden/>
              </w:rPr>
              <w:tab/>
            </w:r>
            <w:r>
              <w:rPr>
                <w:noProof/>
                <w:webHidden/>
              </w:rPr>
              <w:fldChar w:fldCharType="begin"/>
            </w:r>
            <w:r>
              <w:rPr>
                <w:noProof/>
                <w:webHidden/>
              </w:rPr>
              <w:instrText xml:space="preserve"> PAGEREF _Toc359310292 \h </w:instrText>
            </w:r>
            <w:r>
              <w:rPr>
                <w:noProof/>
                <w:webHidden/>
              </w:rPr>
            </w:r>
          </w:ins>
          <w:r>
            <w:rPr>
              <w:noProof/>
              <w:webHidden/>
            </w:rPr>
            <w:fldChar w:fldCharType="separate"/>
          </w:r>
          <w:ins w:id="127" w:author="Nuwan Jayasena" w:date="2013-06-18T09:15:00Z">
            <w:r>
              <w:rPr>
                <w:noProof/>
                <w:webHidden/>
              </w:rPr>
              <w:t>47</w:t>
            </w:r>
            <w:r>
              <w:rPr>
                <w:noProof/>
                <w:webHidden/>
              </w:rPr>
              <w:fldChar w:fldCharType="end"/>
            </w:r>
            <w:r w:rsidRPr="00C81E23">
              <w:rPr>
                <w:rStyle w:val="Hyperlink"/>
                <w:noProof/>
              </w:rPr>
              <w:fldChar w:fldCharType="end"/>
            </w:r>
          </w:ins>
        </w:p>
        <w:p w:rsidR="00C91EA6" w:rsidRDefault="00C91EA6">
          <w:pPr>
            <w:pStyle w:val="TOC2"/>
            <w:tabs>
              <w:tab w:val="left" w:pos="880"/>
              <w:tab w:val="right" w:leader="dot" w:pos="9350"/>
            </w:tabs>
            <w:rPr>
              <w:ins w:id="128" w:author="Nuwan Jayasena" w:date="2013-06-18T09:15:00Z"/>
              <w:b w:val="0"/>
              <w:noProof/>
              <w:lang w:eastAsia="en-US"/>
            </w:rPr>
          </w:pPr>
          <w:ins w:id="129"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"_Toc359310293"</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rFonts w:eastAsia="Times New Roman"/>
                <w:noProof/>
              </w:rPr>
              <w:t>5.1</w:t>
            </w:r>
            <w:r>
              <w:rPr>
                <w:b w:val="0"/>
                <w:noProof/>
                <w:lang w:eastAsia="en-US"/>
              </w:rPr>
              <w:tab/>
            </w:r>
            <w:r w:rsidRPr="00C81E23">
              <w:rPr>
                <w:rStyle w:val="Hyperlink"/>
                <w:rFonts w:eastAsia="Times New Roman"/>
                <w:noProof/>
              </w:rPr>
              <w:t>System Software Considerations</w:t>
            </w:r>
            <w:r>
              <w:rPr>
                <w:noProof/>
                <w:webHidden/>
              </w:rPr>
              <w:tab/>
            </w:r>
            <w:r>
              <w:rPr>
                <w:noProof/>
                <w:webHidden/>
              </w:rPr>
              <w:fldChar w:fldCharType="begin"/>
            </w:r>
            <w:r>
              <w:rPr>
                <w:noProof/>
                <w:webHidden/>
              </w:rPr>
              <w:instrText xml:space="preserve"> PAGEREF _Toc359310293 \h </w:instrText>
            </w:r>
            <w:r>
              <w:rPr>
                <w:noProof/>
                <w:webHidden/>
              </w:rPr>
            </w:r>
          </w:ins>
          <w:r>
            <w:rPr>
              <w:noProof/>
              <w:webHidden/>
            </w:rPr>
            <w:fldChar w:fldCharType="separate"/>
          </w:r>
          <w:ins w:id="130" w:author="Nuwan Jayasena" w:date="2013-06-18T09:15:00Z">
            <w:r>
              <w:rPr>
                <w:noProof/>
                <w:webHidden/>
              </w:rPr>
              <w:t>47</w:t>
            </w:r>
            <w:r>
              <w:rPr>
                <w:noProof/>
                <w:webHidden/>
              </w:rPr>
              <w:fldChar w:fldCharType="end"/>
            </w:r>
            <w:r w:rsidRPr="00C81E23">
              <w:rPr>
                <w:rStyle w:val="Hyperlink"/>
                <w:noProof/>
              </w:rPr>
              <w:fldChar w:fldCharType="end"/>
            </w:r>
          </w:ins>
        </w:p>
        <w:p w:rsidR="00C91EA6" w:rsidRDefault="00C91EA6">
          <w:pPr>
            <w:pStyle w:val="TOC2"/>
            <w:tabs>
              <w:tab w:val="left" w:pos="880"/>
              <w:tab w:val="right" w:leader="dot" w:pos="9350"/>
            </w:tabs>
            <w:rPr>
              <w:ins w:id="131" w:author="Nuwan Jayasena" w:date="2013-06-18T09:15:00Z"/>
              <w:b w:val="0"/>
              <w:noProof/>
              <w:lang w:eastAsia="en-US"/>
            </w:rPr>
          </w:pPr>
          <w:ins w:id="132"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"_Toc359310294"</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rFonts w:eastAsia="Times New Roman"/>
                <w:noProof/>
              </w:rPr>
              <w:t>5.2</w:t>
            </w:r>
            <w:r>
              <w:rPr>
                <w:b w:val="0"/>
                <w:noProof/>
                <w:lang w:eastAsia="en-US"/>
              </w:rPr>
              <w:tab/>
            </w:r>
            <w:r w:rsidRPr="00C81E23">
              <w:rPr>
                <w:rStyle w:val="Hyperlink"/>
                <w:rFonts w:eastAsia="Times New Roman"/>
                <w:noProof/>
              </w:rPr>
              <w:t>RAS, Checkpoint Restart and Debug</w:t>
            </w:r>
            <w:r>
              <w:rPr>
                <w:noProof/>
                <w:webHidden/>
              </w:rPr>
              <w:tab/>
            </w:r>
            <w:r>
              <w:rPr>
                <w:noProof/>
                <w:webHidden/>
              </w:rPr>
              <w:fldChar w:fldCharType="begin"/>
            </w:r>
            <w:r>
              <w:rPr>
                <w:noProof/>
                <w:webHidden/>
              </w:rPr>
              <w:instrText xml:space="preserve"> PAGEREF _Toc359310294 \h </w:instrText>
            </w:r>
            <w:r>
              <w:rPr>
                <w:noProof/>
                <w:webHidden/>
              </w:rPr>
            </w:r>
          </w:ins>
          <w:r>
            <w:rPr>
              <w:noProof/>
              <w:webHidden/>
            </w:rPr>
            <w:fldChar w:fldCharType="separate"/>
          </w:r>
          <w:ins w:id="133" w:author="Nuwan Jayasena" w:date="2013-06-18T09:15:00Z">
            <w:r>
              <w:rPr>
                <w:noProof/>
                <w:webHidden/>
              </w:rPr>
              <w:t>49</w:t>
            </w:r>
            <w:r>
              <w:rPr>
                <w:noProof/>
                <w:webHidden/>
              </w:rPr>
              <w:fldChar w:fldCharType="end"/>
            </w:r>
            <w:r w:rsidRPr="00C81E23">
              <w:rPr>
                <w:rStyle w:val="Hyperlink"/>
                <w:noProof/>
              </w:rPr>
              <w:fldChar w:fldCharType="end"/>
            </w:r>
          </w:ins>
        </w:p>
        <w:p w:rsidR="00C91EA6" w:rsidRDefault="00C91EA6">
          <w:pPr>
            <w:pStyle w:val="TOC2"/>
            <w:tabs>
              <w:tab w:val="left" w:pos="880"/>
              <w:tab w:val="right" w:leader="dot" w:pos="9350"/>
            </w:tabs>
            <w:rPr>
              <w:ins w:id="134" w:author="Nuwan Jayasena" w:date="2013-06-18T09:15:00Z"/>
              <w:b w:val="0"/>
              <w:noProof/>
              <w:lang w:eastAsia="en-US"/>
            </w:rPr>
          </w:pPr>
          <w:ins w:id="135"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"_Toc359310295"</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rFonts w:eastAsia="Times New Roman"/>
                <w:noProof/>
              </w:rPr>
              <w:t>5.3</w:t>
            </w:r>
            <w:r>
              <w:rPr>
                <w:b w:val="0"/>
                <w:noProof/>
                <w:lang w:eastAsia="en-US"/>
              </w:rPr>
              <w:tab/>
            </w:r>
            <w:r w:rsidRPr="00C81E23">
              <w:rPr>
                <w:rStyle w:val="Hyperlink"/>
                <w:rFonts w:eastAsia="Times New Roman"/>
                <w:noProof/>
              </w:rPr>
              <w:t>System Management</w:t>
            </w:r>
            <w:r>
              <w:rPr>
                <w:noProof/>
                <w:webHidden/>
              </w:rPr>
              <w:tab/>
            </w:r>
            <w:r>
              <w:rPr>
                <w:noProof/>
                <w:webHidden/>
              </w:rPr>
              <w:fldChar w:fldCharType="begin"/>
            </w:r>
            <w:r>
              <w:rPr>
                <w:noProof/>
                <w:webHidden/>
              </w:rPr>
              <w:instrText xml:space="preserve"> PAGEREF _Toc359310295 \h </w:instrText>
            </w:r>
            <w:r>
              <w:rPr>
                <w:noProof/>
                <w:webHidden/>
              </w:rPr>
            </w:r>
          </w:ins>
          <w:r>
            <w:rPr>
              <w:noProof/>
              <w:webHidden/>
            </w:rPr>
            <w:fldChar w:fldCharType="separate"/>
          </w:r>
          <w:ins w:id="136" w:author="Nuwan Jayasena" w:date="2013-06-18T09:15:00Z">
            <w:r>
              <w:rPr>
                <w:noProof/>
                <w:webHidden/>
              </w:rPr>
              <w:t>50</w:t>
            </w:r>
            <w:r>
              <w:rPr>
                <w:noProof/>
                <w:webHidden/>
              </w:rPr>
              <w:fldChar w:fldCharType="end"/>
            </w:r>
            <w:r w:rsidRPr="00C81E23">
              <w:rPr>
                <w:rStyle w:val="Hyperlink"/>
                <w:noProof/>
              </w:rPr>
              <w:fldChar w:fldCharType="end"/>
            </w:r>
          </w:ins>
        </w:p>
        <w:p w:rsidR="00C91EA6" w:rsidRDefault="00C91EA6">
          <w:pPr>
            <w:pStyle w:val="TOC2"/>
            <w:tabs>
              <w:tab w:val="left" w:pos="880"/>
              <w:tab w:val="right" w:leader="dot" w:pos="9350"/>
            </w:tabs>
            <w:rPr>
              <w:ins w:id="137" w:author="Nuwan Jayasena" w:date="2013-06-18T09:15:00Z"/>
              <w:b w:val="0"/>
              <w:noProof/>
              <w:lang w:eastAsia="en-US"/>
            </w:rPr>
          </w:pPr>
          <w:ins w:id="138"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"_Toc359310296"</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5.4</w:t>
            </w:r>
            <w:r>
              <w:rPr>
                <w:b w:val="0"/>
                <w:noProof/>
                <w:lang w:eastAsia="en-US"/>
              </w:rPr>
              <w:tab/>
            </w:r>
            <w:r w:rsidRPr="00C81E23">
              <w:rPr>
                <w:rStyle w:val="Hyperlink"/>
                <w:noProof/>
              </w:rPr>
              <w:t>Instrumentation</w:t>
            </w:r>
            <w:r>
              <w:rPr>
                <w:noProof/>
                <w:webHidden/>
              </w:rPr>
              <w:tab/>
            </w:r>
            <w:r>
              <w:rPr>
                <w:noProof/>
                <w:webHidden/>
              </w:rPr>
              <w:fldChar w:fldCharType="begin"/>
            </w:r>
            <w:r>
              <w:rPr>
                <w:noProof/>
                <w:webHidden/>
              </w:rPr>
              <w:instrText xml:space="preserve"> PAGEREF _Toc359310296 \h </w:instrText>
            </w:r>
            <w:r>
              <w:rPr>
                <w:noProof/>
                <w:webHidden/>
              </w:rPr>
            </w:r>
          </w:ins>
          <w:r>
            <w:rPr>
              <w:noProof/>
              <w:webHidden/>
            </w:rPr>
            <w:fldChar w:fldCharType="separate"/>
          </w:r>
          <w:ins w:id="139" w:author="Nuwan Jayasena" w:date="2013-06-18T09:15:00Z">
            <w:r>
              <w:rPr>
                <w:noProof/>
                <w:webHidden/>
              </w:rPr>
              <w:t>50</w:t>
            </w:r>
            <w:r>
              <w:rPr>
                <w:noProof/>
                <w:webHidden/>
              </w:rPr>
              <w:fldChar w:fldCharType="end"/>
            </w:r>
            <w:r w:rsidRPr="00C81E23">
              <w:rPr>
                <w:rStyle w:val="Hyperlink"/>
                <w:noProof/>
              </w:rPr>
              <w:fldChar w:fldCharType="end"/>
            </w:r>
          </w:ins>
        </w:p>
        <w:p w:rsidR="00C91EA6" w:rsidRDefault="00C91EA6">
          <w:pPr>
            <w:pStyle w:val="TOC1"/>
            <w:tabs>
              <w:tab w:val="left" w:pos="480"/>
              <w:tab w:val="right" w:leader="dot" w:pos="9350"/>
            </w:tabs>
            <w:rPr>
              <w:ins w:id="140" w:author="Nuwan Jayasena" w:date="2013-06-18T09:15:00Z"/>
              <w:b w:val="0"/>
              <w:noProof/>
              <w:sz w:val="22"/>
              <w:szCs w:val="22"/>
              <w:lang w:eastAsia="en-US"/>
            </w:rPr>
          </w:pPr>
          <w:ins w:id="141"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"_Toc359310297"</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6</w:t>
            </w:r>
            <w:r>
              <w:rPr>
                <w:b w:val="0"/>
                <w:noProof/>
                <w:sz w:val="22"/>
                <w:szCs w:val="22"/>
                <w:lang w:eastAsia="en-US"/>
              </w:rPr>
              <w:tab/>
            </w:r>
            <w:r w:rsidRPr="00C81E23">
              <w:rPr>
                <w:rStyle w:val="Hyperlink"/>
                <w:noProof/>
              </w:rPr>
              <w:t>A Potential Path for PIM Adoption</w:t>
            </w:r>
            <w:r>
              <w:rPr>
                <w:noProof/>
                <w:webHidden/>
              </w:rPr>
              <w:tab/>
            </w:r>
            <w:r>
              <w:rPr>
                <w:noProof/>
                <w:webHidden/>
              </w:rPr>
              <w:fldChar w:fldCharType="begin"/>
            </w:r>
            <w:r>
              <w:rPr>
                <w:noProof/>
                <w:webHidden/>
              </w:rPr>
              <w:instrText xml:space="preserve"> PAGEREF _Toc359310297 \h </w:instrText>
            </w:r>
            <w:r>
              <w:rPr>
                <w:noProof/>
                <w:webHidden/>
              </w:rPr>
            </w:r>
          </w:ins>
          <w:r>
            <w:rPr>
              <w:noProof/>
              <w:webHidden/>
            </w:rPr>
            <w:fldChar w:fldCharType="separate"/>
          </w:r>
          <w:ins w:id="142" w:author="Nuwan Jayasena" w:date="2013-06-18T09:15:00Z">
            <w:r>
              <w:rPr>
                <w:noProof/>
                <w:webHidden/>
              </w:rPr>
              <w:t>52</w:t>
            </w:r>
            <w:r>
              <w:rPr>
                <w:noProof/>
                <w:webHidden/>
              </w:rPr>
              <w:fldChar w:fldCharType="end"/>
            </w:r>
            <w:r w:rsidRPr="00C81E23">
              <w:rPr>
                <w:rStyle w:val="Hyperlink"/>
                <w:noProof/>
              </w:rPr>
              <w:fldChar w:fldCharType="end"/>
            </w:r>
          </w:ins>
        </w:p>
        <w:p w:rsidR="00C91EA6" w:rsidRDefault="00C91EA6">
          <w:pPr>
            <w:pStyle w:val="TOC1"/>
            <w:tabs>
              <w:tab w:val="left" w:pos="480"/>
              <w:tab w:val="right" w:leader="dot" w:pos="9350"/>
            </w:tabs>
            <w:rPr>
              <w:ins w:id="143" w:author="Nuwan Jayasena" w:date="2013-06-18T09:15:00Z"/>
              <w:b w:val="0"/>
              <w:noProof/>
              <w:sz w:val="22"/>
              <w:szCs w:val="22"/>
              <w:lang w:eastAsia="en-US"/>
            </w:rPr>
          </w:pPr>
          <w:ins w:id="144" w:author="Nuwan Jayasena" w:date="2013-06-18T09:15:00Z">
            <w:r w:rsidRPr="00C81E23">
              <w:rPr>
                <w:rStyle w:val="Hyperlink"/>
                <w:noProof/>
              </w:rPr>
              <w:lastRenderedPageBreak/>
              <w:fldChar w:fldCharType="begin"/>
            </w:r>
            <w:r w:rsidRPr="00C81E23">
              <w:rPr>
                <w:rStyle w:val="Hyperlink"/>
                <w:noProof/>
              </w:rPr>
              <w:instrText xml:space="preserve"> </w:instrText>
            </w:r>
            <w:r>
              <w:rPr>
                <w:noProof/>
              </w:rPr>
              <w:instrText>HYPERLINK \l "_Toc359310298"</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7</w:t>
            </w:r>
            <w:r>
              <w:rPr>
                <w:b w:val="0"/>
                <w:noProof/>
                <w:sz w:val="22"/>
                <w:szCs w:val="22"/>
                <w:lang w:eastAsia="en-US"/>
              </w:rPr>
              <w:tab/>
            </w:r>
            <w:r w:rsidRPr="00C81E23">
              <w:rPr>
                <w:rStyle w:val="Hyperlink"/>
                <w:noProof/>
              </w:rPr>
              <w:t>Case Studies</w:t>
            </w:r>
            <w:r>
              <w:rPr>
                <w:noProof/>
                <w:webHidden/>
              </w:rPr>
              <w:tab/>
            </w:r>
            <w:r>
              <w:rPr>
                <w:noProof/>
                <w:webHidden/>
              </w:rPr>
              <w:fldChar w:fldCharType="begin"/>
            </w:r>
            <w:r>
              <w:rPr>
                <w:noProof/>
                <w:webHidden/>
              </w:rPr>
              <w:instrText xml:space="preserve"> PAGEREF _Toc359310298 \h </w:instrText>
            </w:r>
            <w:r>
              <w:rPr>
                <w:noProof/>
                <w:webHidden/>
              </w:rPr>
            </w:r>
          </w:ins>
          <w:r>
            <w:rPr>
              <w:noProof/>
              <w:webHidden/>
            </w:rPr>
            <w:fldChar w:fldCharType="separate"/>
          </w:r>
          <w:ins w:id="145" w:author="Nuwan Jayasena" w:date="2013-06-18T09:15:00Z">
            <w:r>
              <w:rPr>
                <w:noProof/>
                <w:webHidden/>
              </w:rPr>
              <w:t>56</w:t>
            </w:r>
            <w:r>
              <w:rPr>
                <w:noProof/>
                <w:webHidden/>
              </w:rPr>
              <w:fldChar w:fldCharType="end"/>
            </w:r>
            <w:r w:rsidRPr="00C81E23">
              <w:rPr>
                <w:rStyle w:val="Hyperlink"/>
                <w:noProof/>
              </w:rPr>
              <w:fldChar w:fldCharType="end"/>
            </w:r>
          </w:ins>
        </w:p>
        <w:p w:rsidR="00C91EA6" w:rsidRDefault="00C91EA6">
          <w:pPr>
            <w:pStyle w:val="TOC2"/>
            <w:tabs>
              <w:tab w:val="left" w:pos="880"/>
              <w:tab w:val="right" w:leader="dot" w:pos="9350"/>
            </w:tabs>
            <w:rPr>
              <w:ins w:id="146" w:author="Nuwan Jayasena" w:date="2013-06-18T09:15:00Z"/>
              <w:b w:val="0"/>
              <w:noProof/>
              <w:lang w:eastAsia="en-US"/>
            </w:rPr>
          </w:pPr>
          <w:ins w:id="147"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"_Toc359310299"</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7.1</w:t>
            </w:r>
            <w:r>
              <w:rPr>
                <w:b w:val="0"/>
                <w:noProof/>
                <w:lang w:eastAsia="en-US"/>
              </w:rPr>
              <w:tab/>
            </w:r>
            <w:r w:rsidRPr="00C81E23">
              <w:rPr>
                <w:rStyle w:val="Hyperlink"/>
                <w:noProof/>
              </w:rPr>
              <w:t>Simple Tests</w:t>
            </w:r>
            <w:r>
              <w:rPr>
                <w:noProof/>
                <w:webHidden/>
              </w:rPr>
              <w:tab/>
            </w:r>
            <w:r>
              <w:rPr>
                <w:noProof/>
                <w:webHidden/>
              </w:rPr>
              <w:fldChar w:fldCharType="begin"/>
            </w:r>
            <w:r>
              <w:rPr>
                <w:noProof/>
                <w:webHidden/>
              </w:rPr>
              <w:instrText xml:space="preserve"> PAGEREF _Toc359310299 \h </w:instrText>
            </w:r>
            <w:r>
              <w:rPr>
                <w:noProof/>
                <w:webHidden/>
              </w:rPr>
            </w:r>
          </w:ins>
          <w:r>
            <w:rPr>
              <w:noProof/>
              <w:webHidden/>
            </w:rPr>
            <w:fldChar w:fldCharType="separate"/>
          </w:r>
          <w:ins w:id="148" w:author="Nuwan Jayasena" w:date="2013-06-18T09:15:00Z">
            <w:r>
              <w:rPr>
                <w:noProof/>
                <w:webHidden/>
              </w:rPr>
              <w:t>56</w:t>
            </w:r>
            <w:r>
              <w:rPr>
                <w:noProof/>
                <w:webHidden/>
              </w:rPr>
              <w:fldChar w:fldCharType="end"/>
            </w:r>
            <w:r w:rsidRPr="00C81E23">
              <w:rPr>
                <w:rStyle w:val="Hyperlink"/>
                <w:noProof/>
              </w:rPr>
              <w:fldChar w:fldCharType="end"/>
            </w:r>
          </w:ins>
        </w:p>
        <w:p w:rsidR="00C91EA6" w:rsidRDefault="00C91EA6">
          <w:pPr>
            <w:pStyle w:val="TOC1"/>
            <w:tabs>
              <w:tab w:val="left" w:pos="480"/>
              <w:tab w:val="right" w:leader="dot" w:pos="9350"/>
            </w:tabs>
            <w:rPr>
              <w:ins w:id="149" w:author="Nuwan Jayasena" w:date="2013-06-18T09:15:00Z"/>
              <w:b w:val="0"/>
              <w:noProof/>
              <w:sz w:val="22"/>
              <w:szCs w:val="22"/>
              <w:lang w:eastAsia="en-US"/>
            </w:rPr>
          </w:pPr>
          <w:ins w:id="150" w:author="Nuwan Jayasena" w:date="2013-06-18T09:15:00Z">
            <w:r w:rsidRPr="00C81E23">
              <w:rPr>
                <w:rStyle w:val="Hyperlink"/>
                <w:noProof/>
              </w:rPr>
              <w:fldChar w:fldCharType="begin"/>
            </w:r>
            <w:r w:rsidRPr="00C81E23">
              <w:rPr>
                <w:rStyle w:val="Hyperlink"/>
                <w:noProof/>
              </w:rPr>
              <w:instrText xml:space="preserve"> </w:instrText>
            </w:r>
            <w:r>
              <w:rPr>
                <w:noProof/>
              </w:rPr>
              <w:instrText>HYPERLINK \l "_Toc359310300"</w:instrText>
            </w:r>
            <w:r w:rsidRPr="00C81E23">
              <w:rPr>
                <w:rStyle w:val="Hyperlink"/>
                <w:noProof/>
              </w:rPr>
              <w:instrText xml:space="preserve"> </w:instrText>
            </w:r>
            <w:r w:rsidRPr="00C81E23">
              <w:rPr>
                <w:rStyle w:val="Hyperlink"/>
                <w:noProof/>
              </w:rPr>
            </w:r>
            <w:r w:rsidRPr="00C81E23">
              <w:rPr>
                <w:rStyle w:val="Hyperlink"/>
                <w:noProof/>
              </w:rPr>
              <w:fldChar w:fldCharType="separate"/>
            </w:r>
            <w:r w:rsidRPr="00C81E23">
              <w:rPr>
                <w:rStyle w:val="Hyperlink"/>
                <w:noProof/>
              </w:rPr>
              <w:t>8</w:t>
            </w:r>
            <w:r>
              <w:rPr>
                <w:b w:val="0"/>
                <w:noProof/>
                <w:sz w:val="22"/>
                <w:szCs w:val="22"/>
                <w:lang w:eastAsia="en-US"/>
              </w:rPr>
              <w:tab/>
            </w:r>
            <w:r w:rsidRPr="00C81E23">
              <w:rPr>
                <w:rStyle w:val="Hyperlink"/>
                <w:noProof/>
              </w:rPr>
              <w:t>References</w:t>
            </w:r>
            <w:r>
              <w:rPr>
                <w:noProof/>
                <w:webHidden/>
              </w:rPr>
              <w:tab/>
            </w:r>
            <w:r>
              <w:rPr>
                <w:noProof/>
                <w:webHidden/>
              </w:rPr>
              <w:fldChar w:fldCharType="begin"/>
            </w:r>
            <w:r>
              <w:rPr>
                <w:noProof/>
                <w:webHidden/>
              </w:rPr>
              <w:instrText xml:space="preserve"> PAGEREF _Toc359310300 \h </w:instrText>
            </w:r>
            <w:r>
              <w:rPr>
                <w:noProof/>
                <w:webHidden/>
              </w:rPr>
            </w:r>
          </w:ins>
          <w:r>
            <w:rPr>
              <w:noProof/>
              <w:webHidden/>
            </w:rPr>
            <w:fldChar w:fldCharType="separate"/>
          </w:r>
          <w:ins w:id="151" w:author="Nuwan Jayasena" w:date="2013-06-18T09:15:00Z">
            <w:r>
              <w:rPr>
                <w:noProof/>
                <w:webHidden/>
              </w:rPr>
              <w:t>58</w:t>
            </w:r>
            <w:r>
              <w:rPr>
                <w:noProof/>
                <w:webHidden/>
              </w:rPr>
              <w:fldChar w:fldCharType="end"/>
            </w:r>
            <w:r w:rsidRPr="00C81E23">
              <w:rPr>
                <w:rStyle w:val="Hyperlink"/>
                <w:noProof/>
              </w:rPr>
              <w:fldChar w:fldCharType="end"/>
            </w:r>
          </w:ins>
        </w:p>
        <w:p w:rsidR="003E63FE" w:rsidDel="00C91EA6" w:rsidRDefault="003E63FE">
          <w:pPr>
            <w:pStyle w:val="TOC1"/>
            <w:tabs>
              <w:tab w:val="left" w:pos="480"/>
              <w:tab w:val="right" w:leader="dot" w:pos="9350"/>
            </w:tabs>
            <w:rPr>
              <w:del w:id="152" w:author="Nuwan Jayasena" w:date="2013-06-18T09:15:00Z"/>
              <w:b w:val="0"/>
              <w:noProof/>
              <w:sz w:val="22"/>
              <w:szCs w:val="22"/>
              <w:lang w:eastAsia="en-US"/>
            </w:rPr>
          </w:pPr>
          <w:del w:id="153" w:author="Nuwan Jayasena" w:date="2013-06-18T09:15:00Z">
            <w:r w:rsidRPr="00C91EA6" w:rsidDel="00C91EA6">
              <w:rPr>
                <w:noProof/>
                <w:rPrChange w:id="154" w:author="Nuwan Jayasena" w:date="2013-06-18T09:15:00Z">
                  <w:rPr>
                    <w:rStyle w:val="Hyperlink"/>
                    <w:noProof/>
                  </w:rPr>
                </w:rPrChange>
              </w:rPr>
              <w:delText>1</w:delText>
            </w:r>
            <w:r w:rsidDel="00C91EA6">
              <w:rPr>
                <w:b w:val="0"/>
                <w:noProof/>
                <w:sz w:val="22"/>
                <w:szCs w:val="22"/>
                <w:lang w:eastAsia="en-US"/>
              </w:rPr>
              <w:tab/>
            </w:r>
            <w:r w:rsidRPr="00C91EA6" w:rsidDel="00C91EA6">
              <w:rPr>
                <w:noProof/>
                <w:rPrChange w:id="155" w:author="Nuwan Jayasena" w:date="2013-06-18T09:15:00Z">
                  <w:rPr>
                    <w:rStyle w:val="Hyperlink"/>
                    <w:noProof/>
                  </w:rPr>
                </w:rPrChange>
              </w:rPr>
              <w:delText>Introduction</w:delText>
            </w:r>
            <w:r w:rsidDel="00C91EA6">
              <w:rPr>
                <w:noProof/>
                <w:webHidden/>
              </w:rPr>
              <w:tab/>
              <w:delText>1</w:delText>
            </w:r>
          </w:del>
        </w:p>
        <w:p w:rsidR="003E63FE" w:rsidDel="00C91EA6" w:rsidRDefault="003E63FE">
          <w:pPr>
            <w:pStyle w:val="TOC1"/>
            <w:tabs>
              <w:tab w:val="left" w:pos="480"/>
              <w:tab w:val="right" w:leader="dot" w:pos="9350"/>
            </w:tabs>
            <w:rPr>
              <w:del w:id="156" w:author="Nuwan Jayasena" w:date="2013-06-18T09:15:00Z"/>
              <w:b w:val="0"/>
              <w:noProof/>
              <w:sz w:val="22"/>
              <w:szCs w:val="22"/>
              <w:lang w:eastAsia="en-US"/>
            </w:rPr>
          </w:pPr>
          <w:del w:id="157" w:author="Nuwan Jayasena" w:date="2013-06-18T09:15:00Z">
            <w:r w:rsidRPr="00C91EA6" w:rsidDel="00C91EA6">
              <w:rPr>
                <w:noProof/>
                <w:rPrChange w:id="158" w:author="Nuwan Jayasena" w:date="2013-06-18T09:15:00Z">
                  <w:rPr>
                    <w:rStyle w:val="Hyperlink"/>
                    <w:noProof/>
                  </w:rPr>
                </w:rPrChange>
              </w:rPr>
              <w:delText>2</w:delText>
            </w:r>
            <w:r w:rsidDel="00C91EA6">
              <w:rPr>
                <w:b w:val="0"/>
                <w:noProof/>
                <w:sz w:val="22"/>
                <w:szCs w:val="22"/>
                <w:lang w:eastAsia="en-US"/>
              </w:rPr>
              <w:tab/>
            </w:r>
            <w:r w:rsidRPr="00C91EA6" w:rsidDel="00C91EA6">
              <w:rPr>
                <w:noProof/>
                <w:rPrChange w:id="159" w:author="Nuwan Jayasena" w:date="2013-06-18T09:15:00Z">
                  <w:rPr>
                    <w:rStyle w:val="Hyperlink"/>
                    <w:noProof/>
                  </w:rPr>
                </w:rPrChange>
              </w:rPr>
              <w:delText>Background</w:delText>
            </w:r>
            <w:r w:rsidDel="00C91EA6">
              <w:rPr>
                <w:noProof/>
                <w:webHidden/>
              </w:rPr>
              <w:tab/>
              <w:delText>3</w:delText>
            </w:r>
          </w:del>
        </w:p>
        <w:p w:rsidR="003E63FE" w:rsidDel="00C91EA6" w:rsidRDefault="003E63FE">
          <w:pPr>
            <w:pStyle w:val="TOC1"/>
            <w:tabs>
              <w:tab w:val="left" w:pos="480"/>
              <w:tab w:val="right" w:leader="dot" w:pos="9350"/>
            </w:tabs>
            <w:rPr>
              <w:del w:id="160" w:author="Nuwan Jayasena" w:date="2013-06-18T09:15:00Z"/>
              <w:b w:val="0"/>
              <w:noProof/>
              <w:sz w:val="22"/>
              <w:szCs w:val="22"/>
              <w:lang w:eastAsia="en-US"/>
            </w:rPr>
          </w:pPr>
          <w:del w:id="161" w:author="Nuwan Jayasena" w:date="2013-06-18T09:15:00Z">
            <w:r w:rsidRPr="00C91EA6" w:rsidDel="00C91EA6">
              <w:rPr>
                <w:noProof/>
                <w:rPrChange w:id="162" w:author="Nuwan Jayasena" w:date="2013-06-18T09:15:00Z">
                  <w:rPr>
                    <w:rStyle w:val="Hyperlink"/>
                    <w:noProof/>
                  </w:rPr>
                </w:rPrChange>
              </w:rPr>
              <w:delText>3</w:delText>
            </w:r>
            <w:r w:rsidDel="00C91EA6">
              <w:rPr>
                <w:b w:val="0"/>
                <w:noProof/>
                <w:sz w:val="22"/>
                <w:szCs w:val="22"/>
                <w:lang w:eastAsia="en-US"/>
              </w:rPr>
              <w:tab/>
            </w:r>
            <w:r w:rsidRPr="00C91EA6" w:rsidDel="00C91EA6">
              <w:rPr>
                <w:noProof/>
                <w:rPrChange w:id="163" w:author="Nuwan Jayasena" w:date="2013-06-18T09:15:00Z">
                  <w:rPr>
                    <w:rStyle w:val="Hyperlink"/>
                    <w:noProof/>
                  </w:rPr>
                </w:rPrChange>
              </w:rPr>
              <w:delText>Baseline PIM Architecture</w:delText>
            </w:r>
            <w:r w:rsidDel="00C91EA6">
              <w:rPr>
                <w:noProof/>
                <w:webHidden/>
              </w:rPr>
              <w:tab/>
              <w:delText>5</w:delText>
            </w:r>
          </w:del>
        </w:p>
        <w:p w:rsidR="003E63FE" w:rsidDel="00C91EA6" w:rsidRDefault="003E63FE">
          <w:pPr>
            <w:pStyle w:val="TOC2"/>
            <w:tabs>
              <w:tab w:val="left" w:pos="880"/>
              <w:tab w:val="right" w:leader="dot" w:pos="9350"/>
            </w:tabs>
            <w:rPr>
              <w:del w:id="164" w:author="Nuwan Jayasena" w:date="2013-06-18T09:15:00Z"/>
              <w:b w:val="0"/>
              <w:noProof/>
              <w:lang w:eastAsia="en-US"/>
            </w:rPr>
          </w:pPr>
          <w:del w:id="165" w:author="Nuwan Jayasena" w:date="2013-06-18T09:15:00Z">
            <w:r w:rsidRPr="00C91EA6" w:rsidDel="00C91EA6">
              <w:rPr>
                <w:noProof/>
                <w:rPrChange w:id="166" w:author="Nuwan Jayasena" w:date="2013-06-18T09:15:00Z">
                  <w:rPr>
                    <w:rStyle w:val="Hyperlink"/>
                    <w:noProof/>
                  </w:rPr>
                </w:rPrChange>
              </w:rPr>
              <w:delText>3.1</w:delText>
            </w:r>
            <w:r w:rsidDel="00C91EA6">
              <w:rPr>
                <w:b w:val="0"/>
                <w:noProof/>
                <w:lang w:eastAsia="en-US"/>
              </w:rPr>
              <w:tab/>
            </w:r>
            <w:r w:rsidRPr="00C91EA6" w:rsidDel="00C91EA6">
              <w:rPr>
                <w:noProof/>
                <w:rPrChange w:id="167" w:author="Nuwan Jayasena" w:date="2013-06-18T09:15:00Z">
                  <w:rPr>
                    <w:rStyle w:val="Hyperlink"/>
                    <w:noProof/>
                  </w:rPr>
                </w:rPrChange>
              </w:rPr>
              <w:delText>Host Memory Interface</w:delText>
            </w:r>
            <w:r w:rsidDel="00C91EA6">
              <w:rPr>
                <w:noProof/>
                <w:webHidden/>
              </w:rPr>
              <w:tab/>
              <w:delText>6</w:delText>
            </w:r>
          </w:del>
        </w:p>
        <w:p w:rsidR="003E63FE" w:rsidDel="00C91EA6" w:rsidRDefault="003E63FE">
          <w:pPr>
            <w:pStyle w:val="TOC2"/>
            <w:tabs>
              <w:tab w:val="left" w:pos="880"/>
              <w:tab w:val="right" w:leader="dot" w:pos="9350"/>
            </w:tabs>
            <w:rPr>
              <w:del w:id="168" w:author="Nuwan Jayasena" w:date="2013-06-18T09:15:00Z"/>
              <w:b w:val="0"/>
              <w:noProof/>
              <w:lang w:eastAsia="en-US"/>
            </w:rPr>
          </w:pPr>
          <w:del w:id="169" w:author="Nuwan Jayasena" w:date="2013-06-18T09:15:00Z">
            <w:r w:rsidRPr="00C91EA6" w:rsidDel="00C91EA6">
              <w:rPr>
                <w:noProof/>
                <w:rPrChange w:id="170" w:author="Nuwan Jayasena" w:date="2013-06-18T09:15:00Z">
                  <w:rPr>
                    <w:rStyle w:val="Hyperlink"/>
                    <w:noProof/>
                  </w:rPr>
                </w:rPrChange>
              </w:rPr>
              <w:delText>3.2</w:delText>
            </w:r>
            <w:r w:rsidDel="00C91EA6">
              <w:rPr>
                <w:b w:val="0"/>
                <w:noProof/>
                <w:lang w:eastAsia="en-US"/>
              </w:rPr>
              <w:tab/>
            </w:r>
            <w:r w:rsidRPr="00C91EA6" w:rsidDel="00C91EA6">
              <w:rPr>
                <w:noProof/>
                <w:rPrChange w:id="171" w:author="Nuwan Jayasena" w:date="2013-06-18T09:15:00Z">
                  <w:rPr>
                    <w:rStyle w:val="Hyperlink"/>
                    <w:noProof/>
                  </w:rPr>
                </w:rPrChange>
              </w:rPr>
              <w:delText>APU-in-Memory</w:delText>
            </w:r>
            <w:r w:rsidDel="00C91EA6">
              <w:rPr>
                <w:noProof/>
                <w:webHidden/>
              </w:rPr>
              <w:tab/>
              <w:delText>6</w:delText>
            </w:r>
          </w:del>
        </w:p>
        <w:p w:rsidR="003E63FE" w:rsidDel="00C91EA6" w:rsidRDefault="003E63FE">
          <w:pPr>
            <w:pStyle w:val="TOC3"/>
            <w:tabs>
              <w:tab w:val="left" w:pos="1320"/>
              <w:tab w:val="right" w:leader="dot" w:pos="9350"/>
            </w:tabs>
            <w:rPr>
              <w:del w:id="172" w:author="Nuwan Jayasena" w:date="2013-06-18T09:15:00Z"/>
              <w:noProof/>
              <w:lang w:eastAsia="en-US"/>
            </w:rPr>
          </w:pPr>
          <w:del w:id="173" w:author="Nuwan Jayasena" w:date="2013-06-18T09:15:00Z">
            <w:r w:rsidRPr="00C91EA6" w:rsidDel="00C91EA6">
              <w:rPr>
                <w:noProof/>
                <w:rPrChange w:id="174" w:author="Nuwan Jayasena" w:date="2013-06-18T09:15:00Z">
                  <w:rPr>
                    <w:rStyle w:val="Hyperlink"/>
                    <w:noProof/>
                  </w:rPr>
                </w:rPrChange>
              </w:rPr>
              <w:delText>3.2.1</w:delText>
            </w:r>
            <w:r w:rsidDel="00C91EA6">
              <w:rPr>
                <w:noProof/>
                <w:lang w:eastAsia="en-US"/>
              </w:rPr>
              <w:tab/>
            </w:r>
            <w:r w:rsidRPr="00C91EA6" w:rsidDel="00C91EA6">
              <w:rPr>
                <w:noProof/>
                <w:rPrChange w:id="175" w:author="Nuwan Jayasena" w:date="2013-06-18T09:15:00Z">
                  <w:rPr>
                    <w:rStyle w:val="Hyperlink"/>
                    <w:noProof/>
                  </w:rPr>
                </w:rPrChange>
              </w:rPr>
              <w:delText>Initiating Operations on PIM</w:delText>
            </w:r>
            <w:r w:rsidDel="00C91EA6">
              <w:rPr>
                <w:noProof/>
                <w:webHidden/>
              </w:rPr>
              <w:tab/>
              <w:delText>7</w:delText>
            </w:r>
          </w:del>
        </w:p>
        <w:p w:rsidR="003E63FE" w:rsidDel="00C91EA6" w:rsidRDefault="003E63FE">
          <w:pPr>
            <w:pStyle w:val="TOC3"/>
            <w:tabs>
              <w:tab w:val="left" w:pos="1320"/>
              <w:tab w:val="right" w:leader="dot" w:pos="9350"/>
            </w:tabs>
            <w:rPr>
              <w:del w:id="176" w:author="Nuwan Jayasena" w:date="2013-06-18T09:15:00Z"/>
              <w:noProof/>
              <w:lang w:eastAsia="en-US"/>
            </w:rPr>
          </w:pPr>
          <w:del w:id="177" w:author="Nuwan Jayasena" w:date="2013-06-18T09:15:00Z">
            <w:r w:rsidRPr="00C91EA6" w:rsidDel="00C91EA6">
              <w:rPr>
                <w:noProof/>
                <w:rPrChange w:id="178" w:author="Nuwan Jayasena" w:date="2013-06-18T09:15:00Z">
                  <w:rPr>
                    <w:rStyle w:val="Hyperlink"/>
                    <w:noProof/>
                  </w:rPr>
                </w:rPrChange>
              </w:rPr>
              <w:delText>3.2.2</w:delText>
            </w:r>
            <w:r w:rsidDel="00C91EA6">
              <w:rPr>
                <w:noProof/>
                <w:lang w:eastAsia="en-US"/>
              </w:rPr>
              <w:tab/>
            </w:r>
            <w:r w:rsidRPr="00C91EA6" w:rsidDel="00C91EA6">
              <w:rPr>
                <w:noProof/>
                <w:rPrChange w:id="179" w:author="Nuwan Jayasena" w:date="2013-06-18T09:15:00Z">
                  <w:rPr>
                    <w:rStyle w:val="Hyperlink"/>
                    <w:noProof/>
                  </w:rPr>
                </w:rPrChange>
              </w:rPr>
              <w:delText>Receiving Results from PIM</w:delText>
            </w:r>
            <w:r w:rsidDel="00C91EA6">
              <w:rPr>
                <w:noProof/>
                <w:webHidden/>
              </w:rPr>
              <w:tab/>
              <w:delText>9</w:delText>
            </w:r>
          </w:del>
        </w:p>
        <w:p w:rsidR="003E63FE" w:rsidDel="00C91EA6" w:rsidRDefault="003E63FE">
          <w:pPr>
            <w:pStyle w:val="TOC3"/>
            <w:tabs>
              <w:tab w:val="left" w:pos="1320"/>
              <w:tab w:val="right" w:leader="dot" w:pos="9350"/>
            </w:tabs>
            <w:rPr>
              <w:del w:id="180" w:author="Nuwan Jayasena" w:date="2013-06-18T09:15:00Z"/>
              <w:noProof/>
              <w:lang w:eastAsia="en-US"/>
            </w:rPr>
          </w:pPr>
          <w:del w:id="181" w:author="Nuwan Jayasena" w:date="2013-06-18T09:15:00Z">
            <w:r w:rsidRPr="00C91EA6" w:rsidDel="00C91EA6">
              <w:rPr>
                <w:noProof/>
                <w:rPrChange w:id="182" w:author="Nuwan Jayasena" w:date="2013-06-18T09:15:00Z">
                  <w:rPr>
                    <w:rStyle w:val="Hyperlink"/>
                    <w:noProof/>
                  </w:rPr>
                </w:rPrChange>
              </w:rPr>
              <w:delText>3.2.3</w:delText>
            </w:r>
            <w:r w:rsidDel="00C91EA6">
              <w:rPr>
                <w:noProof/>
                <w:lang w:eastAsia="en-US"/>
              </w:rPr>
              <w:tab/>
            </w:r>
            <w:r w:rsidRPr="00C91EA6" w:rsidDel="00C91EA6">
              <w:rPr>
                <w:noProof/>
                <w:rPrChange w:id="183" w:author="Nuwan Jayasena" w:date="2013-06-18T09:15:00Z">
                  <w:rPr>
                    <w:rStyle w:val="Hyperlink"/>
                    <w:noProof/>
                  </w:rPr>
                </w:rPrChange>
              </w:rPr>
              <w:delText>Reporting Completion and Error Codes</w:delText>
            </w:r>
            <w:r w:rsidDel="00C91EA6">
              <w:rPr>
                <w:noProof/>
                <w:webHidden/>
              </w:rPr>
              <w:tab/>
              <w:delText>9</w:delText>
            </w:r>
          </w:del>
        </w:p>
        <w:p w:rsidR="003E63FE" w:rsidDel="00C91EA6" w:rsidRDefault="003E63FE">
          <w:pPr>
            <w:pStyle w:val="TOC3"/>
            <w:tabs>
              <w:tab w:val="left" w:pos="1320"/>
              <w:tab w:val="right" w:leader="dot" w:pos="9350"/>
            </w:tabs>
            <w:rPr>
              <w:del w:id="184" w:author="Nuwan Jayasena" w:date="2013-06-18T09:15:00Z"/>
              <w:noProof/>
              <w:lang w:eastAsia="en-US"/>
            </w:rPr>
          </w:pPr>
          <w:del w:id="185" w:author="Nuwan Jayasena" w:date="2013-06-18T09:15:00Z">
            <w:r w:rsidRPr="00C91EA6" w:rsidDel="00C91EA6">
              <w:rPr>
                <w:noProof/>
                <w:rPrChange w:id="186" w:author="Nuwan Jayasena" w:date="2013-06-18T09:15:00Z">
                  <w:rPr>
                    <w:rStyle w:val="Hyperlink"/>
                    <w:noProof/>
                  </w:rPr>
                </w:rPrChange>
              </w:rPr>
              <w:delText>3.2.4</w:delText>
            </w:r>
            <w:r w:rsidDel="00C91EA6">
              <w:rPr>
                <w:noProof/>
                <w:lang w:eastAsia="en-US"/>
              </w:rPr>
              <w:tab/>
            </w:r>
            <w:r w:rsidRPr="00C91EA6" w:rsidDel="00C91EA6">
              <w:rPr>
                <w:noProof/>
                <w:rPrChange w:id="187" w:author="Nuwan Jayasena" w:date="2013-06-18T09:15:00Z">
                  <w:rPr>
                    <w:rStyle w:val="Hyperlink"/>
                    <w:noProof/>
                  </w:rPr>
                </w:rPrChange>
              </w:rPr>
              <w:delText>Unified Virtual Address Space</w:delText>
            </w:r>
            <w:r w:rsidDel="00C91EA6">
              <w:rPr>
                <w:noProof/>
                <w:webHidden/>
              </w:rPr>
              <w:tab/>
              <w:delText>10</w:delText>
            </w:r>
          </w:del>
        </w:p>
        <w:p w:rsidR="003E63FE" w:rsidDel="00C91EA6" w:rsidRDefault="003E63FE">
          <w:pPr>
            <w:pStyle w:val="TOC3"/>
            <w:tabs>
              <w:tab w:val="left" w:pos="1320"/>
              <w:tab w:val="right" w:leader="dot" w:pos="9350"/>
            </w:tabs>
            <w:rPr>
              <w:del w:id="188" w:author="Nuwan Jayasena" w:date="2013-06-18T09:15:00Z"/>
              <w:noProof/>
              <w:lang w:eastAsia="en-US"/>
            </w:rPr>
          </w:pPr>
          <w:del w:id="189" w:author="Nuwan Jayasena" w:date="2013-06-18T09:15:00Z">
            <w:r w:rsidRPr="00C91EA6" w:rsidDel="00C91EA6">
              <w:rPr>
                <w:noProof/>
                <w:rPrChange w:id="190" w:author="Nuwan Jayasena" w:date="2013-06-18T09:15:00Z">
                  <w:rPr>
                    <w:rStyle w:val="Hyperlink"/>
                    <w:noProof/>
                  </w:rPr>
                </w:rPrChange>
              </w:rPr>
              <w:delText>3.2.5</w:delText>
            </w:r>
            <w:r w:rsidDel="00C91EA6">
              <w:rPr>
                <w:noProof/>
                <w:lang w:eastAsia="en-US"/>
              </w:rPr>
              <w:tab/>
            </w:r>
            <w:r w:rsidRPr="00C91EA6" w:rsidDel="00C91EA6">
              <w:rPr>
                <w:noProof/>
                <w:rPrChange w:id="191" w:author="Nuwan Jayasena" w:date="2013-06-18T09:15:00Z">
                  <w:rPr>
                    <w:rStyle w:val="Hyperlink"/>
                    <w:noProof/>
                  </w:rPr>
                </w:rPrChange>
              </w:rPr>
              <w:delText>Node-Level Global Memory Access</w:delText>
            </w:r>
            <w:r w:rsidDel="00C91EA6">
              <w:rPr>
                <w:noProof/>
                <w:webHidden/>
              </w:rPr>
              <w:tab/>
              <w:delText>11</w:delText>
            </w:r>
          </w:del>
        </w:p>
        <w:p w:rsidR="003E63FE" w:rsidDel="00C91EA6" w:rsidRDefault="003E63FE">
          <w:pPr>
            <w:pStyle w:val="TOC3"/>
            <w:tabs>
              <w:tab w:val="left" w:pos="1320"/>
              <w:tab w:val="right" w:leader="dot" w:pos="9350"/>
            </w:tabs>
            <w:rPr>
              <w:del w:id="192" w:author="Nuwan Jayasena" w:date="2013-06-18T09:15:00Z"/>
              <w:noProof/>
              <w:lang w:eastAsia="en-US"/>
            </w:rPr>
          </w:pPr>
          <w:del w:id="193" w:author="Nuwan Jayasena" w:date="2013-06-18T09:15:00Z">
            <w:r w:rsidRPr="00C91EA6" w:rsidDel="00C91EA6">
              <w:rPr>
                <w:noProof/>
                <w:rPrChange w:id="194" w:author="Nuwan Jayasena" w:date="2013-06-18T09:15:00Z">
                  <w:rPr>
                    <w:rStyle w:val="Hyperlink"/>
                    <w:noProof/>
                  </w:rPr>
                </w:rPrChange>
              </w:rPr>
              <w:delText>3.2.6</w:delText>
            </w:r>
            <w:r w:rsidDel="00C91EA6">
              <w:rPr>
                <w:noProof/>
                <w:lang w:eastAsia="en-US"/>
              </w:rPr>
              <w:tab/>
            </w:r>
            <w:r w:rsidRPr="00C91EA6" w:rsidDel="00C91EA6">
              <w:rPr>
                <w:noProof/>
                <w:rPrChange w:id="195" w:author="Nuwan Jayasena" w:date="2013-06-18T09:15:00Z">
                  <w:rPr>
                    <w:rStyle w:val="Hyperlink"/>
                    <w:noProof/>
                  </w:rPr>
                </w:rPrChange>
              </w:rPr>
              <w:delText>Inter-PIM Interconnect</w:delText>
            </w:r>
            <w:r w:rsidDel="00C91EA6">
              <w:rPr>
                <w:noProof/>
                <w:webHidden/>
              </w:rPr>
              <w:tab/>
              <w:delText>12</w:delText>
            </w:r>
          </w:del>
        </w:p>
        <w:p w:rsidR="003E63FE" w:rsidDel="00C91EA6" w:rsidRDefault="003E63FE">
          <w:pPr>
            <w:pStyle w:val="TOC3"/>
            <w:tabs>
              <w:tab w:val="left" w:pos="1320"/>
              <w:tab w:val="right" w:leader="dot" w:pos="9350"/>
            </w:tabs>
            <w:rPr>
              <w:del w:id="196" w:author="Nuwan Jayasena" w:date="2013-06-18T09:15:00Z"/>
              <w:noProof/>
              <w:lang w:eastAsia="en-US"/>
            </w:rPr>
          </w:pPr>
          <w:del w:id="197" w:author="Nuwan Jayasena" w:date="2013-06-18T09:15:00Z">
            <w:r w:rsidRPr="00C91EA6" w:rsidDel="00C91EA6">
              <w:rPr>
                <w:noProof/>
                <w:rPrChange w:id="198" w:author="Nuwan Jayasena" w:date="2013-06-18T09:15:00Z">
                  <w:rPr>
                    <w:rStyle w:val="Hyperlink"/>
                    <w:noProof/>
                  </w:rPr>
                </w:rPrChange>
              </w:rPr>
              <w:delText>3.2.7</w:delText>
            </w:r>
            <w:r w:rsidDel="00C91EA6">
              <w:rPr>
                <w:noProof/>
                <w:lang w:eastAsia="en-US"/>
              </w:rPr>
              <w:tab/>
            </w:r>
            <w:r w:rsidRPr="00C91EA6" w:rsidDel="00C91EA6">
              <w:rPr>
                <w:noProof/>
                <w:rPrChange w:id="199" w:author="Nuwan Jayasena" w:date="2013-06-18T09:15:00Z">
                  <w:rPr>
                    <w:rStyle w:val="Hyperlink"/>
                    <w:noProof/>
                  </w:rPr>
                </w:rPrChange>
              </w:rPr>
              <w:delText>Instruction Storage</w:delText>
            </w:r>
            <w:r w:rsidDel="00C91EA6">
              <w:rPr>
                <w:noProof/>
                <w:webHidden/>
              </w:rPr>
              <w:tab/>
              <w:delText>13</w:delText>
            </w:r>
          </w:del>
        </w:p>
        <w:p w:rsidR="003E63FE" w:rsidDel="00C91EA6" w:rsidRDefault="003E63FE">
          <w:pPr>
            <w:pStyle w:val="TOC3"/>
            <w:tabs>
              <w:tab w:val="left" w:pos="1320"/>
              <w:tab w:val="right" w:leader="dot" w:pos="9350"/>
            </w:tabs>
            <w:rPr>
              <w:del w:id="200" w:author="Nuwan Jayasena" w:date="2013-06-18T09:15:00Z"/>
              <w:noProof/>
              <w:lang w:eastAsia="en-US"/>
            </w:rPr>
          </w:pPr>
          <w:del w:id="201" w:author="Nuwan Jayasena" w:date="2013-06-18T09:15:00Z">
            <w:r w:rsidRPr="00C91EA6" w:rsidDel="00C91EA6">
              <w:rPr>
                <w:noProof/>
                <w:rPrChange w:id="202" w:author="Nuwan Jayasena" w:date="2013-06-18T09:15:00Z">
                  <w:rPr>
                    <w:rStyle w:val="Hyperlink"/>
                    <w:noProof/>
                  </w:rPr>
                </w:rPrChange>
              </w:rPr>
              <w:delText>3.2.8</w:delText>
            </w:r>
            <w:r w:rsidDel="00C91EA6">
              <w:rPr>
                <w:noProof/>
                <w:lang w:eastAsia="en-US"/>
              </w:rPr>
              <w:tab/>
            </w:r>
            <w:r w:rsidRPr="00C91EA6" w:rsidDel="00C91EA6">
              <w:rPr>
                <w:noProof/>
                <w:rPrChange w:id="203" w:author="Nuwan Jayasena" w:date="2013-06-18T09:15:00Z">
                  <w:rPr>
                    <w:rStyle w:val="Hyperlink"/>
                    <w:noProof/>
                  </w:rPr>
                </w:rPrChange>
              </w:rPr>
              <w:delText>Cache Hierarchy Considerations</w:delText>
            </w:r>
            <w:r w:rsidDel="00C91EA6">
              <w:rPr>
                <w:noProof/>
                <w:webHidden/>
              </w:rPr>
              <w:tab/>
              <w:delText>14</w:delText>
            </w:r>
          </w:del>
        </w:p>
        <w:p w:rsidR="003E63FE" w:rsidDel="00C91EA6" w:rsidRDefault="003E63FE">
          <w:pPr>
            <w:pStyle w:val="TOC3"/>
            <w:tabs>
              <w:tab w:val="left" w:pos="1320"/>
              <w:tab w:val="right" w:leader="dot" w:pos="9350"/>
            </w:tabs>
            <w:rPr>
              <w:del w:id="204" w:author="Nuwan Jayasena" w:date="2013-06-18T09:15:00Z"/>
              <w:noProof/>
              <w:lang w:eastAsia="en-US"/>
            </w:rPr>
          </w:pPr>
          <w:del w:id="205" w:author="Nuwan Jayasena" w:date="2013-06-18T09:15:00Z">
            <w:r w:rsidRPr="00C91EA6" w:rsidDel="00C91EA6">
              <w:rPr>
                <w:noProof/>
                <w:rPrChange w:id="206" w:author="Nuwan Jayasena" w:date="2013-06-18T09:15:00Z">
                  <w:rPr>
                    <w:rStyle w:val="Hyperlink"/>
                    <w:noProof/>
                  </w:rPr>
                </w:rPrChange>
              </w:rPr>
              <w:delText>3.2.9</w:delText>
            </w:r>
            <w:r w:rsidDel="00C91EA6">
              <w:rPr>
                <w:noProof/>
                <w:lang w:eastAsia="en-US"/>
              </w:rPr>
              <w:tab/>
            </w:r>
            <w:r w:rsidRPr="00C91EA6" w:rsidDel="00C91EA6">
              <w:rPr>
                <w:noProof/>
                <w:rPrChange w:id="207" w:author="Nuwan Jayasena" w:date="2013-06-18T09:15:00Z">
                  <w:rPr>
                    <w:rStyle w:val="Hyperlink"/>
                    <w:noProof/>
                  </w:rPr>
                </w:rPrChange>
              </w:rPr>
              <w:delText>Cache Coherence Cost/Benefit Considerations</w:delText>
            </w:r>
            <w:r w:rsidDel="00C91EA6">
              <w:rPr>
                <w:noProof/>
                <w:webHidden/>
              </w:rPr>
              <w:tab/>
              <w:delText>17</w:delText>
            </w:r>
          </w:del>
        </w:p>
        <w:p w:rsidR="003E63FE" w:rsidDel="00C91EA6" w:rsidRDefault="003E63FE">
          <w:pPr>
            <w:pStyle w:val="TOC3"/>
            <w:tabs>
              <w:tab w:val="left" w:pos="1320"/>
              <w:tab w:val="right" w:leader="dot" w:pos="9350"/>
            </w:tabs>
            <w:rPr>
              <w:del w:id="208" w:author="Nuwan Jayasena" w:date="2013-06-18T09:15:00Z"/>
              <w:noProof/>
              <w:lang w:eastAsia="en-US"/>
            </w:rPr>
          </w:pPr>
          <w:del w:id="209" w:author="Nuwan Jayasena" w:date="2013-06-18T09:15:00Z">
            <w:r w:rsidRPr="00C91EA6" w:rsidDel="00C91EA6">
              <w:rPr>
                <w:noProof/>
                <w:rPrChange w:id="210" w:author="Nuwan Jayasena" w:date="2013-06-18T09:15:00Z">
                  <w:rPr>
                    <w:rStyle w:val="Hyperlink"/>
                    <w:noProof/>
                  </w:rPr>
                </w:rPrChange>
              </w:rPr>
              <w:delText>3.2.10</w:delText>
            </w:r>
            <w:r w:rsidDel="00C91EA6">
              <w:rPr>
                <w:noProof/>
                <w:lang w:eastAsia="en-US"/>
              </w:rPr>
              <w:tab/>
            </w:r>
            <w:r w:rsidRPr="00C91EA6" w:rsidDel="00C91EA6">
              <w:rPr>
                <w:noProof/>
                <w:rPrChange w:id="211" w:author="Nuwan Jayasena" w:date="2013-06-18T09:15:00Z">
                  <w:rPr>
                    <w:rStyle w:val="Hyperlink"/>
                    <w:noProof/>
                  </w:rPr>
                </w:rPrChange>
              </w:rPr>
              <w:delText>Address Striping</w:delText>
            </w:r>
            <w:r w:rsidDel="00C91EA6">
              <w:rPr>
                <w:noProof/>
                <w:webHidden/>
              </w:rPr>
              <w:tab/>
              <w:delText>26</w:delText>
            </w:r>
          </w:del>
        </w:p>
        <w:p w:rsidR="003E63FE" w:rsidDel="00C91EA6" w:rsidRDefault="003E63FE">
          <w:pPr>
            <w:pStyle w:val="TOC2"/>
            <w:tabs>
              <w:tab w:val="left" w:pos="880"/>
              <w:tab w:val="right" w:leader="dot" w:pos="9350"/>
            </w:tabs>
            <w:rPr>
              <w:del w:id="212" w:author="Nuwan Jayasena" w:date="2013-06-18T09:15:00Z"/>
              <w:b w:val="0"/>
              <w:noProof/>
              <w:lang w:eastAsia="en-US"/>
            </w:rPr>
          </w:pPr>
          <w:del w:id="213" w:author="Nuwan Jayasena" w:date="2013-06-18T09:15:00Z">
            <w:r w:rsidRPr="00C91EA6" w:rsidDel="00C91EA6">
              <w:rPr>
                <w:noProof/>
                <w:rPrChange w:id="214" w:author="Nuwan Jayasena" w:date="2013-06-18T09:15:00Z">
                  <w:rPr>
                    <w:rStyle w:val="Hyperlink"/>
                    <w:noProof/>
                  </w:rPr>
                </w:rPrChange>
              </w:rPr>
              <w:delText>3.3</w:delText>
            </w:r>
            <w:r w:rsidDel="00C91EA6">
              <w:rPr>
                <w:b w:val="0"/>
                <w:noProof/>
                <w:lang w:eastAsia="en-US"/>
              </w:rPr>
              <w:tab/>
            </w:r>
            <w:r w:rsidRPr="00C91EA6" w:rsidDel="00C91EA6">
              <w:rPr>
                <w:noProof/>
                <w:rPrChange w:id="215" w:author="Nuwan Jayasena" w:date="2013-06-18T09:15:00Z">
                  <w:rPr>
                    <w:rStyle w:val="Hyperlink"/>
                    <w:noProof/>
                  </w:rPr>
                </w:rPrChange>
              </w:rPr>
              <w:delText>Hardware Parameters</w:delText>
            </w:r>
            <w:r w:rsidDel="00C91EA6">
              <w:rPr>
                <w:noProof/>
                <w:webHidden/>
              </w:rPr>
              <w:tab/>
              <w:delText>27</w:delText>
            </w:r>
          </w:del>
        </w:p>
        <w:p w:rsidR="003E63FE" w:rsidDel="00C91EA6" w:rsidRDefault="003E63FE">
          <w:pPr>
            <w:pStyle w:val="TOC2"/>
            <w:tabs>
              <w:tab w:val="left" w:pos="880"/>
              <w:tab w:val="right" w:leader="dot" w:pos="9350"/>
            </w:tabs>
            <w:rPr>
              <w:del w:id="216" w:author="Nuwan Jayasena" w:date="2013-06-18T09:15:00Z"/>
              <w:b w:val="0"/>
              <w:noProof/>
              <w:lang w:eastAsia="en-US"/>
            </w:rPr>
          </w:pPr>
          <w:del w:id="217" w:author="Nuwan Jayasena" w:date="2013-06-18T09:15:00Z">
            <w:r w:rsidRPr="00C91EA6" w:rsidDel="00C91EA6">
              <w:rPr>
                <w:noProof/>
                <w:rPrChange w:id="218" w:author="Nuwan Jayasena" w:date="2013-06-18T09:15:00Z">
                  <w:rPr>
                    <w:rStyle w:val="Hyperlink"/>
                    <w:noProof/>
                  </w:rPr>
                </w:rPrChange>
              </w:rPr>
              <w:delText>3.4</w:delText>
            </w:r>
            <w:r w:rsidDel="00C91EA6">
              <w:rPr>
                <w:b w:val="0"/>
                <w:noProof/>
                <w:lang w:eastAsia="en-US"/>
              </w:rPr>
              <w:tab/>
            </w:r>
            <w:r w:rsidRPr="00C91EA6" w:rsidDel="00C91EA6">
              <w:rPr>
                <w:noProof/>
                <w:rPrChange w:id="219" w:author="Nuwan Jayasena" w:date="2013-06-18T09:15:00Z">
                  <w:rPr>
                    <w:rStyle w:val="Hyperlink"/>
                    <w:noProof/>
                  </w:rPr>
                </w:rPrChange>
              </w:rPr>
              <w:delText>Specialized Operations</w:delText>
            </w:r>
            <w:r w:rsidDel="00C91EA6">
              <w:rPr>
                <w:noProof/>
                <w:webHidden/>
              </w:rPr>
              <w:tab/>
              <w:delText>30</w:delText>
            </w:r>
          </w:del>
        </w:p>
        <w:p w:rsidR="003E63FE" w:rsidDel="00C91EA6" w:rsidRDefault="003E63FE">
          <w:pPr>
            <w:pStyle w:val="TOC1"/>
            <w:tabs>
              <w:tab w:val="left" w:pos="480"/>
              <w:tab w:val="right" w:leader="dot" w:pos="9350"/>
            </w:tabs>
            <w:rPr>
              <w:del w:id="220" w:author="Nuwan Jayasena" w:date="2013-06-18T09:15:00Z"/>
              <w:b w:val="0"/>
              <w:noProof/>
              <w:sz w:val="22"/>
              <w:szCs w:val="22"/>
              <w:lang w:eastAsia="en-US"/>
            </w:rPr>
          </w:pPr>
          <w:del w:id="221" w:author="Nuwan Jayasena" w:date="2013-06-18T09:15:00Z">
            <w:r w:rsidRPr="00C91EA6" w:rsidDel="00C91EA6">
              <w:rPr>
                <w:noProof/>
                <w:rPrChange w:id="222" w:author="Nuwan Jayasena" w:date="2013-06-18T09:15:00Z">
                  <w:rPr>
                    <w:rStyle w:val="Hyperlink"/>
                    <w:noProof/>
                  </w:rPr>
                </w:rPrChange>
              </w:rPr>
              <w:delText>4</w:delText>
            </w:r>
            <w:r w:rsidDel="00C91EA6">
              <w:rPr>
                <w:b w:val="0"/>
                <w:noProof/>
                <w:sz w:val="22"/>
                <w:szCs w:val="22"/>
                <w:lang w:eastAsia="en-US"/>
              </w:rPr>
              <w:tab/>
            </w:r>
            <w:r w:rsidRPr="00C91EA6" w:rsidDel="00C91EA6">
              <w:rPr>
                <w:noProof/>
                <w:rPrChange w:id="223" w:author="Nuwan Jayasena" w:date="2013-06-18T09:15:00Z">
                  <w:rPr>
                    <w:rStyle w:val="Hyperlink"/>
                    <w:noProof/>
                  </w:rPr>
                </w:rPrChange>
              </w:rPr>
              <w:delText>User-level API</w:delText>
            </w:r>
            <w:r w:rsidDel="00C91EA6">
              <w:rPr>
                <w:noProof/>
                <w:webHidden/>
              </w:rPr>
              <w:tab/>
              <w:delText>32</w:delText>
            </w:r>
          </w:del>
        </w:p>
        <w:p w:rsidR="003E63FE" w:rsidDel="00C91EA6" w:rsidRDefault="003E63FE">
          <w:pPr>
            <w:pStyle w:val="TOC2"/>
            <w:tabs>
              <w:tab w:val="left" w:pos="880"/>
              <w:tab w:val="right" w:leader="dot" w:pos="9350"/>
            </w:tabs>
            <w:rPr>
              <w:del w:id="224" w:author="Nuwan Jayasena" w:date="2013-06-18T09:15:00Z"/>
              <w:b w:val="0"/>
              <w:noProof/>
              <w:lang w:eastAsia="en-US"/>
            </w:rPr>
          </w:pPr>
          <w:del w:id="225" w:author="Nuwan Jayasena" w:date="2013-06-18T09:15:00Z">
            <w:r w:rsidRPr="00C91EA6" w:rsidDel="00C91EA6">
              <w:rPr>
                <w:noProof/>
                <w:rPrChange w:id="226" w:author="Nuwan Jayasena" w:date="2013-06-18T09:15:00Z">
                  <w:rPr>
                    <w:rStyle w:val="Hyperlink"/>
                    <w:noProof/>
                  </w:rPr>
                </w:rPrChange>
              </w:rPr>
              <w:delText>4.1</w:delText>
            </w:r>
            <w:r w:rsidDel="00C91EA6">
              <w:rPr>
                <w:b w:val="0"/>
                <w:noProof/>
                <w:lang w:eastAsia="en-US"/>
              </w:rPr>
              <w:tab/>
            </w:r>
            <w:r w:rsidRPr="00C91EA6" w:rsidDel="00C91EA6">
              <w:rPr>
                <w:noProof/>
                <w:rPrChange w:id="227" w:author="Nuwan Jayasena" w:date="2013-06-18T09:15:00Z">
                  <w:rPr>
                    <w:rStyle w:val="Hyperlink"/>
                    <w:noProof/>
                  </w:rPr>
                </w:rPrChange>
              </w:rPr>
              <w:delText>Scope</w:delText>
            </w:r>
            <w:r w:rsidDel="00C91EA6">
              <w:rPr>
                <w:noProof/>
                <w:webHidden/>
              </w:rPr>
              <w:tab/>
              <w:delText>32</w:delText>
            </w:r>
          </w:del>
        </w:p>
        <w:p w:rsidR="003E63FE" w:rsidDel="00C91EA6" w:rsidRDefault="003E63FE">
          <w:pPr>
            <w:pStyle w:val="TOC3"/>
            <w:tabs>
              <w:tab w:val="left" w:pos="1320"/>
              <w:tab w:val="right" w:leader="dot" w:pos="9350"/>
            </w:tabs>
            <w:rPr>
              <w:del w:id="228" w:author="Nuwan Jayasena" w:date="2013-06-18T09:15:00Z"/>
              <w:noProof/>
              <w:lang w:eastAsia="en-US"/>
            </w:rPr>
          </w:pPr>
          <w:del w:id="229" w:author="Nuwan Jayasena" w:date="2013-06-18T09:15:00Z">
            <w:r w:rsidRPr="00C91EA6" w:rsidDel="00C91EA6">
              <w:rPr>
                <w:noProof/>
                <w:rPrChange w:id="230" w:author="Nuwan Jayasena" w:date="2013-06-18T09:15:00Z">
                  <w:rPr>
                    <w:rStyle w:val="Hyperlink"/>
                    <w:noProof/>
                  </w:rPr>
                </w:rPrChange>
              </w:rPr>
              <w:delText>4.1.1</w:delText>
            </w:r>
            <w:r w:rsidDel="00C91EA6">
              <w:rPr>
                <w:noProof/>
                <w:lang w:eastAsia="en-US"/>
              </w:rPr>
              <w:tab/>
            </w:r>
            <w:r w:rsidRPr="00C91EA6" w:rsidDel="00C91EA6">
              <w:rPr>
                <w:noProof/>
                <w:rPrChange w:id="231" w:author="Nuwan Jayasena" w:date="2013-06-18T09:15:00Z">
                  <w:rPr>
                    <w:rStyle w:val="Hyperlink"/>
                    <w:noProof/>
                  </w:rPr>
                </w:rPrChange>
              </w:rPr>
              <w:delText>Discovering Available PIM Resources</w:delText>
            </w:r>
            <w:r w:rsidDel="00C91EA6">
              <w:rPr>
                <w:noProof/>
                <w:webHidden/>
              </w:rPr>
              <w:tab/>
              <w:delText>33</w:delText>
            </w:r>
          </w:del>
        </w:p>
        <w:p w:rsidR="003E63FE" w:rsidDel="00C91EA6" w:rsidRDefault="003E63FE">
          <w:pPr>
            <w:pStyle w:val="TOC3"/>
            <w:tabs>
              <w:tab w:val="left" w:pos="1320"/>
              <w:tab w:val="right" w:leader="dot" w:pos="9350"/>
            </w:tabs>
            <w:rPr>
              <w:del w:id="232" w:author="Nuwan Jayasena" w:date="2013-06-18T09:15:00Z"/>
              <w:noProof/>
              <w:lang w:eastAsia="en-US"/>
            </w:rPr>
          </w:pPr>
          <w:del w:id="233" w:author="Nuwan Jayasena" w:date="2013-06-18T09:15:00Z">
            <w:r w:rsidRPr="00C91EA6" w:rsidDel="00C91EA6">
              <w:rPr>
                <w:noProof/>
                <w:rPrChange w:id="234" w:author="Nuwan Jayasena" w:date="2013-06-18T09:15:00Z">
                  <w:rPr>
                    <w:rStyle w:val="Hyperlink"/>
                    <w:noProof/>
                  </w:rPr>
                </w:rPrChange>
              </w:rPr>
              <w:delText>4.1.2</w:delText>
            </w:r>
            <w:r w:rsidDel="00C91EA6">
              <w:rPr>
                <w:noProof/>
                <w:lang w:eastAsia="en-US"/>
              </w:rPr>
              <w:tab/>
            </w:r>
            <w:r w:rsidRPr="00C91EA6" w:rsidDel="00C91EA6">
              <w:rPr>
                <w:noProof/>
                <w:rPrChange w:id="235" w:author="Nuwan Jayasena" w:date="2013-06-18T09:15:00Z">
                  <w:rPr>
                    <w:rStyle w:val="Hyperlink"/>
                    <w:noProof/>
                  </w:rPr>
                </w:rPrChange>
              </w:rPr>
              <w:delText>Orchestrating Memory Data Layout</w:delText>
            </w:r>
            <w:r w:rsidDel="00C91EA6">
              <w:rPr>
                <w:noProof/>
                <w:webHidden/>
              </w:rPr>
              <w:tab/>
              <w:delText>33</w:delText>
            </w:r>
          </w:del>
        </w:p>
        <w:p w:rsidR="003E63FE" w:rsidDel="00C91EA6" w:rsidRDefault="003E63FE">
          <w:pPr>
            <w:pStyle w:val="TOC3"/>
            <w:tabs>
              <w:tab w:val="left" w:pos="1320"/>
              <w:tab w:val="right" w:leader="dot" w:pos="9350"/>
            </w:tabs>
            <w:rPr>
              <w:del w:id="236" w:author="Nuwan Jayasena" w:date="2013-06-18T09:15:00Z"/>
              <w:noProof/>
              <w:lang w:eastAsia="en-US"/>
            </w:rPr>
          </w:pPr>
          <w:del w:id="237" w:author="Nuwan Jayasena" w:date="2013-06-18T09:15:00Z">
            <w:r w:rsidRPr="00C91EA6" w:rsidDel="00C91EA6">
              <w:rPr>
                <w:noProof/>
                <w:rPrChange w:id="238" w:author="Nuwan Jayasena" w:date="2013-06-18T09:15:00Z">
                  <w:rPr>
                    <w:rStyle w:val="Hyperlink"/>
                    <w:noProof/>
                  </w:rPr>
                </w:rPrChange>
              </w:rPr>
              <w:delText>4.1.3</w:delText>
            </w:r>
            <w:r w:rsidDel="00C91EA6">
              <w:rPr>
                <w:noProof/>
                <w:lang w:eastAsia="en-US"/>
              </w:rPr>
              <w:tab/>
            </w:r>
            <w:r w:rsidRPr="00C91EA6" w:rsidDel="00C91EA6">
              <w:rPr>
                <w:noProof/>
                <w:rPrChange w:id="239" w:author="Nuwan Jayasena" w:date="2013-06-18T09:15:00Z">
                  <w:rPr>
                    <w:rStyle w:val="Hyperlink"/>
                    <w:noProof/>
                  </w:rPr>
                </w:rPrChange>
              </w:rPr>
              <w:delText>Dispatching PIM Computations</w:delText>
            </w:r>
            <w:r w:rsidDel="00C91EA6">
              <w:rPr>
                <w:noProof/>
                <w:webHidden/>
              </w:rPr>
              <w:tab/>
              <w:delText>33</w:delText>
            </w:r>
          </w:del>
        </w:p>
        <w:p w:rsidR="003E63FE" w:rsidDel="00C91EA6" w:rsidRDefault="003E63FE">
          <w:pPr>
            <w:pStyle w:val="TOC3"/>
            <w:tabs>
              <w:tab w:val="left" w:pos="1320"/>
              <w:tab w:val="right" w:leader="dot" w:pos="9350"/>
            </w:tabs>
            <w:rPr>
              <w:del w:id="240" w:author="Nuwan Jayasena" w:date="2013-06-18T09:15:00Z"/>
              <w:noProof/>
              <w:lang w:eastAsia="en-US"/>
            </w:rPr>
          </w:pPr>
          <w:del w:id="241" w:author="Nuwan Jayasena" w:date="2013-06-18T09:15:00Z">
            <w:r w:rsidRPr="00C91EA6" w:rsidDel="00C91EA6">
              <w:rPr>
                <w:noProof/>
                <w:rPrChange w:id="242" w:author="Nuwan Jayasena" w:date="2013-06-18T09:15:00Z">
                  <w:rPr>
                    <w:rStyle w:val="Hyperlink"/>
                    <w:noProof/>
                  </w:rPr>
                </w:rPrChange>
              </w:rPr>
              <w:delText>4.1.4</w:delText>
            </w:r>
            <w:r w:rsidDel="00C91EA6">
              <w:rPr>
                <w:noProof/>
                <w:lang w:eastAsia="en-US"/>
              </w:rPr>
              <w:tab/>
            </w:r>
            <w:r w:rsidRPr="00C91EA6" w:rsidDel="00C91EA6">
              <w:rPr>
                <w:noProof/>
                <w:rPrChange w:id="243" w:author="Nuwan Jayasena" w:date="2013-06-18T09:15:00Z">
                  <w:rPr>
                    <w:rStyle w:val="Hyperlink"/>
                    <w:noProof/>
                  </w:rPr>
                </w:rPrChange>
              </w:rPr>
              <w:delText>Providing Visibility of Intended Memory Usage</w:delText>
            </w:r>
            <w:r w:rsidDel="00C91EA6">
              <w:rPr>
                <w:noProof/>
                <w:webHidden/>
              </w:rPr>
              <w:tab/>
              <w:delText>34</w:delText>
            </w:r>
          </w:del>
        </w:p>
        <w:p w:rsidR="003E63FE" w:rsidDel="00C91EA6" w:rsidRDefault="003E63FE">
          <w:pPr>
            <w:pStyle w:val="TOC2"/>
            <w:tabs>
              <w:tab w:val="left" w:pos="880"/>
              <w:tab w:val="right" w:leader="dot" w:pos="9350"/>
            </w:tabs>
            <w:rPr>
              <w:del w:id="244" w:author="Nuwan Jayasena" w:date="2013-06-18T09:15:00Z"/>
              <w:b w:val="0"/>
              <w:noProof/>
              <w:lang w:eastAsia="en-US"/>
            </w:rPr>
          </w:pPr>
          <w:del w:id="245" w:author="Nuwan Jayasena" w:date="2013-06-18T09:15:00Z">
            <w:r w:rsidRPr="00C91EA6" w:rsidDel="00C91EA6">
              <w:rPr>
                <w:noProof/>
                <w:rPrChange w:id="246" w:author="Nuwan Jayasena" w:date="2013-06-18T09:15:00Z">
                  <w:rPr>
                    <w:rStyle w:val="Hyperlink"/>
                    <w:noProof/>
                  </w:rPr>
                </w:rPrChange>
              </w:rPr>
              <w:delText>4.2</w:delText>
            </w:r>
            <w:r w:rsidDel="00C91EA6">
              <w:rPr>
                <w:b w:val="0"/>
                <w:noProof/>
                <w:lang w:eastAsia="en-US"/>
              </w:rPr>
              <w:tab/>
            </w:r>
            <w:r w:rsidRPr="00C91EA6" w:rsidDel="00C91EA6">
              <w:rPr>
                <w:noProof/>
                <w:rPrChange w:id="247" w:author="Nuwan Jayasena" w:date="2013-06-18T09:15:00Z">
                  <w:rPr>
                    <w:rStyle w:val="Hyperlink"/>
                    <w:noProof/>
                  </w:rPr>
                </w:rPrChange>
              </w:rPr>
              <w:delText>API Specification</w:delText>
            </w:r>
            <w:r w:rsidDel="00C91EA6">
              <w:rPr>
                <w:noProof/>
                <w:webHidden/>
              </w:rPr>
              <w:tab/>
              <w:delText>34</w:delText>
            </w:r>
          </w:del>
        </w:p>
        <w:p w:rsidR="003E63FE" w:rsidDel="00C91EA6" w:rsidRDefault="003E63FE">
          <w:pPr>
            <w:pStyle w:val="TOC3"/>
            <w:tabs>
              <w:tab w:val="left" w:pos="1320"/>
              <w:tab w:val="right" w:leader="dot" w:pos="9350"/>
            </w:tabs>
            <w:rPr>
              <w:del w:id="248" w:author="Nuwan Jayasena" w:date="2013-06-18T09:15:00Z"/>
              <w:noProof/>
              <w:lang w:eastAsia="en-US"/>
            </w:rPr>
          </w:pPr>
          <w:del w:id="249" w:author="Nuwan Jayasena" w:date="2013-06-18T09:15:00Z">
            <w:r w:rsidRPr="00C91EA6" w:rsidDel="00C91EA6">
              <w:rPr>
                <w:noProof/>
                <w:rPrChange w:id="250" w:author="Nuwan Jayasena" w:date="2013-06-18T09:15:00Z">
                  <w:rPr>
                    <w:rStyle w:val="Hyperlink"/>
                    <w:noProof/>
                  </w:rPr>
                </w:rPrChange>
              </w:rPr>
              <w:delText>4.2.1</w:delText>
            </w:r>
            <w:r w:rsidDel="00C91EA6">
              <w:rPr>
                <w:noProof/>
                <w:lang w:eastAsia="en-US"/>
              </w:rPr>
              <w:tab/>
            </w:r>
            <w:r w:rsidRPr="00C91EA6" w:rsidDel="00C91EA6">
              <w:rPr>
                <w:noProof/>
                <w:rPrChange w:id="251" w:author="Nuwan Jayasena" w:date="2013-06-18T09:15:00Z">
                  <w:rPr>
                    <w:rStyle w:val="Hyperlink"/>
                    <w:noProof/>
                  </w:rPr>
                </w:rPrChange>
              </w:rPr>
              <w:delText>pim_get_device_ids</w:delText>
            </w:r>
            <w:r w:rsidDel="00C91EA6">
              <w:rPr>
                <w:noProof/>
                <w:webHidden/>
              </w:rPr>
              <w:tab/>
              <w:delText>34</w:delText>
            </w:r>
          </w:del>
        </w:p>
        <w:p w:rsidR="003E63FE" w:rsidDel="00C91EA6" w:rsidRDefault="003E63FE">
          <w:pPr>
            <w:pStyle w:val="TOC3"/>
            <w:tabs>
              <w:tab w:val="left" w:pos="1320"/>
              <w:tab w:val="right" w:leader="dot" w:pos="9350"/>
            </w:tabs>
            <w:rPr>
              <w:del w:id="252" w:author="Nuwan Jayasena" w:date="2013-06-18T09:15:00Z"/>
              <w:noProof/>
              <w:lang w:eastAsia="en-US"/>
            </w:rPr>
          </w:pPr>
          <w:del w:id="253" w:author="Nuwan Jayasena" w:date="2013-06-18T09:15:00Z">
            <w:r w:rsidRPr="00C91EA6" w:rsidDel="00C91EA6">
              <w:rPr>
                <w:noProof/>
                <w:rPrChange w:id="254" w:author="Nuwan Jayasena" w:date="2013-06-18T09:15:00Z">
                  <w:rPr>
                    <w:rStyle w:val="Hyperlink"/>
                    <w:noProof/>
                  </w:rPr>
                </w:rPrChange>
              </w:rPr>
              <w:delText>4.2.2</w:delText>
            </w:r>
            <w:r w:rsidDel="00C91EA6">
              <w:rPr>
                <w:noProof/>
                <w:lang w:eastAsia="en-US"/>
              </w:rPr>
              <w:tab/>
            </w:r>
            <w:r w:rsidRPr="00C91EA6" w:rsidDel="00C91EA6">
              <w:rPr>
                <w:noProof/>
                <w:rPrChange w:id="255" w:author="Nuwan Jayasena" w:date="2013-06-18T09:15:00Z">
                  <w:rPr>
                    <w:rStyle w:val="Hyperlink"/>
                    <w:noProof/>
                  </w:rPr>
                </w:rPrChange>
              </w:rPr>
              <w:delText>pim_get_device_info</w:delText>
            </w:r>
            <w:r w:rsidDel="00C91EA6">
              <w:rPr>
                <w:noProof/>
                <w:webHidden/>
              </w:rPr>
              <w:tab/>
              <w:delText>36</w:delText>
            </w:r>
          </w:del>
        </w:p>
        <w:p w:rsidR="003E63FE" w:rsidDel="00C91EA6" w:rsidRDefault="003E63FE">
          <w:pPr>
            <w:pStyle w:val="TOC3"/>
            <w:tabs>
              <w:tab w:val="left" w:pos="1320"/>
              <w:tab w:val="right" w:leader="dot" w:pos="9350"/>
            </w:tabs>
            <w:rPr>
              <w:del w:id="256" w:author="Nuwan Jayasena" w:date="2013-06-18T09:15:00Z"/>
              <w:noProof/>
              <w:lang w:eastAsia="en-US"/>
            </w:rPr>
          </w:pPr>
          <w:del w:id="257" w:author="Nuwan Jayasena" w:date="2013-06-18T09:15:00Z">
            <w:r w:rsidRPr="00C91EA6" w:rsidDel="00C91EA6">
              <w:rPr>
                <w:noProof/>
                <w:rPrChange w:id="258" w:author="Nuwan Jayasena" w:date="2013-06-18T09:15:00Z">
                  <w:rPr>
                    <w:rStyle w:val="Hyperlink"/>
                    <w:noProof/>
                  </w:rPr>
                </w:rPrChange>
              </w:rPr>
              <w:delText>4.2.3</w:delText>
            </w:r>
            <w:r w:rsidDel="00C91EA6">
              <w:rPr>
                <w:noProof/>
                <w:lang w:eastAsia="en-US"/>
              </w:rPr>
              <w:tab/>
            </w:r>
            <w:r w:rsidRPr="00C91EA6" w:rsidDel="00C91EA6">
              <w:rPr>
                <w:noProof/>
                <w:rPrChange w:id="259" w:author="Nuwan Jayasena" w:date="2013-06-18T09:15:00Z">
                  <w:rPr>
                    <w:rStyle w:val="Hyperlink"/>
                    <w:noProof/>
                  </w:rPr>
                </w:rPrChange>
              </w:rPr>
              <w:delText>pim_malloc</w:delText>
            </w:r>
            <w:r w:rsidDel="00C91EA6">
              <w:rPr>
                <w:noProof/>
                <w:webHidden/>
              </w:rPr>
              <w:tab/>
              <w:delText>40</w:delText>
            </w:r>
          </w:del>
        </w:p>
        <w:p w:rsidR="003E63FE" w:rsidDel="00C91EA6" w:rsidRDefault="003E63FE">
          <w:pPr>
            <w:pStyle w:val="TOC3"/>
            <w:tabs>
              <w:tab w:val="left" w:pos="1320"/>
              <w:tab w:val="right" w:leader="dot" w:pos="9350"/>
            </w:tabs>
            <w:rPr>
              <w:del w:id="260" w:author="Nuwan Jayasena" w:date="2013-06-18T09:15:00Z"/>
              <w:noProof/>
              <w:lang w:eastAsia="en-US"/>
            </w:rPr>
          </w:pPr>
          <w:del w:id="261" w:author="Nuwan Jayasena" w:date="2013-06-18T09:15:00Z">
            <w:r w:rsidRPr="00C91EA6" w:rsidDel="00C91EA6">
              <w:rPr>
                <w:noProof/>
                <w:rPrChange w:id="262" w:author="Nuwan Jayasena" w:date="2013-06-18T09:15:00Z">
                  <w:rPr>
                    <w:rStyle w:val="Hyperlink"/>
                    <w:noProof/>
                  </w:rPr>
                </w:rPrChange>
              </w:rPr>
              <w:delText>4.2.4</w:delText>
            </w:r>
            <w:r w:rsidDel="00C91EA6">
              <w:rPr>
                <w:noProof/>
                <w:lang w:eastAsia="en-US"/>
              </w:rPr>
              <w:tab/>
            </w:r>
            <w:r w:rsidRPr="00C91EA6" w:rsidDel="00C91EA6">
              <w:rPr>
                <w:noProof/>
                <w:rPrChange w:id="263" w:author="Nuwan Jayasena" w:date="2013-06-18T09:15:00Z">
                  <w:rPr>
                    <w:rStyle w:val="Hyperlink"/>
                    <w:noProof/>
                  </w:rPr>
                </w:rPrChange>
              </w:rPr>
              <w:delText>pim_reloc</w:delText>
            </w:r>
            <w:r w:rsidDel="00C91EA6">
              <w:rPr>
                <w:noProof/>
                <w:webHidden/>
              </w:rPr>
              <w:tab/>
              <w:delText>42</w:delText>
            </w:r>
          </w:del>
        </w:p>
        <w:p w:rsidR="003E63FE" w:rsidDel="00C91EA6" w:rsidRDefault="003E63FE">
          <w:pPr>
            <w:pStyle w:val="TOC3"/>
            <w:tabs>
              <w:tab w:val="left" w:pos="1320"/>
              <w:tab w:val="right" w:leader="dot" w:pos="9350"/>
            </w:tabs>
            <w:rPr>
              <w:del w:id="264" w:author="Nuwan Jayasena" w:date="2013-06-18T09:15:00Z"/>
              <w:noProof/>
              <w:lang w:eastAsia="en-US"/>
            </w:rPr>
          </w:pPr>
          <w:del w:id="265" w:author="Nuwan Jayasena" w:date="2013-06-18T09:15:00Z">
            <w:r w:rsidRPr="00C91EA6" w:rsidDel="00C91EA6">
              <w:rPr>
                <w:noProof/>
                <w:rPrChange w:id="266" w:author="Nuwan Jayasena" w:date="2013-06-18T09:15:00Z">
                  <w:rPr>
                    <w:rStyle w:val="Hyperlink"/>
                    <w:noProof/>
                  </w:rPr>
                </w:rPrChange>
              </w:rPr>
              <w:delText>4.2.5</w:delText>
            </w:r>
            <w:r w:rsidDel="00C91EA6">
              <w:rPr>
                <w:noProof/>
                <w:lang w:eastAsia="en-US"/>
              </w:rPr>
              <w:tab/>
            </w:r>
            <w:r w:rsidRPr="00C91EA6" w:rsidDel="00C91EA6">
              <w:rPr>
                <w:noProof/>
                <w:rPrChange w:id="267" w:author="Nuwan Jayasena" w:date="2013-06-18T09:15:00Z">
                  <w:rPr>
                    <w:rStyle w:val="Hyperlink"/>
                    <w:noProof/>
                  </w:rPr>
                </w:rPrChange>
              </w:rPr>
              <w:delText>pim_free</w:delText>
            </w:r>
            <w:r w:rsidDel="00C91EA6">
              <w:rPr>
                <w:noProof/>
                <w:webHidden/>
              </w:rPr>
              <w:tab/>
              <w:delText>43</w:delText>
            </w:r>
          </w:del>
        </w:p>
        <w:p w:rsidR="003E63FE" w:rsidDel="00C91EA6" w:rsidRDefault="003E63FE">
          <w:pPr>
            <w:pStyle w:val="TOC3"/>
            <w:tabs>
              <w:tab w:val="left" w:pos="1320"/>
              <w:tab w:val="right" w:leader="dot" w:pos="9350"/>
            </w:tabs>
            <w:rPr>
              <w:del w:id="268" w:author="Nuwan Jayasena" w:date="2013-06-18T09:15:00Z"/>
              <w:noProof/>
              <w:lang w:eastAsia="en-US"/>
            </w:rPr>
          </w:pPr>
          <w:del w:id="269" w:author="Nuwan Jayasena" w:date="2013-06-18T09:15:00Z">
            <w:r w:rsidRPr="00C91EA6" w:rsidDel="00C91EA6">
              <w:rPr>
                <w:noProof/>
                <w:rPrChange w:id="270" w:author="Nuwan Jayasena" w:date="2013-06-18T09:15:00Z">
                  <w:rPr>
                    <w:rStyle w:val="Hyperlink"/>
                    <w:noProof/>
                  </w:rPr>
                </w:rPrChange>
              </w:rPr>
              <w:delText>4.2.6</w:delText>
            </w:r>
            <w:r w:rsidDel="00C91EA6">
              <w:rPr>
                <w:noProof/>
                <w:lang w:eastAsia="en-US"/>
              </w:rPr>
              <w:tab/>
            </w:r>
            <w:r w:rsidRPr="00C91EA6" w:rsidDel="00C91EA6">
              <w:rPr>
                <w:noProof/>
                <w:rPrChange w:id="271" w:author="Nuwan Jayasena" w:date="2013-06-18T09:15:00Z">
                  <w:rPr>
                    <w:rStyle w:val="Hyperlink"/>
                    <w:noProof/>
                  </w:rPr>
                </w:rPrChange>
              </w:rPr>
              <w:delText>pim_map</w:delText>
            </w:r>
            <w:r w:rsidDel="00C91EA6">
              <w:rPr>
                <w:noProof/>
                <w:webHidden/>
              </w:rPr>
              <w:tab/>
              <w:delText>44</w:delText>
            </w:r>
          </w:del>
        </w:p>
        <w:p w:rsidR="003E63FE" w:rsidDel="00C91EA6" w:rsidRDefault="003E63FE">
          <w:pPr>
            <w:pStyle w:val="TOC3"/>
            <w:tabs>
              <w:tab w:val="left" w:pos="1320"/>
              <w:tab w:val="right" w:leader="dot" w:pos="9350"/>
            </w:tabs>
            <w:rPr>
              <w:del w:id="272" w:author="Nuwan Jayasena" w:date="2013-06-18T09:15:00Z"/>
              <w:noProof/>
              <w:lang w:eastAsia="en-US"/>
            </w:rPr>
          </w:pPr>
          <w:del w:id="273" w:author="Nuwan Jayasena" w:date="2013-06-18T09:15:00Z">
            <w:r w:rsidRPr="00C91EA6" w:rsidDel="00C91EA6">
              <w:rPr>
                <w:noProof/>
                <w:rPrChange w:id="274" w:author="Nuwan Jayasena" w:date="2013-06-18T09:15:00Z">
                  <w:rPr>
                    <w:rStyle w:val="Hyperlink"/>
                    <w:noProof/>
                  </w:rPr>
                </w:rPrChange>
              </w:rPr>
              <w:delText>4.2.7</w:delText>
            </w:r>
            <w:r w:rsidDel="00C91EA6">
              <w:rPr>
                <w:noProof/>
                <w:lang w:eastAsia="en-US"/>
              </w:rPr>
              <w:tab/>
            </w:r>
            <w:r w:rsidRPr="00C91EA6" w:rsidDel="00C91EA6">
              <w:rPr>
                <w:noProof/>
                <w:rPrChange w:id="275" w:author="Nuwan Jayasena" w:date="2013-06-18T09:15:00Z">
                  <w:rPr>
                    <w:rStyle w:val="Hyperlink"/>
                    <w:noProof/>
                  </w:rPr>
                </w:rPrChange>
              </w:rPr>
              <w:delText>pim_unmap</w:delText>
            </w:r>
            <w:r w:rsidDel="00C91EA6">
              <w:rPr>
                <w:noProof/>
                <w:webHidden/>
              </w:rPr>
              <w:tab/>
              <w:delText>45</w:delText>
            </w:r>
          </w:del>
        </w:p>
        <w:p w:rsidR="003E63FE" w:rsidDel="00C91EA6" w:rsidRDefault="003E63FE">
          <w:pPr>
            <w:pStyle w:val="TOC3"/>
            <w:tabs>
              <w:tab w:val="left" w:pos="1320"/>
              <w:tab w:val="right" w:leader="dot" w:pos="9350"/>
            </w:tabs>
            <w:rPr>
              <w:del w:id="276" w:author="Nuwan Jayasena" w:date="2013-06-18T09:15:00Z"/>
              <w:noProof/>
              <w:lang w:eastAsia="en-US"/>
            </w:rPr>
          </w:pPr>
          <w:del w:id="277" w:author="Nuwan Jayasena" w:date="2013-06-18T09:15:00Z">
            <w:r w:rsidRPr="00C91EA6" w:rsidDel="00C91EA6">
              <w:rPr>
                <w:noProof/>
                <w:rPrChange w:id="278" w:author="Nuwan Jayasena" w:date="2013-06-18T09:15:00Z">
                  <w:rPr>
                    <w:rStyle w:val="Hyperlink"/>
                    <w:noProof/>
                  </w:rPr>
                </w:rPrChange>
              </w:rPr>
              <w:delText>4.2.8</w:delText>
            </w:r>
            <w:r w:rsidDel="00C91EA6">
              <w:rPr>
                <w:noProof/>
                <w:lang w:eastAsia="en-US"/>
              </w:rPr>
              <w:tab/>
            </w:r>
            <w:r w:rsidRPr="00C91EA6" w:rsidDel="00C91EA6">
              <w:rPr>
                <w:noProof/>
                <w:rPrChange w:id="279" w:author="Nuwan Jayasena" w:date="2013-06-18T09:15:00Z">
                  <w:rPr>
                    <w:rStyle w:val="Hyperlink"/>
                    <w:noProof/>
                  </w:rPr>
                </w:rPrChange>
              </w:rPr>
              <w:delText>pim_spawn</w:delText>
            </w:r>
            <w:r w:rsidDel="00C91EA6">
              <w:rPr>
                <w:noProof/>
                <w:webHidden/>
              </w:rPr>
              <w:tab/>
              <w:delText>46</w:delText>
            </w:r>
          </w:del>
        </w:p>
        <w:p w:rsidR="003E63FE" w:rsidDel="00C91EA6" w:rsidRDefault="003E63FE">
          <w:pPr>
            <w:pStyle w:val="TOC3"/>
            <w:tabs>
              <w:tab w:val="left" w:pos="1320"/>
              <w:tab w:val="right" w:leader="dot" w:pos="9350"/>
            </w:tabs>
            <w:rPr>
              <w:del w:id="280" w:author="Nuwan Jayasena" w:date="2013-06-18T09:15:00Z"/>
              <w:noProof/>
              <w:lang w:eastAsia="en-US"/>
            </w:rPr>
          </w:pPr>
          <w:del w:id="281" w:author="Nuwan Jayasena" w:date="2013-06-18T09:15:00Z">
            <w:r w:rsidRPr="00C91EA6" w:rsidDel="00C91EA6">
              <w:rPr>
                <w:noProof/>
                <w:rPrChange w:id="282" w:author="Nuwan Jayasena" w:date="2013-06-18T09:15:00Z">
                  <w:rPr>
                    <w:rStyle w:val="Hyperlink"/>
                    <w:noProof/>
                  </w:rPr>
                </w:rPrChange>
              </w:rPr>
              <w:delText>4.2.9</w:delText>
            </w:r>
            <w:r w:rsidDel="00C91EA6">
              <w:rPr>
                <w:noProof/>
                <w:lang w:eastAsia="en-US"/>
              </w:rPr>
              <w:tab/>
            </w:r>
            <w:r w:rsidRPr="00C91EA6" w:rsidDel="00C91EA6">
              <w:rPr>
                <w:noProof/>
                <w:rPrChange w:id="283" w:author="Nuwan Jayasena" w:date="2013-06-18T09:15:00Z">
                  <w:rPr>
                    <w:rStyle w:val="Hyperlink"/>
                    <w:noProof/>
                  </w:rPr>
                </w:rPrChange>
              </w:rPr>
              <w:delText>pim_get_id</w:delText>
            </w:r>
            <w:r w:rsidDel="00C91EA6">
              <w:rPr>
                <w:noProof/>
                <w:webHidden/>
              </w:rPr>
              <w:tab/>
              <w:delText>47</w:delText>
            </w:r>
          </w:del>
        </w:p>
        <w:p w:rsidR="003E63FE" w:rsidDel="00C91EA6" w:rsidRDefault="003E63FE">
          <w:pPr>
            <w:pStyle w:val="TOC2"/>
            <w:tabs>
              <w:tab w:val="left" w:pos="880"/>
              <w:tab w:val="right" w:leader="dot" w:pos="9350"/>
            </w:tabs>
            <w:rPr>
              <w:del w:id="284" w:author="Nuwan Jayasena" w:date="2013-06-18T09:15:00Z"/>
              <w:b w:val="0"/>
              <w:noProof/>
              <w:lang w:eastAsia="en-US"/>
            </w:rPr>
          </w:pPr>
          <w:del w:id="285" w:author="Nuwan Jayasena" w:date="2013-06-18T09:15:00Z">
            <w:r w:rsidRPr="00C91EA6" w:rsidDel="00C91EA6">
              <w:rPr>
                <w:noProof/>
                <w:rPrChange w:id="286" w:author="Nuwan Jayasena" w:date="2013-06-18T09:15:00Z">
                  <w:rPr>
                    <w:rStyle w:val="Hyperlink"/>
                    <w:noProof/>
                  </w:rPr>
                </w:rPrChange>
              </w:rPr>
              <w:delText>4.3</w:delText>
            </w:r>
            <w:r w:rsidDel="00C91EA6">
              <w:rPr>
                <w:b w:val="0"/>
                <w:noProof/>
                <w:lang w:eastAsia="en-US"/>
              </w:rPr>
              <w:tab/>
            </w:r>
            <w:r w:rsidRPr="00C91EA6" w:rsidDel="00C91EA6">
              <w:rPr>
                <w:noProof/>
                <w:rPrChange w:id="287" w:author="Nuwan Jayasena" w:date="2013-06-18T09:15:00Z">
                  <w:rPr>
                    <w:rStyle w:val="Hyperlink"/>
                    <w:noProof/>
                  </w:rPr>
                </w:rPrChange>
              </w:rPr>
              <w:delText>Execution Model and Synchronization</w:delText>
            </w:r>
            <w:r w:rsidDel="00C91EA6">
              <w:rPr>
                <w:noProof/>
                <w:webHidden/>
              </w:rPr>
              <w:tab/>
              <w:delText>48</w:delText>
            </w:r>
          </w:del>
        </w:p>
        <w:p w:rsidR="003E63FE" w:rsidDel="00C91EA6" w:rsidRDefault="003E63FE">
          <w:pPr>
            <w:pStyle w:val="TOC2"/>
            <w:tabs>
              <w:tab w:val="left" w:pos="880"/>
              <w:tab w:val="right" w:leader="dot" w:pos="9350"/>
            </w:tabs>
            <w:rPr>
              <w:del w:id="288" w:author="Nuwan Jayasena" w:date="2013-06-18T09:15:00Z"/>
              <w:b w:val="0"/>
              <w:noProof/>
              <w:lang w:eastAsia="en-US"/>
            </w:rPr>
          </w:pPr>
          <w:del w:id="289" w:author="Nuwan Jayasena" w:date="2013-06-18T09:15:00Z">
            <w:r w:rsidRPr="00C91EA6" w:rsidDel="00C91EA6">
              <w:rPr>
                <w:noProof/>
                <w:rPrChange w:id="290" w:author="Nuwan Jayasena" w:date="2013-06-18T09:15:00Z">
                  <w:rPr>
                    <w:rStyle w:val="Hyperlink"/>
                    <w:noProof/>
                  </w:rPr>
                </w:rPrChange>
              </w:rPr>
              <w:delText>4.4</w:delText>
            </w:r>
            <w:r w:rsidDel="00C91EA6">
              <w:rPr>
                <w:b w:val="0"/>
                <w:noProof/>
                <w:lang w:eastAsia="en-US"/>
              </w:rPr>
              <w:tab/>
            </w:r>
            <w:r w:rsidRPr="00C91EA6" w:rsidDel="00C91EA6">
              <w:rPr>
                <w:noProof/>
                <w:rPrChange w:id="291" w:author="Nuwan Jayasena" w:date="2013-06-18T09:15:00Z">
                  <w:rPr>
                    <w:rStyle w:val="Hyperlink"/>
                    <w:noProof/>
                  </w:rPr>
                </w:rPrChange>
              </w:rPr>
              <w:delText>Platform-Specific Semantics</w:delText>
            </w:r>
            <w:r w:rsidDel="00C91EA6">
              <w:rPr>
                <w:noProof/>
                <w:webHidden/>
              </w:rPr>
              <w:tab/>
              <w:delText>49</w:delText>
            </w:r>
          </w:del>
        </w:p>
        <w:p w:rsidR="003E63FE" w:rsidDel="00C91EA6" w:rsidRDefault="003E63FE">
          <w:pPr>
            <w:pStyle w:val="TOC3"/>
            <w:tabs>
              <w:tab w:val="left" w:pos="1320"/>
              <w:tab w:val="right" w:leader="dot" w:pos="9350"/>
            </w:tabs>
            <w:rPr>
              <w:del w:id="292" w:author="Nuwan Jayasena" w:date="2013-06-18T09:15:00Z"/>
              <w:noProof/>
              <w:lang w:eastAsia="en-US"/>
            </w:rPr>
          </w:pPr>
          <w:del w:id="293" w:author="Nuwan Jayasena" w:date="2013-06-18T09:15:00Z">
            <w:r w:rsidRPr="00C91EA6" w:rsidDel="00C91EA6">
              <w:rPr>
                <w:noProof/>
                <w:rPrChange w:id="294" w:author="Nuwan Jayasena" w:date="2013-06-18T09:15:00Z">
                  <w:rPr>
                    <w:rStyle w:val="Hyperlink"/>
                    <w:noProof/>
                  </w:rPr>
                </w:rPrChange>
              </w:rPr>
              <w:delText>4.4.1</w:delText>
            </w:r>
            <w:r w:rsidDel="00C91EA6">
              <w:rPr>
                <w:noProof/>
                <w:lang w:eastAsia="en-US"/>
              </w:rPr>
              <w:tab/>
            </w:r>
            <w:r w:rsidRPr="00C91EA6" w:rsidDel="00C91EA6">
              <w:rPr>
                <w:noProof/>
                <w:rPrChange w:id="295" w:author="Nuwan Jayasena" w:date="2013-06-18T09:15:00Z">
                  <w:rPr>
                    <w:rStyle w:val="Hyperlink"/>
                    <w:noProof/>
                  </w:rPr>
                </w:rPrChange>
              </w:rPr>
              <w:delText>POSIX Threads</w:delText>
            </w:r>
            <w:r w:rsidDel="00C91EA6">
              <w:rPr>
                <w:noProof/>
                <w:webHidden/>
              </w:rPr>
              <w:tab/>
              <w:delText>49</w:delText>
            </w:r>
          </w:del>
        </w:p>
        <w:p w:rsidR="003E63FE" w:rsidDel="00C91EA6" w:rsidRDefault="003E63FE">
          <w:pPr>
            <w:pStyle w:val="TOC3"/>
            <w:tabs>
              <w:tab w:val="left" w:pos="1320"/>
              <w:tab w:val="right" w:leader="dot" w:pos="9350"/>
            </w:tabs>
            <w:rPr>
              <w:del w:id="296" w:author="Nuwan Jayasena" w:date="2013-06-18T09:15:00Z"/>
              <w:noProof/>
              <w:lang w:eastAsia="en-US"/>
            </w:rPr>
          </w:pPr>
          <w:del w:id="297" w:author="Nuwan Jayasena" w:date="2013-06-18T09:15:00Z">
            <w:r w:rsidRPr="00C91EA6" w:rsidDel="00C91EA6">
              <w:rPr>
                <w:noProof/>
                <w:rPrChange w:id="298" w:author="Nuwan Jayasena" w:date="2013-06-18T09:15:00Z">
                  <w:rPr>
                    <w:rStyle w:val="Hyperlink"/>
                    <w:noProof/>
                  </w:rPr>
                </w:rPrChange>
              </w:rPr>
              <w:delText>4.4.2</w:delText>
            </w:r>
            <w:r w:rsidDel="00C91EA6">
              <w:rPr>
                <w:noProof/>
                <w:lang w:eastAsia="en-US"/>
              </w:rPr>
              <w:tab/>
            </w:r>
            <w:r w:rsidRPr="00C91EA6" w:rsidDel="00C91EA6">
              <w:rPr>
                <w:noProof/>
                <w:rPrChange w:id="299" w:author="Nuwan Jayasena" w:date="2013-06-18T09:15:00Z">
                  <w:rPr>
                    <w:rStyle w:val="Hyperlink"/>
                    <w:noProof/>
                  </w:rPr>
                </w:rPrChange>
              </w:rPr>
              <w:delText>OpenCL</w:delText>
            </w:r>
            <w:r w:rsidDel="00C91EA6">
              <w:rPr>
                <w:noProof/>
                <w:webHidden/>
              </w:rPr>
              <w:tab/>
              <w:delText>50</w:delText>
            </w:r>
          </w:del>
        </w:p>
        <w:p w:rsidR="003E63FE" w:rsidDel="00C91EA6" w:rsidRDefault="003E63FE">
          <w:pPr>
            <w:pStyle w:val="TOC1"/>
            <w:tabs>
              <w:tab w:val="left" w:pos="480"/>
              <w:tab w:val="right" w:leader="dot" w:pos="9350"/>
            </w:tabs>
            <w:rPr>
              <w:del w:id="300" w:author="Nuwan Jayasena" w:date="2013-06-18T09:15:00Z"/>
              <w:b w:val="0"/>
              <w:noProof/>
              <w:sz w:val="22"/>
              <w:szCs w:val="22"/>
              <w:lang w:eastAsia="en-US"/>
            </w:rPr>
          </w:pPr>
          <w:del w:id="301" w:author="Nuwan Jayasena" w:date="2013-06-18T09:15:00Z">
            <w:r w:rsidRPr="00C91EA6" w:rsidDel="00C91EA6">
              <w:rPr>
                <w:noProof/>
                <w:rPrChange w:id="302" w:author="Nuwan Jayasena" w:date="2013-06-18T09:15:00Z">
                  <w:rPr>
                    <w:rStyle w:val="Hyperlink"/>
                    <w:noProof/>
                  </w:rPr>
                </w:rPrChange>
              </w:rPr>
              <w:delText>5</w:delText>
            </w:r>
            <w:r w:rsidDel="00C91EA6">
              <w:rPr>
                <w:b w:val="0"/>
                <w:noProof/>
                <w:sz w:val="22"/>
                <w:szCs w:val="22"/>
                <w:lang w:eastAsia="en-US"/>
              </w:rPr>
              <w:tab/>
            </w:r>
            <w:r w:rsidRPr="00C91EA6" w:rsidDel="00C91EA6">
              <w:rPr>
                <w:noProof/>
                <w:rPrChange w:id="303" w:author="Nuwan Jayasena" w:date="2013-06-18T09:15:00Z">
                  <w:rPr>
                    <w:rStyle w:val="Hyperlink"/>
                    <w:noProof/>
                  </w:rPr>
                </w:rPrChange>
              </w:rPr>
              <w:delText>System Integration</w:delText>
            </w:r>
            <w:r w:rsidDel="00C91EA6">
              <w:rPr>
                <w:noProof/>
                <w:webHidden/>
              </w:rPr>
              <w:tab/>
              <w:delText>53</w:delText>
            </w:r>
          </w:del>
        </w:p>
        <w:p w:rsidR="003E63FE" w:rsidDel="00C91EA6" w:rsidRDefault="003E63FE">
          <w:pPr>
            <w:pStyle w:val="TOC2"/>
            <w:tabs>
              <w:tab w:val="left" w:pos="880"/>
              <w:tab w:val="right" w:leader="dot" w:pos="9350"/>
            </w:tabs>
            <w:rPr>
              <w:del w:id="304" w:author="Nuwan Jayasena" w:date="2013-06-18T09:15:00Z"/>
              <w:b w:val="0"/>
              <w:noProof/>
              <w:lang w:eastAsia="en-US"/>
            </w:rPr>
          </w:pPr>
          <w:del w:id="305" w:author="Nuwan Jayasena" w:date="2013-06-18T09:15:00Z">
            <w:r w:rsidRPr="00C91EA6" w:rsidDel="00C91EA6">
              <w:rPr>
                <w:rFonts w:eastAsia="Times New Roman"/>
                <w:noProof/>
                <w:rPrChange w:id="306" w:author="Nuwan Jayasena" w:date="2013-06-18T09:15:00Z">
                  <w:rPr>
                    <w:rStyle w:val="Hyperlink"/>
                    <w:rFonts w:eastAsia="Times New Roman"/>
                    <w:noProof/>
                  </w:rPr>
                </w:rPrChange>
              </w:rPr>
              <w:delText>5.1</w:delText>
            </w:r>
            <w:r w:rsidDel="00C91EA6">
              <w:rPr>
                <w:b w:val="0"/>
                <w:noProof/>
                <w:lang w:eastAsia="en-US"/>
              </w:rPr>
              <w:tab/>
            </w:r>
            <w:r w:rsidRPr="00C91EA6" w:rsidDel="00C91EA6">
              <w:rPr>
                <w:rFonts w:eastAsia="Times New Roman"/>
                <w:noProof/>
                <w:rPrChange w:id="307" w:author="Nuwan Jayasena" w:date="2013-06-18T09:15:00Z">
                  <w:rPr>
                    <w:rStyle w:val="Hyperlink"/>
                    <w:rFonts w:eastAsia="Times New Roman"/>
                    <w:noProof/>
                  </w:rPr>
                </w:rPrChange>
              </w:rPr>
              <w:delText>System Software Considerations</w:delText>
            </w:r>
            <w:r w:rsidDel="00C91EA6">
              <w:rPr>
                <w:noProof/>
                <w:webHidden/>
              </w:rPr>
              <w:tab/>
              <w:delText>53</w:delText>
            </w:r>
          </w:del>
        </w:p>
        <w:p w:rsidR="003E63FE" w:rsidDel="00C91EA6" w:rsidRDefault="003E63FE">
          <w:pPr>
            <w:pStyle w:val="TOC2"/>
            <w:tabs>
              <w:tab w:val="left" w:pos="880"/>
              <w:tab w:val="right" w:leader="dot" w:pos="9350"/>
            </w:tabs>
            <w:rPr>
              <w:del w:id="308" w:author="Nuwan Jayasena" w:date="2013-06-18T09:15:00Z"/>
              <w:b w:val="0"/>
              <w:noProof/>
              <w:lang w:eastAsia="en-US"/>
            </w:rPr>
          </w:pPr>
          <w:del w:id="309" w:author="Nuwan Jayasena" w:date="2013-06-18T09:15:00Z">
            <w:r w:rsidRPr="00C91EA6" w:rsidDel="00C91EA6">
              <w:rPr>
                <w:rFonts w:eastAsia="Times New Roman"/>
                <w:noProof/>
                <w:rPrChange w:id="310" w:author="Nuwan Jayasena" w:date="2013-06-18T09:15:00Z">
                  <w:rPr>
                    <w:rStyle w:val="Hyperlink"/>
                    <w:rFonts w:eastAsia="Times New Roman"/>
                    <w:noProof/>
                  </w:rPr>
                </w:rPrChange>
              </w:rPr>
              <w:delText>5.2</w:delText>
            </w:r>
            <w:r w:rsidDel="00C91EA6">
              <w:rPr>
                <w:b w:val="0"/>
                <w:noProof/>
                <w:lang w:eastAsia="en-US"/>
              </w:rPr>
              <w:tab/>
            </w:r>
            <w:r w:rsidRPr="00C91EA6" w:rsidDel="00C91EA6">
              <w:rPr>
                <w:rFonts w:eastAsia="Times New Roman"/>
                <w:noProof/>
                <w:rPrChange w:id="311" w:author="Nuwan Jayasena" w:date="2013-06-18T09:15:00Z">
                  <w:rPr>
                    <w:rStyle w:val="Hyperlink"/>
                    <w:rFonts w:eastAsia="Times New Roman"/>
                    <w:noProof/>
                  </w:rPr>
                </w:rPrChange>
              </w:rPr>
              <w:delText>RAS, Checkpoint Restart and Debug</w:delText>
            </w:r>
            <w:r w:rsidDel="00C91EA6">
              <w:rPr>
                <w:noProof/>
                <w:webHidden/>
              </w:rPr>
              <w:tab/>
              <w:delText>55</w:delText>
            </w:r>
          </w:del>
        </w:p>
        <w:p w:rsidR="003E63FE" w:rsidDel="00C91EA6" w:rsidRDefault="003E63FE">
          <w:pPr>
            <w:pStyle w:val="TOC2"/>
            <w:tabs>
              <w:tab w:val="left" w:pos="880"/>
              <w:tab w:val="right" w:leader="dot" w:pos="9350"/>
            </w:tabs>
            <w:rPr>
              <w:del w:id="312" w:author="Nuwan Jayasena" w:date="2013-06-18T09:15:00Z"/>
              <w:b w:val="0"/>
              <w:noProof/>
              <w:lang w:eastAsia="en-US"/>
            </w:rPr>
          </w:pPr>
          <w:del w:id="313" w:author="Nuwan Jayasena" w:date="2013-06-18T09:15:00Z">
            <w:r w:rsidRPr="00C91EA6" w:rsidDel="00C91EA6">
              <w:rPr>
                <w:rFonts w:eastAsia="Times New Roman"/>
                <w:noProof/>
                <w:rPrChange w:id="314" w:author="Nuwan Jayasena" w:date="2013-06-18T09:15:00Z">
                  <w:rPr>
                    <w:rStyle w:val="Hyperlink"/>
                    <w:rFonts w:eastAsia="Times New Roman"/>
                    <w:noProof/>
                  </w:rPr>
                </w:rPrChange>
              </w:rPr>
              <w:delText>5.3</w:delText>
            </w:r>
            <w:r w:rsidDel="00C91EA6">
              <w:rPr>
                <w:b w:val="0"/>
                <w:noProof/>
                <w:lang w:eastAsia="en-US"/>
              </w:rPr>
              <w:tab/>
            </w:r>
            <w:r w:rsidRPr="00C91EA6" w:rsidDel="00C91EA6">
              <w:rPr>
                <w:rFonts w:eastAsia="Times New Roman"/>
                <w:noProof/>
                <w:rPrChange w:id="315" w:author="Nuwan Jayasena" w:date="2013-06-18T09:15:00Z">
                  <w:rPr>
                    <w:rStyle w:val="Hyperlink"/>
                    <w:rFonts w:eastAsia="Times New Roman"/>
                    <w:noProof/>
                  </w:rPr>
                </w:rPrChange>
              </w:rPr>
              <w:delText>System Management</w:delText>
            </w:r>
            <w:r w:rsidDel="00C91EA6">
              <w:rPr>
                <w:noProof/>
                <w:webHidden/>
              </w:rPr>
              <w:tab/>
              <w:delText>56</w:delText>
            </w:r>
          </w:del>
        </w:p>
        <w:p w:rsidR="003E63FE" w:rsidDel="00C91EA6" w:rsidRDefault="003E63FE">
          <w:pPr>
            <w:pStyle w:val="TOC2"/>
            <w:tabs>
              <w:tab w:val="left" w:pos="880"/>
              <w:tab w:val="right" w:leader="dot" w:pos="9350"/>
            </w:tabs>
            <w:rPr>
              <w:del w:id="316" w:author="Nuwan Jayasena" w:date="2013-06-18T09:15:00Z"/>
              <w:b w:val="0"/>
              <w:noProof/>
              <w:lang w:eastAsia="en-US"/>
            </w:rPr>
          </w:pPr>
          <w:del w:id="317" w:author="Nuwan Jayasena" w:date="2013-06-18T09:15:00Z">
            <w:r w:rsidRPr="00C91EA6" w:rsidDel="00C91EA6">
              <w:rPr>
                <w:noProof/>
                <w:rPrChange w:id="318" w:author="Nuwan Jayasena" w:date="2013-06-18T09:15:00Z">
                  <w:rPr>
                    <w:rStyle w:val="Hyperlink"/>
                    <w:noProof/>
                  </w:rPr>
                </w:rPrChange>
              </w:rPr>
              <w:delText>5.4</w:delText>
            </w:r>
            <w:r w:rsidDel="00C91EA6">
              <w:rPr>
                <w:b w:val="0"/>
                <w:noProof/>
                <w:lang w:eastAsia="en-US"/>
              </w:rPr>
              <w:tab/>
            </w:r>
            <w:r w:rsidRPr="00C91EA6" w:rsidDel="00C91EA6">
              <w:rPr>
                <w:noProof/>
                <w:rPrChange w:id="319" w:author="Nuwan Jayasena" w:date="2013-06-18T09:15:00Z">
                  <w:rPr>
                    <w:rStyle w:val="Hyperlink"/>
                    <w:noProof/>
                  </w:rPr>
                </w:rPrChange>
              </w:rPr>
              <w:delText>Instrumentation</w:delText>
            </w:r>
            <w:r w:rsidDel="00C91EA6">
              <w:rPr>
                <w:noProof/>
                <w:webHidden/>
              </w:rPr>
              <w:tab/>
              <w:delText>57</w:delText>
            </w:r>
          </w:del>
        </w:p>
        <w:p w:rsidR="003E63FE" w:rsidDel="00C91EA6" w:rsidRDefault="003E63FE">
          <w:pPr>
            <w:pStyle w:val="TOC1"/>
            <w:tabs>
              <w:tab w:val="left" w:pos="480"/>
              <w:tab w:val="right" w:leader="dot" w:pos="9350"/>
            </w:tabs>
            <w:rPr>
              <w:del w:id="320" w:author="Nuwan Jayasena" w:date="2013-06-18T09:15:00Z"/>
              <w:b w:val="0"/>
              <w:noProof/>
              <w:sz w:val="22"/>
              <w:szCs w:val="22"/>
              <w:lang w:eastAsia="en-US"/>
            </w:rPr>
          </w:pPr>
          <w:del w:id="321" w:author="Nuwan Jayasena" w:date="2013-06-18T09:15:00Z">
            <w:r w:rsidRPr="00C91EA6" w:rsidDel="00C91EA6">
              <w:rPr>
                <w:noProof/>
                <w:rPrChange w:id="322" w:author="Nuwan Jayasena" w:date="2013-06-18T09:15:00Z">
                  <w:rPr>
                    <w:rStyle w:val="Hyperlink"/>
                    <w:noProof/>
                  </w:rPr>
                </w:rPrChange>
              </w:rPr>
              <w:delText>6</w:delText>
            </w:r>
            <w:r w:rsidDel="00C91EA6">
              <w:rPr>
                <w:b w:val="0"/>
                <w:noProof/>
                <w:sz w:val="22"/>
                <w:szCs w:val="22"/>
                <w:lang w:eastAsia="en-US"/>
              </w:rPr>
              <w:tab/>
            </w:r>
            <w:r w:rsidRPr="00C91EA6" w:rsidDel="00C91EA6">
              <w:rPr>
                <w:noProof/>
                <w:rPrChange w:id="323" w:author="Nuwan Jayasena" w:date="2013-06-18T09:15:00Z">
                  <w:rPr>
                    <w:rStyle w:val="Hyperlink"/>
                    <w:noProof/>
                  </w:rPr>
                </w:rPrChange>
              </w:rPr>
              <w:delText>A Potential Path for PIM Adoption</w:delText>
            </w:r>
            <w:r w:rsidDel="00C91EA6">
              <w:rPr>
                <w:noProof/>
                <w:webHidden/>
              </w:rPr>
              <w:tab/>
              <w:delText>58</w:delText>
            </w:r>
          </w:del>
        </w:p>
        <w:p w:rsidR="003E63FE" w:rsidDel="00C91EA6" w:rsidRDefault="003E63FE">
          <w:pPr>
            <w:pStyle w:val="TOC1"/>
            <w:tabs>
              <w:tab w:val="left" w:pos="480"/>
              <w:tab w:val="right" w:leader="dot" w:pos="9350"/>
            </w:tabs>
            <w:rPr>
              <w:del w:id="324" w:author="Nuwan Jayasena" w:date="2013-06-18T09:15:00Z"/>
              <w:b w:val="0"/>
              <w:noProof/>
              <w:sz w:val="22"/>
              <w:szCs w:val="22"/>
              <w:lang w:eastAsia="en-US"/>
            </w:rPr>
          </w:pPr>
          <w:del w:id="325" w:author="Nuwan Jayasena" w:date="2013-06-18T09:15:00Z">
            <w:r w:rsidRPr="00C91EA6" w:rsidDel="00C91EA6">
              <w:rPr>
                <w:noProof/>
                <w:rPrChange w:id="326" w:author="Nuwan Jayasena" w:date="2013-06-18T09:15:00Z">
                  <w:rPr>
                    <w:rStyle w:val="Hyperlink"/>
                    <w:noProof/>
                  </w:rPr>
                </w:rPrChange>
              </w:rPr>
              <w:delText>7</w:delText>
            </w:r>
            <w:r w:rsidDel="00C91EA6">
              <w:rPr>
                <w:b w:val="0"/>
                <w:noProof/>
                <w:sz w:val="22"/>
                <w:szCs w:val="22"/>
                <w:lang w:eastAsia="en-US"/>
              </w:rPr>
              <w:tab/>
            </w:r>
            <w:r w:rsidRPr="00C91EA6" w:rsidDel="00C91EA6">
              <w:rPr>
                <w:noProof/>
                <w:rPrChange w:id="327" w:author="Nuwan Jayasena" w:date="2013-06-18T09:15:00Z">
                  <w:rPr>
                    <w:rStyle w:val="Hyperlink"/>
                    <w:noProof/>
                  </w:rPr>
                </w:rPrChange>
              </w:rPr>
              <w:delText>Case Studies</w:delText>
            </w:r>
            <w:r w:rsidDel="00C91EA6">
              <w:rPr>
                <w:noProof/>
                <w:webHidden/>
              </w:rPr>
              <w:tab/>
              <w:delText>62</w:delText>
            </w:r>
          </w:del>
        </w:p>
        <w:p w:rsidR="003E63FE" w:rsidDel="00C91EA6" w:rsidRDefault="003E63FE">
          <w:pPr>
            <w:pStyle w:val="TOC2"/>
            <w:tabs>
              <w:tab w:val="left" w:pos="880"/>
              <w:tab w:val="right" w:leader="dot" w:pos="9350"/>
            </w:tabs>
            <w:rPr>
              <w:del w:id="328" w:author="Nuwan Jayasena" w:date="2013-06-18T09:15:00Z"/>
              <w:b w:val="0"/>
              <w:noProof/>
              <w:lang w:eastAsia="en-US"/>
            </w:rPr>
          </w:pPr>
          <w:del w:id="329" w:author="Nuwan Jayasena" w:date="2013-06-18T09:15:00Z">
            <w:r w:rsidRPr="00C91EA6" w:rsidDel="00C91EA6">
              <w:rPr>
                <w:noProof/>
                <w:rPrChange w:id="330" w:author="Nuwan Jayasena" w:date="2013-06-18T09:15:00Z">
                  <w:rPr>
                    <w:rStyle w:val="Hyperlink"/>
                    <w:noProof/>
                  </w:rPr>
                </w:rPrChange>
              </w:rPr>
              <w:delText>7.1</w:delText>
            </w:r>
            <w:r w:rsidDel="00C91EA6">
              <w:rPr>
                <w:b w:val="0"/>
                <w:noProof/>
                <w:lang w:eastAsia="en-US"/>
              </w:rPr>
              <w:tab/>
            </w:r>
            <w:r w:rsidRPr="00C91EA6" w:rsidDel="00C91EA6">
              <w:rPr>
                <w:noProof/>
                <w:rPrChange w:id="331" w:author="Nuwan Jayasena" w:date="2013-06-18T09:15:00Z">
                  <w:rPr>
                    <w:rStyle w:val="Hyperlink"/>
                    <w:noProof/>
                  </w:rPr>
                </w:rPrChange>
              </w:rPr>
              <w:delText>Simple Tests</w:delText>
            </w:r>
            <w:r w:rsidDel="00C91EA6">
              <w:rPr>
                <w:noProof/>
                <w:webHidden/>
              </w:rPr>
              <w:tab/>
              <w:delText>62</w:delText>
            </w:r>
          </w:del>
        </w:p>
        <w:p w:rsidR="003E63FE" w:rsidDel="00C91EA6" w:rsidRDefault="003E63FE">
          <w:pPr>
            <w:pStyle w:val="TOC2"/>
            <w:tabs>
              <w:tab w:val="left" w:pos="880"/>
              <w:tab w:val="right" w:leader="dot" w:pos="9350"/>
            </w:tabs>
            <w:rPr>
              <w:del w:id="332" w:author="Nuwan Jayasena" w:date="2013-06-18T09:15:00Z"/>
              <w:b w:val="0"/>
              <w:noProof/>
              <w:lang w:eastAsia="en-US"/>
            </w:rPr>
          </w:pPr>
          <w:del w:id="333" w:author="Nuwan Jayasena" w:date="2013-06-18T09:15:00Z">
            <w:r w:rsidRPr="00C91EA6" w:rsidDel="00C91EA6">
              <w:rPr>
                <w:noProof/>
                <w:rPrChange w:id="334" w:author="Nuwan Jayasena" w:date="2013-06-18T09:15:00Z">
                  <w:rPr>
                    <w:rStyle w:val="Hyperlink"/>
                    <w:noProof/>
                  </w:rPr>
                </w:rPrChange>
              </w:rPr>
              <w:delText>7.2</w:delText>
            </w:r>
            <w:r w:rsidDel="00C91EA6">
              <w:rPr>
                <w:b w:val="0"/>
                <w:noProof/>
                <w:lang w:eastAsia="en-US"/>
              </w:rPr>
              <w:tab/>
            </w:r>
            <w:r w:rsidRPr="00C91EA6" w:rsidDel="00C91EA6">
              <w:rPr>
                <w:noProof/>
                <w:rPrChange w:id="335" w:author="Nuwan Jayasena" w:date="2013-06-18T09:15:00Z">
                  <w:rPr>
                    <w:rStyle w:val="Hyperlink"/>
                    <w:noProof/>
                  </w:rPr>
                </w:rPrChange>
              </w:rPr>
              <w:delText>MiniFE</w:delText>
            </w:r>
            <w:r w:rsidDel="00C91EA6">
              <w:rPr>
                <w:noProof/>
                <w:webHidden/>
              </w:rPr>
              <w:tab/>
              <w:delText>63</w:delText>
            </w:r>
          </w:del>
        </w:p>
        <w:p w:rsidR="003E63FE" w:rsidDel="00C91EA6" w:rsidRDefault="003E63FE">
          <w:pPr>
            <w:pStyle w:val="TOC3"/>
            <w:tabs>
              <w:tab w:val="left" w:pos="1320"/>
              <w:tab w:val="right" w:leader="dot" w:pos="9350"/>
            </w:tabs>
            <w:rPr>
              <w:del w:id="336" w:author="Nuwan Jayasena" w:date="2013-06-18T09:15:00Z"/>
              <w:noProof/>
              <w:lang w:eastAsia="en-US"/>
            </w:rPr>
          </w:pPr>
          <w:del w:id="337" w:author="Nuwan Jayasena" w:date="2013-06-18T09:15:00Z">
            <w:r w:rsidRPr="00C91EA6" w:rsidDel="00C91EA6">
              <w:rPr>
                <w:noProof/>
                <w:rPrChange w:id="338" w:author="Nuwan Jayasena" w:date="2013-06-18T09:15:00Z">
                  <w:rPr>
                    <w:rStyle w:val="Hyperlink"/>
                    <w:noProof/>
                  </w:rPr>
                </w:rPrChange>
              </w:rPr>
              <w:delText>7.2.1</w:delText>
            </w:r>
            <w:r w:rsidDel="00C91EA6">
              <w:rPr>
                <w:noProof/>
                <w:lang w:eastAsia="en-US"/>
              </w:rPr>
              <w:tab/>
            </w:r>
            <w:r w:rsidRPr="00C91EA6" w:rsidDel="00C91EA6">
              <w:rPr>
                <w:noProof/>
                <w:rPrChange w:id="339" w:author="Nuwan Jayasena" w:date="2013-06-18T09:15:00Z">
                  <w:rPr>
                    <w:rStyle w:val="Hyperlink"/>
                    <w:noProof/>
                  </w:rPr>
                </w:rPrChange>
              </w:rPr>
              <w:delText>Kernels</w:delText>
            </w:r>
            <w:r w:rsidDel="00C91EA6">
              <w:rPr>
                <w:noProof/>
                <w:webHidden/>
              </w:rPr>
              <w:tab/>
              <w:delText>64</w:delText>
            </w:r>
          </w:del>
        </w:p>
        <w:p w:rsidR="003E63FE" w:rsidDel="00C91EA6" w:rsidRDefault="003E63FE">
          <w:pPr>
            <w:pStyle w:val="TOC3"/>
            <w:tabs>
              <w:tab w:val="left" w:pos="1320"/>
              <w:tab w:val="right" w:leader="dot" w:pos="9350"/>
            </w:tabs>
            <w:rPr>
              <w:del w:id="340" w:author="Nuwan Jayasena" w:date="2013-06-18T09:15:00Z"/>
              <w:noProof/>
              <w:lang w:eastAsia="en-US"/>
            </w:rPr>
          </w:pPr>
          <w:del w:id="341" w:author="Nuwan Jayasena" w:date="2013-06-18T09:15:00Z">
            <w:r w:rsidRPr="00C91EA6" w:rsidDel="00C91EA6">
              <w:rPr>
                <w:noProof/>
                <w:rPrChange w:id="342" w:author="Nuwan Jayasena" w:date="2013-06-18T09:15:00Z">
                  <w:rPr>
                    <w:rStyle w:val="Hyperlink"/>
                    <w:noProof/>
                  </w:rPr>
                </w:rPrChange>
              </w:rPr>
              <w:delText>7.2.2</w:delText>
            </w:r>
            <w:r w:rsidDel="00C91EA6">
              <w:rPr>
                <w:noProof/>
                <w:lang w:eastAsia="en-US"/>
              </w:rPr>
              <w:tab/>
            </w:r>
            <w:r w:rsidRPr="00C91EA6" w:rsidDel="00C91EA6">
              <w:rPr>
                <w:noProof/>
                <w:rPrChange w:id="343" w:author="Nuwan Jayasena" w:date="2013-06-18T09:15:00Z">
                  <w:rPr>
                    <w:rStyle w:val="Hyperlink"/>
                    <w:noProof/>
                  </w:rPr>
                </w:rPrChange>
              </w:rPr>
              <w:delText>Porting to PIM</w:delText>
            </w:r>
            <w:r w:rsidDel="00C91EA6">
              <w:rPr>
                <w:noProof/>
                <w:webHidden/>
              </w:rPr>
              <w:tab/>
              <w:delText>64</w:delText>
            </w:r>
          </w:del>
        </w:p>
        <w:p w:rsidR="003E63FE" w:rsidDel="00C91EA6" w:rsidRDefault="003E63FE">
          <w:pPr>
            <w:pStyle w:val="TOC3"/>
            <w:tabs>
              <w:tab w:val="left" w:pos="1320"/>
              <w:tab w:val="right" w:leader="dot" w:pos="9350"/>
            </w:tabs>
            <w:rPr>
              <w:del w:id="344" w:author="Nuwan Jayasena" w:date="2013-06-18T09:15:00Z"/>
              <w:noProof/>
              <w:lang w:eastAsia="en-US"/>
            </w:rPr>
          </w:pPr>
          <w:del w:id="345" w:author="Nuwan Jayasena" w:date="2013-06-18T09:15:00Z">
            <w:r w:rsidRPr="00C91EA6" w:rsidDel="00C91EA6">
              <w:rPr>
                <w:noProof/>
                <w:rPrChange w:id="346" w:author="Nuwan Jayasena" w:date="2013-06-18T09:15:00Z">
                  <w:rPr>
                    <w:rStyle w:val="Hyperlink"/>
                    <w:noProof/>
                  </w:rPr>
                </w:rPrChange>
              </w:rPr>
              <w:delText>7.2.3</w:delText>
            </w:r>
            <w:r w:rsidDel="00C91EA6">
              <w:rPr>
                <w:noProof/>
                <w:lang w:eastAsia="en-US"/>
              </w:rPr>
              <w:tab/>
            </w:r>
            <w:r w:rsidRPr="00C91EA6" w:rsidDel="00C91EA6">
              <w:rPr>
                <w:noProof/>
                <w:rPrChange w:id="347" w:author="Nuwan Jayasena" w:date="2013-06-18T09:15:00Z">
                  <w:rPr>
                    <w:rStyle w:val="Hyperlink"/>
                    <w:noProof/>
                  </w:rPr>
                </w:rPrChange>
              </w:rPr>
              <w:delText>Profiling and Performance Studies</w:delText>
            </w:r>
            <w:r w:rsidDel="00C91EA6">
              <w:rPr>
                <w:noProof/>
                <w:webHidden/>
              </w:rPr>
              <w:tab/>
              <w:delText>66</w:delText>
            </w:r>
          </w:del>
        </w:p>
        <w:p w:rsidR="003E63FE" w:rsidDel="00C91EA6" w:rsidRDefault="003E63FE">
          <w:pPr>
            <w:pStyle w:val="TOC1"/>
            <w:tabs>
              <w:tab w:val="left" w:pos="480"/>
              <w:tab w:val="right" w:leader="dot" w:pos="9350"/>
            </w:tabs>
            <w:rPr>
              <w:del w:id="348" w:author="Nuwan Jayasena" w:date="2013-06-18T09:15:00Z"/>
              <w:b w:val="0"/>
              <w:noProof/>
              <w:sz w:val="22"/>
              <w:szCs w:val="22"/>
              <w:lang w:eastAsia="en-US"/>
            </w:rPr>
          </w:pPr>
          <w:del w:id="349" w:author="Nuwan Jayasena" w:date="2013-06-18T09:15:00Z">
            <w:r w:rsidRPr="00C91EA6" w:rsidDel="00C91EA6">
              <w:rPr>
                <w:noProof/>
                <w:rPrChange w:id="350" w:author="Nuwan Jayasena" w:date="2013-06-18T09:15:00Z">
                  <w:rPr>
                    <w:rStyle w:val="Hyperlink"/>
                    <w:noProof/>
                  </w:rPr>
                </w:rPrChange>
              </w:rPr>
              <w:delText>8</w:delText>
            </w:r>
            <w:r w:rsidDel="00C91EA6">
              <w:rPr>
                <w:b w:val="0"/>
                <w:noProof/>
                <w:sz w:val="22"/>
                <w:szCs w:val="22"/>
                <w:lang w:eastAsia="en-US"/>
              </w:rPr>
              <w:tab/>
            </w:r>
            <w:r w:rsidRPr="00C91EA6" w:rsidDel="00C91EA6">
              <w:rPr>
                <w:noProof/>
                <w:rPrChange w:id="351" w:author="Nuwan Jayasena" w:date="2013-06-18T09:15:00Z">
                  <w:rPr>
                    <w:rStyle w:val="Hyperlink"/>
                    <w:noProof/>
                  </w:rPr>
                </w:rPrChange>
              </w:rPr>
              <w:delText>References</w:delText>
            </w:r>
            <w:r w:rsidDel="00C91EA6">
              <w:rPr>
                <w:noProof/>
                <w:webHidden/>
              </w:rPr>
              <w:tab/>
              <w:delText>76</w:delText>
            </w:r>
          </w:del>
        </w:p>
        <w:p w:rsidR="008B785D" w:rsidRPr="00B13BA8" w:rsidRDefault="00A141B1">
          <w:pPr>
            <w:rPr>
              <w:rFonts w:ascii="Times New Roman" w:hAnsi="Times New Roman" w:cs="Times New Roman"/>
            </w:rPr>
          </w:pPr>
          <w:r w:rsidRPr="00DE6EAD">
            <w:rPr>
              <w:rFonts w:ascii="Times New Roman" w:hAnsi="Times New Roman" w:cs="Times New Roman"/>
              <w:b/>
              <w:bCs/>
              <w:noProof/>
              <w:color w:val="000000" w:themeColor="text1"/>
              <w:sz w:val="20"/>
              <w:szCs w:val="20"/>
            </w:rPr>
            <w:fldChar w:fldCharType="end"/>
          </w:r>
        </w:p>
      </w:sdtContent>
    </w:sdt>
    <w:p w:rsidR="000F714F" w:rsidRPr="007960DB" w:rsidRDefault="000F714F" w:rsidP="000F714F">
      <w:pPr>
        <w:pStyle w:val="BodyText"/>
        <w:rPr>
          <w:rFonts w:asciiTheme="minorHAnsi" w:hAnsiTheme="minorHAnsi" w:cstheme="minorHAnsi"/>
        </w:rPr>
        <w:sectPr w:rsidR="000F714F" w:rsidRPr="007960DB" w:rsidSect="00E006F4">
          <w:headerReference w:type="default" r:id="rId8"/>
          <w:footerReference w:type="default" r:id="rId9"/>
          <w:headerReference w:type="first" r:id="rId10"/>
          <w:footerReference w:type="first" r:id="rId11"/>
          <w:pgSz w:w="12240" w:h="15840" w:code="1"/>
          <w:pgMar w:top="1440" w:right="1440" w:bottom="1440" w:left="1440" w:header="720" w:footer="720" w:gutter="0"/>
          <w:pgNumType w:fmt="lowerRoman" w:start="1"/>
          <w:cols w:space="720"/>
          <w:titlePg/>
          <w:docGrid w:linePitch="360"/>
        </w:sectPr>
      </w:pPr>
      <w:bookmarkStart w:id="364" w:name="_Toc208901981"/>
    </w:p>
    <w:p w:rsidR="00011706" w:rsidRDefault="00011706" w:rsidP="0005261B">
      <w:pPr>
        <w:pStyle w:val="Heading1"/>
        <w:rPr>
          <w:sz w:val="28"/>
          <w:szCs w:val="28"/>
        </w:rPr>
      </w:pPr>
      <w:bookmarkStart w:id="365" w:name="_Toc359310255"/>
      <w:bookmarkEnd w:id="364"/>
      <w:r>
        <w:rPr>
          <w:sz w:val="28"/>
          <w:szCs w:val="28"/>
        </w:rPr>
        <w:lastRenderedPageBreak/>
        <w:t>Introduction</w:t>
      </w:r>
      <w:bookmarkEnd w:id="365"/>
    </w:p>
    <w:p w:rsidR="00E760D7" w:rsidRPr="00ED3FFF" w:rsidRDefault="00E760D7" w:rsidP="0052270E">
      <w:pPr>
        <w:rPr>
          <w:rFonts w:ascii="Times New Roman" w:hAnsi="Times New Roman" w:cs="Times New Roman"/>
          <w:b/>
          <w:bCs/>
        </w:rPr>
      </w:pPr>
      <w:r>
        <w:t xml:space="preserve">This report is provided in partial fulfillment of the M1 milestone described in the </w:t>
      </w:r>
      <w:r w:rsidRPr="00E760D7">
        <w:rPr>
          <w:i/>
        </w:rPr>
        <w:t>Extreme-Scale Computing Memory Research and Development Statement of Work</w:t>
      </w:r>
      <w:r>
        <w:t xml:space="preserve">. </w:t>
      </w:r>
      <w:r w:rsidRPr="00E760D7">
        <w:t xml:space="preserve">The milestone is reproduced below, and this </w:t>
      </w:r>
      <w:r>
        <w:t>architecture and interface description</w:t>
      </w:r>
      <w:r w:rsidRPr="00E760D7">
        <w:t xml:space="preserve"> report deliverable is </w:t>
      </w:r>
      <w:r w:rsidR="00ED3FFF">
        <w:t>given in italic</w:t>
      </w:r>
      <w:r>
        <w:t>.</w:t>
      </w:r>
      <w:r w:rsidR="00ED3FFF">
        <w:t xml:space="preserve"> To complete the fulfillment of the M1 milestone, a PIM emulator software package and </w:t>
      </w:r>
      <w:r w:rsidR="001E526E">
        <w:t>a report documenting its operation</w:t>
      </w:r>
      <w:r w:rsidR="00ED3FFF">
        <w:t xml:space="preserve"> are provided separately.   </w:t>
      </w:r>
    </w:p>
    <w:p w:rsidR="008E649F" w:rsidRDefault="008E649F" w:rsidP="0052270E"/>
    <w:p w:rsidR="00E760D7" w:rsidRPr="00203BE8" w:rsidRDefault="00E760D7" w:rsidP="008E649F">
      <w:pPr>
        <w:spacing w:after="120"/>
        <w:ind w:left="720"/>
        <w:rPr>
          <w:rFonts w:ascii="Times New Roman" w:hAnsi="Times New Roman" w:cs="Times New Roman"/>
          <w:b/>
        </w:rPr>
      </w:pPr>
      <w:bookmarkStart w:id="366" w:name="_Ref201200459"/>
      <w:bookmarkStart w:id="367" w:name="_Ref327969699"/>
      <w:bookmarkStart w:id="368" w:name="_Toc328026841"/>
      <w:r w:rsidRPr="00203BE8">
        <w:rPr>
          <w:rFonts w:ascii="Times New Roman" w:hAnsi="Times New Roman" w:cs="Times New Roman"/>
          <w:b/>
        </w:rPr>
        <w:t xml:space="preserve">Milestone M1 </w:t>
      </w:r>
      <w:bookmarkEnd w:id="366"/>
      <w:r w:rsidRPr="00203BE8">
        <w:rPr>
          <w:rFonts w:ascii="Times New Roman" w:hAnsi="Times New Roman" w:cs="Times New Roman"/>
          <w:b/>
        </w:rPr>
        <w:t>(Architected Programming Interface &amp; Emulator for PIM)</w:t>
      </w:r>
      <w:bookmarkEnd w:id="367"/>
      <w:bookmarkEnd w:id="368"/>
    </w:p>
    <w:p w:rsidR="00E760D7" w:rsidRPr="00B13BA8" w:rsidRDefault="00E760D7" w:rsidP="009B3938">
      <w:pPr>
        <w:ind w:left="720"/>
        <w:rPr>
          <w:rFonts w:ascii="Times New Roman" w:hAnsi="Times New Roman" w:cs="Times New Roman"/>
        </w:rPr>
      </w:pPr>
      <w:r w:rsidRPr="00B13BA8">
        <w:rPr>
          <w:rFonts w:ascii="Times New Roman" w:hAnsi="Times New Roman" w:cs="Times New Roman"/>
        </w:rPr>
        <w:t xml:space="preserve">The Subcontractor shall develop an architected programming interface for PIM. This </w:t>
      </w:r>
      <w:r>
        <w:rPr>
          <w:rFonts w:ascii="Times New Roman" w:hAnsi="Times New Roman" w:cs="Times New Roman"/>
        </w:rPr>
        <w:t>programming interface shall be in the form of a report setting forth the following</w:t>
      </w:r>
      <w:r w:rsidRPr="00B13BA8">
        <w:rPr>
          <w:rFonts w:ascii="Times New Roman" w:hAnsi="Times New Roman" w:cs="Times New Roman"/>
        </w:rPr>
        <w:t xml:space="preserve">: </w:t>
      </w:r>
    </w:p>
    <w:p w:rsidR="00E760D7" w:rsidRPr="00B13BA8" w:rsidRDefault="00E760D7" w:rsidP="00E760D7">
      <w:pPr>
        <w:pStyle w:val="ListParagraph"/>
        <w:numPr>
          <w:ilvl w:val="0"/>
          <w:numId w:val="12"/>
        </w:numPr>
        <w:ind w:left="1440"/>
        <w:rPr>
          <w:rFonts w:ascii="Times New Roman" w:hAnsi="Times New Roman" w:cs="Times New Roman"/>
        </w:rPr>
      </w:pPr>
      <w:r w:rsidRPr="00B13BA8">
        <w:rPr>
          <w:rFonts w:ascii="Times New Roman" w:hAnsi="Times New Roman" w:cs="Times New Roman"/>
        </w:rPr>
        <w:t xml:space="preserve">Methods to initiate operations on a PIM and receive results consistent with the HSA architecture </w:t>
      </w:r>
    </w:p>
    <w:p w:rsidR="00E760D7" w:rsidRPr="00B13BA8" w:rsidRDefault="00E760D7" w:rsidP="00E760D7">
      <w:pPr>
        <w:pStyle w:val="ListParagraph"/>
        <w:numPr>
          <w:ilvl w:val="0"/>
          <w:numId w:val="12"/>
        </w:numPr>
        <w:ind w:left="1440"/>
        <w:rPr>
          <w:rFonts w:ascii="Times New Roman" w:hAnsi="Times New Roman" w:cs="Times New Roman"/>
        </w:rPr>
      </w:pPr>
      <w:r w:rsidRPr="00B13BA8">
        <w:rPr>
          <w:rFonts w:ascii="Times New Roman" w:hAnsi="Times New Roman" w:cs="Times New Roman"/>
        </w:rPr>
        <w:t xml:space="preserve">Methods to report various types of completion codes and errors </w:t>
      </w:r>
    </w:p>
    <w:p w:rsidR="00E760D7" w:rsidRPr="00B13BA8" w:rsidRDefault="00E760D7" w:rsidP="00E760D7">
      <w:pPr>
        <w:pStyle w:val="ListParagraph"/>
        <w:numPr>
          <w:ilvl w:val="0"/>
          <w:numId w:val="12"/>
        </w:numPr>
        <w:ind w:left="1440"/>
        <w:rPr>
          <w:rFonts w:ascii="Times New Roman" w:hAnsi="Times New Roman" w:cs="Times New Roman"/>
        </w:rPr>
      </w:pPr>
      <w:r w:rsidRPr="00B13BA8">
        <w:rPr>
          <w:rFonts w:ascii="Times New Roman" w:hAnsi="Times New Roman" w:cs="Times New Roman"/>
        </w:rPr>
        <w:t xml:space="preserve">Methods to integrate PIM with system management, checkpoint </w:t>
      </w:r>
      <w:r>
        <w:rPr>
          <w:rFonts w:ascii="Times New Roman" w:hAnsi="Times New Roman" w:cs="Times New Roman"/>
        </w:rPr>
        <w:t>restart</w:t>
      </w:r>
      <w:r w:rsidRPr="00B13BA8">
        <w:rPr>
          <w:rFonts w:ascii="Times New Roman" w:hAnsi="Times New Roman" w:cs="Times New Roman"/>
        </w:rPr>
        <w:t xml:space="preserve">, debug, and instrumentation </w:t>
      </w:r>
    </w:p>
    <w:p w:rsidR="00E760D7" w:rsidRPr="00B13BA8" w:rsidRDefault="00E760D7" w:rsidP="00E760D7">
      <w:pPr>
        <w:pStyle w:val="ListParagraph"/>
        <w:numPr>
          <w:ilvl w:val="0"/>
          <w:numId w:val="12"/>
        </w:numPr>
        <w:ind w:left="1440"/>
        <w:rPr>
          <w:rFonts w:ascii="Times New Roman" w:hAnsi="Times New Roman" w:cs="Times New Roman"/>
        </w:rPr>
      </w:pPr>
      <w:r w:rsidRPr="00B13BA8">
        <w:rPr>
          <w:rFonts w:ascii="Times New Roman" w:hAnsi="Times New Roman" w:cs="Times New Roman"/>
        </w:rPr>
        <w:t xml:space="preserve">Cost/benefit analysis of cache-coherent PIM implementations </w:t>
      </w:r>
    </w:p>
    <w:p w:rsidR="00B6596C" w:rsidRDefault="004A41CF">
      <w:pPr>
        <w:tabs>
          <w:tab w:val="left" w:pos="720"/>
        </w:tabs>
        <w:ind w:left="720"/>
        <w:rPr>
          <w:rFonts w:ascii="Times New Roman" w:hAnsi="Times New Roman" w:cs="Times New Roman"/>
        </w:rPr>
      </w:pPr>
      <w:r w:rsidRPr="004A41CF">
        <w:rPr>
          <w:rFonts w:ascii="Times New Roman" w:hAnsi="Times New Roman" w:cs="Times New Roman"/>
        </w:rPr>
        <w:t>Additionally, the Subcontractor shall develop PIM emulator software to emulate APUs-in-memory on standard hardware</w:t>
      </w:r>
      <w:r w:rsidR="00E760D7">
        <w:rPr>
          <w:rFonts w:ascii="Times New Roman" w:hAnsi="Times New Roman" w:cs="Times New Roman"/>
        </w:rPr>
        <w:t>.</w:t>
      </w:r>
    </w:p>
    <w:p w:rsidR="00E760D7" w:rsidRPr="00B13BA8" w:rsidRDefault="00E760D7" w:rsidP="008E649F">
      <w:pPr>
        <w:spacing w:before="120" w:after="120"/>
        <w:ind w:left="720"/>
        <w:rPr>
          <w:rFonts w:ascii="Times New Roman" w:hAnsi="Times New Roman" w:cs="Times New Roman"/>
        </w:rPr>
      </w:pPr>
      <w:r w:rsidRPr="00B13BA8">
        <w:rPr>
          <w:rFonts w:ascii="Times New Roman" w:hAnsi="Times New Roman" w:cs="Times New Roman"/>
          <w:b/>
        </w:rPr>
        <w:t>Deliverable</w:t>
      </w:r>
      <w:r>
        <w:rPr>
          <w:rFonts w:ascii="Times New Roman" w:hAnsi="Times New Roman" w:cs="Times New Roman"/>
          <w:b/>
        </w:rPr>
        <w:t>s</w:t>
      </w:r>
      <w:r w:rsidRPr="00B13BA8">
        <w:rPr>
          <w:rFonts w:ascii="Times New Roman" w:hAnsi="Times New Roman" w:cs="Times New Roman"/>
        </w:rPr>
        <w:t xml:space="preserve">: </w:t>
      </w:r>
    </w:p>
    <w:p w:rsidR="00E760D7" w:rsidRPr="00ED3FFF" w:rsidRDefault="00400483" w:rsidP="00E760D7">
      <w:pPr>
        <w:pStyle w:val="ListParagraph"/>
        <w:numPr>
          <w:ilvl w:val="0"/>
          <w:numId w:val="13"/>
        </w:numPr>
        <w:ind w:left="1440"/>
        <w:rPr>
          <w:rFonts w:ascii="Times New Roman" w:hAnsi="Times New Roman" w:cs="Times New Roman"/>
          <w:i/>
        </w:rPr>
      </w:pPr>
      <w:r w:rsidRPr="00400483">
        <w:rPr>
          <w:rFonts w:ascii="Times New Roman" w:hAnsi="Times New Roman" w:cs="Times New Roman"/>
          <w:i/>
        </w:rPr>
        <w:t>A report documenting newly created architecture and interface descriptions with supporting cost/benefit analysis</w:t>
      </w:r>
    </w:p>
    <w:p w:rsidR="00ED3FFF" w:rsidRDefault="00E760D7" w:rsidP="00E760D7">
      <w:pPr>
        <w:pStyle w:val="ListParagraph"/>
        <w:numPr>
          <w:ilvl w:val="0"/>
          <w:numId w:val="13"/>
        </w:numPr>
        <w:ind w:left="1440"/>
        <w:rPr>
          <w:rFonts w:ascii="Times New Roman" w:hAnsi="Times New Roman" w:cs="Times New Roman"/>
        </w:rPr>
      </w:pPr>
      <w:r w:rsidRPr="00B13BA8">
        <w:rPr>
          <w:rFonts w:ascii="Times New Roman" w:hAnsi="Times New Roman" w:cs="Times New Roman"/>
        </w:rPr>
        <w:t>APU-in-Memory Emulator Software</w:t>
      </w:r>
      <w:r>
        <w:rPr>
          <w:rFonts w:ascii="Times New Roman" w:hAnsi="Times New Roman" w:cs="Times New Roman"/>
        </w:rPr>
        <w:t xml:space="preserve"> </w:t>
      </w:r>
    </w:p>
    <w:p w:rsidR="00E760D7" w:rsidRPr="004163AF" w:rsidRDefault="00E760D7" w:rsidP="00E760D7">
      <w:pPr>
        <w:pStyle w:val="ListParagraph"/>
        <w:numPr>
          <w:ilvl w:val="0"/>
          <w:numId w:val="13"/>
        </w:numPr>
        <w:ind w:left="1440"/>
        <w:rPr>
          <w:rFonts w:ascii="Times New Roman" w:hAnsi="Times New Roman" w:cs="Times New Roman"/>
        </w:rPr>
      </w:pPr>
      <w:r>
        <w:rPr>
          <w:rFonts w:ascii="Times New Roman" w:hAnsi="Times New Roman" w:cs="Times New Roman"/>
        </w:rPr>
        <w:t>A report that documents the operation and internal functioning of the Emulator Software</w:t>
      </w:r>
    </w:p>
    <w:p w:rsidR="00E760D7" w:rsidRDefault="00E760D7" w:rsidP="0052270E"/>
    <w:p w:rsidR="0052270E" w:rsidRDefault="00E070BF" w:rsidP="0052270E">
      <w:r>
        <w:t>Improvements in bandwidth and latency to off-chip memory have not kept up with</w:t>
      </w:r>
      <w:r w:rsidR="0052270E">
        <w:t xml:space="preserve"> </w:t>
      </w:r>
      <w:r>
        <w:t xml:space="preserve">rapid increases in computational capabilities that have resulted from </w:t>
      </w:r>
      <w:r w:rsidR="00B95622">
        <w:t xml:space="preserve">the </w:t>
      </w:r>
      <w:r w:rsidR="0052270E">
        <w:t xml:space="preserve">advancement of processor </w:t>
      </w:r>
      <w:r w:rsidR="00806614">
        <w:t xml:space="preserve">implementation </w:t>
      </w:r>
      <w:r w:rsidR="0052270E">
        <w:t>technology</w:t>
      </w:r>
      <w:r w:rsidR="00806614">
        <w:t xml:space="preserve"> and architectures</w:t>
      </w:r>
      <w:r w:rsidR="0052270E">
        <w:t>. Further, an increasing proportion of power in computing systems is being spent on data movement</w:t>
      </w:r>
      <w:r w:rsidR="00806614">
        <w:t>, with</w:t>
      </w:r>
      <w:r w:rsidR="0052270E">
        <w:t xml:space="preserve"> off-chip memory accesses</w:t>
      </w:r>
      <w:r w:rsidR="00806614">
        <w:t xml:space="preserve"> being a major contributor</w:t>
      </w:r>
      <w:r w:rsidR="0052270E">
        <w:t>. These problems are exacerbated for emerging workloads that exhibit memory</w:t>
      </w:r>
      <w:r w:rsidR="007A60F6">
        <w:t>-</w:t>
      </w:r>
      <w:r w:rsidR="0052270E">
        <w:t>intensive behaviors with irregular access patterns and limited data reuse</w:t>
      </w:r>
      <w:r w:rsidR="00B95622">
        <w:t xml:space="preserve"> as well as for traditional HPC applications with high bandwidth</w:t>
      </w:r>
      <w:r w:rsidR="00ED3FFF">
        <w:t xml:space="preserve"> to </w:t>
      </w:r>
      <w:r w:rsidR="00B95622">
        <w:t>computation ratios</w:t>
      </w:r>
      <w:r w:rsidR="0052270E">
        <w:t>. Moving computation closer to where the data reside</w:t>
      </w:r>
      <w:r w:rsidR="00B95622">
        <w:t>s</w:t>
      </w:r>
      <w:r w:rsidR="0052270E">
        <w:t xml:space="preserve"> has the potential to improve both performance bottlenecks and energy costs associated with memory access</w:t>
      </w:r>
      <w:r w:rsidR="00B95622">
        <w:t>es</w:t>
      </w:r>
      <w:r w:rsidR="0052270E">
        <w:t>.</w:t>
      </w:r>
    </w:p>
    <w:p w:rsidR="0052270E" w:rsidRDefault="0052270E" w:rsidP="0052270E"/>
    <w:p w:rsidR="0052270E" w:rsidRDefault="0052270E" w:rsidP="0052270E">
      <w:r>
        <w:t xml:space="preserve">We investigate the benefits of reducing the aggregate distance of data movement, and </w:t>
      </w:r>
      <w:r w:rsidR="00B95622">
        <w:t>the</w:t>
      </w:r>
      <w:r>
        <w:t xml:space="preserve"> associated energy consumption, through processing-in-memory (PIM) implemented using 3D die stacking. We present a </w:t>
      </w:r>
      <w:r w:rsidR="008474EA">
        <w:t>baseline</w:t>
      </w:r>
      <w:r>
        <w:t xml:space="preserve"> architecture that </w:t>
      </w:r>
      <w:r w:rsidR="009420C8">
        <w:t xml:space="preserve">incorporates an accelerated processing unit (APU) </w:t>
      </w:r>
      <w:r w:rsidR="00E070BF">
        <w:t xml:space="preserve">for PIM </w:t>
      </w:r>
      <w:r w:rsidR="009420C8">
        <w:t xml:space="preserve">and </w:t>
      </w:r>
      <w:r>
        <w:t xml:space="preserve">serves as a starting point for evaluating the hardware </w:t>
      </w:r>
      <w:r w:rsidR="009420C8">
        <w:t xml:space="preserve">architecture </w:t>
      </w:r>
      <w:r>
        <w:t xml:space="preserve">design space for </w:t>
      </w:r>
      <w:r w:rsidR="00E070BF">
        <w:t xml:space="preserve">die-stacked </w:t>
      </w:r>
      <w:r>
        <w:t>in-memory processing</w:t>
      </w:r>
      <w:r w:rsidR="009420C8">
        <w:t xml:space="preserve">. We also describe an </w:t>
      </w:r>
      <w:r w:rsidR="009420C8">
        <w:lastRenderedPageBreak/>
        <w:t xml:space="preserve">application programming interface (API) that allows </w:t>
      </w:r>
      <w:r w:rsidR="007A60F6">
        <w:t>programmers</w:t>
      </w:r>
      <w:r w:rsidR="009420C8">
        <w:t xml:space="preserve"> to map applications to </w:t>
      </w:r>
      <w:proofErr w:type="spellStart"/>
      <w:r w:rsidR="009420C8">
        <w:t>aPIM</w:t>
      </w:r>
      <w:proofErr w:type="spellEnd"/>
      <w:r w:rsidR="009420C8">
        <w:t>-enabled node architecture.</w:t>
      </w:r>
    </w:p>
    <w:p w:rsidR="00103524" w:rsidRDefault="00103524" w:rsidP="0052270E"/>
    <w:p w:rsidR="0052270E" w:rsidRDefault="00E070BF" w:rsidP="0052270E">
      <w:r>
        <w:t xml:space="preserve">While there are </w:t>
      </w:r>
      <w:r w:rsidR="00E31B93">
        <w:t xml:space="preserve">a variety of </w:t>
      </w:r>
      <w:r>
        <w:t>implementation challenges to be addressed in stacking processing dies with memory, the industry is well on the path to addressing these as evidenced by progress on various emerging die-stacked memory standards</w:t>
      </w:r>
      <w:r w:rsidR="008118C8">
        <w:t xml:space="preserve"> </w:t>
      </w:r>
      <w:r>
        <w:t>and consortia</w:t>
      </w:r>
      <w:r w:rsidR="008118C8">
        <w:t xml:space="preserve"> </w:t>
      </w:r>
      <w:r w:rsidR="00A141B1">
        <w:fldChar w:fldCharType="begin"/>
      </w:r>
      <w:r w:rsidR="009A43D7">
        <w:instrText xml:space="preserve"> REF _Ref354779673 \r \h </w:instrText>
      </w:r>
      <w:r w:rsidR="00A141B1">
        <w:fldChar w:fldCharType="separate"/>
      </w:r>
      <w:r w:rsidR="00C91EA6">
        <w:t>[1]</w:t>
      </w:r>
      <w:r w:rsidR="00A141B1">
        <w:fldChar w:fldCharType="end"/>
      </w:r>
      <w:r w:rsidR="00A141B1">
        <w:fldChar w:fldCharType="begin"/>
      </w:r>
      <w:r w:rsidR="009A43D7">
        <w:instrText xml:space="preserve"> REF _Ref354779678 \r \h </w:instrText>
      </w:r>
      <w:r w:rsidR="00A141B1">
        <w:fldChar w:fldCharType="separate"/>
      </w:r>
      <w:r w:rsidR="00C91EA6">
        <w:t>[2]</w:t>
      </w:r>
      <w:r w:rsidR="00A141B1">
        <w:fldChar w:fldCharType="end"/>
      </w:r>
      <w:r w:rsidR="00A141B1">
        <w:fldChar w:fldCharType="begin"/>
      </w:r>
      <w:r w:rsidR="008118C8">
        <w:instrText xml:space="preserve"> REF _Ref354779692 \r \h </w:instrText>
      </w:r>
      <w:r w:rsidR="00A141B1">
        <w:fldChar w:fldCharType="separate"/>
      </w:r>
      <w:r w:rsidR="00C91EA6">
        <w:t>[3]</w:t>
      </w:r>
      <w:r w:rsidR="00A141B1">
        <w:fldChar w:fldCharType="end"/>
      </w:r>
      <w:r>
        <w:t xml:space="preserve">. Understanding the implications of </w:t>
      </w:r>
      <w:r w:rsidR="00E31B93">
        <w:t xml:space="preserve">the new capabilities and challenges presented by PIM </w:t>
      </w:r>
      <w:r>
        <w:t xml:space="preserve">for programmability and usability of computing systems, however, is in its infancy. </w:t>
      </w:r>
      <w:r w:rsidR="00E31B93">
        <w:t>Therefore, our PIM research takes a programmability-centric view. We explore ways to extend familiar programming languages and models to incorporate PIM and to encompass PIM capabilities within emerging frameworks for heterogeneous computing. Our API layers on top of C-based programming models and enable</w:t>
      </w:r>
      <w:r w:rsidR="00ED3FFF">
        <w:t>s</w:t>
      </w:r>
      <w:r w:rsidR="00E31B93">
        <w:t xml:space="preserve"> us to support and evaluate PIM within those programming models. </w:t>
      </w:r>
      <w:r w:rsidR="00831D6E" w:rsidRPr="00831D6E">
        <w:t xml:space="preserve">The APIs could potentially be extended to other high level programming languages, and can serve as the basis for higher level programming abstractions for use by a broader set of application developers.  </w:t>
      </w:r>
      <w:r w:rsidR="00E31B93">
        <w:t xml:space="preserve">Our initial efforts focus on POSIX threads for task-based applications and </w:t>
      </w:r>
      <w:proofErr w:type="spellStart"/>
      <w:r w:rsidR="00E31B93">
        <w:t>OpenCL</w:t>
      </w:r>
      <w:proofErr w:type="spellEnd"/>
      <w:r w:rsidR="00E31B93">
        <w:t xml:space="preserve"> for data-parallel applications. We adapt the mechan</w:t>
      </w:r>
      <w:r w:rsidR="007A60F6">
        <w:t>isms</w:t>
      </w:r>
      <w:r w:rsidR="00E31B93">
        <w:t xml:space="preserve"> of </w:t>
      </w:r>
      <w:r w:rsidR="00ED3FFF">
        <w:t xml:space="preserve">the </w:t>
      </w:r>
      <w:r w:rsidR="00E31B93">
        <w:t xml:space="preserve">Heterogeneous System Architecture (HSA) </w:t>
      </w:r>
      <w:r w:rsidR="00A141B1">
        <w:fldChar w:fldCharType="begin"/>
      </w:r>
      <w:r w:rsidR="00403AAB">
        <w:instrText xml:space="preserve"> REF _Ref357030061 \r \h </w:instrText>
      </w:r>
      <w:r w:rsidR="00A141B1">
        <w:fldChar w:fldCharType="separate"/>
      </w:r>
      <w:r w:rsidR="00C91EA6">
        <w:t>[4]</w:t>
      </w:r>
      <w:r w:rsidR="00A141B1">
        <w:fldChar w:fldCharType="end"/>
      </w:r>
      <w:r w:rsidR="00403AAB">
        <w:t xml:space="preserve"> </w:t>
      </w:r>
      <w:r w:rsidR="009A43D7">
        <w:t xml:space="preserve">as the framework for dispatching work to PIM devices. HSA </w:t>
      </w:r>
      <w:r w:rsidR="008118C8">
        <w:t xml:space="preserve">was initially developed at AMD as a framework for efficient integration of programmable accelerators and </w:t>
      </w:r>
      <w:r w:rsidR="009A43D7">
        <w:t>has been adopted by a variety of vendors through</w:t>
      </w:r>
      <w:r w:rsidR="00E71F06">
        <w:t xml:space="preserve"> an industry consortium </w:t>
      </w:r>
      <w:r w:rsidR="00A141B1">
        <w:fldChar w:fldCharType="begin"/>
      </w:r>
      <w:r w:rsidR="00E71F06">
        <w:instrText xml:space="preserve"> REF _Ref354780021 \r \h </w:instrText>
      </w:r>
      <w:r w:rsidR="00A141B1">
        <w:fldChar w:fldCharType="separate"/>
      </w:r>
      <w:r w:rsidR="00C91EA6">
        <w:t>[5]</w:t>
      </w:r>
      <w:r w:rsidR="00A141B1">
        <w:fldChar w:fldCharType="end"/>
      </w:r>
      <w:r w:rsidR="009A43D7">
        <w:t>.</w:t>
      </w:r>
      <w:r w:rsidR="00E31B93">
        <w:t xml:space="preserve"> </w:t>
      </w:r>
    </w:p>
    <w:p w:rsidR="009420C8" w:rsidRDefault="009420C8" w:rsidP="0005261B">
      <w:pPr>
        <w:pStyle w:val="Heading1"/>
        <w:rPr>
          <w:sz w:val="28"/>
          <w:szCs w:val="28"/>
        </w:rPr>
      </w:pPr>
      <w:bookmarkStart w:id="369" w:name="_Toc359310256"/>
      <w:r>
        <w:rPr>
          <w:sz w:val="28"/>
          <w:szCs w:val="28"/>
        </w:rPr>
        <w:lastRenderedPageBreak/>
        <w:t>Background</w:t>
      </w:r>
      <w:bookmarkEnd w:id="369"/>
    </w:p>
    <w:p w:rsidR="00411F0C" w:rsidRDefault="00D57A09" w:rsidP="00FA3DA1">
      <w:r>
        <w:t xml:space="preserve">PIM has been a topic of interest in the research community for several decades. The early proposals explored the integration of </w:t>
      </w:r>
      <w:r w:rsidR="005F1033">
        <w:t>caches</w:t>
      </w:r>
      <w:r>
        <w:t xml:space="preserve"> and computation at a time when large scale integration was in its infancy</w:t>
      </w:r>
      <w:r w:rsidR="002A14BD">
        <w:t xml:space="preserve"> </w:t>
      </w:r>
      <w:r w:rsidR="00A141B1">
        <w:fldChar w:fldCharType="begin"/>
      </w:r>
      <w:r w:rsidR="002A14BD">
        <w:instrText xml:space="preserve"> REF _Ref354780432 \r \h </w:instrText>
      </w:r>
      <w:r w:rsidR="00A141B1">
        <w:fldChar w:fldCharType="separate"/>
      </w:r>
      <w:r w:rsidR="00C91EA6">
        <w:t>[6]</w:t>
      </w:r>
      <w:r w:rsidR="00A141B1">
        <w:fldChar w:fldCharType="end"/>
      </w:r>
      <w:r w:rsidR="005F1033">
        <w:t xml:space="preserve">. </w:t>
      </w:r>
      <w:r w:rsidR="00FA3DA1">
        <w:t xml:space="preserve">PIM </w:t>
      </w:r>
      <w:r>
        <w:t xml:space="preserve">architectures integrating DRAM and computation </w:t>
      </w:r>
      <w:r w:rsidR="00FA3DA1">
        <w:t xml:space="preserve">attracted significant attention in the research community around the turn of the century </w:t>
      </w:r>
      <w:r w:rsidR="00A141B1">
        <w:fldChar w:fldCharType="begin"/>
      </w:r>
      <w:r w:rsidR="002A14BD">
        <w:instrText xml:space="preserve"> REF _Ref354780451 \r \h </w:instrText>
      </w:r>
      <w:r w:rsidR="00A141B1">
        <w:fldChar w:fldCharType="separate"/>
      </w:r>
      <w:r w:rsidR="00C91EA6">
        <w:t>[7</w:t>
      </w:r>
      <w:proofErr w:type="gramStart"/>
      <w:r w:rsidR="00C91EA6">
        <w:t>]</w:t>
      </w:r>
      <w:proofErr w:type="gramEnd"/>
      <w:r w:rsidR="00A141B1">
        <w:fldChar w:fldCharType="end"/>
      </w:r>
      <w:r w:rsidR="00A141B1">
        <w:fldChar w:fldCharType="begin"/>
      </w:r>
      <w:r w:rsidR="002A14BD">
        <w:instrText xml:space="preserve"> REF _Ref354780454 \r \h </w:instrText>
      </w:r>
      <w:r w:rsidR="00A141B1">
        <w:fldChar w:fldCharType="separate"/>
      </w:r>
      <w:r w:rsidR="00C91EA6">
        <w:t>[8]</w:t>
      </w:r>
      <w:r w:rsidR="00A141B1">
        <w:fldChar w:fldCharType="end"/>
      </w:r>
      <w:r w:rsidR="00A141B1">
        <w:fldChar w:fldCharType="begin"/>
      </w:r>
      <w:r w:rsidR="002A14BD">
        <w:instrText xml:space="preserve"> REF _Ref354780456 \r \h </w:instrText>
      </w:r>
      <w:r w:rsidR="00A141B1">
        <w:fldChar w:fldCharType="separate"/>
      </w:r>
      <w:r w:rsidR="00C91EA6">
        <w:t>[9]</w:t>
      </w:r>
      <w:r w:rsidR="00A141B1">
        <w:fldChar w:fldCharType="end"/>
      </w:r>
      <w:r w:rsidR="00A141B1">
        <w:fldChar w:fldCharType="begin"/>
      </w:r>
      <w:r w:rsidR="002A14BD">
        <w:instrText xml:space="preserve"> REF _Ref354780769 \r \h </w:instrText>
      </w:r>
      <w:r w:rsidR="00A141B1">
        <w:fldChar w:fldCharType="separate"/>
      </w:r>
      <w:r w:rsidR="00C91EA6">
        <w:t>[10]</w:t>
      </w:r>
      <w:r w:rsidR="00A141B1">
        <w:fldChar w:fldCharType="end"/>
      </w:r>
      <w:r w:rsidR="00A141B1">
        <w:fldChar w:fldCharType="begin"/>
      </w:r>
      <w:r w:rsidR="002A14BD">
        <w:instrText xml:space="preserve"> REF _Ref354780458 \r \h </w:instrText>
      </w:r>
      <w:r w:rsidR="00A141B1">
        <w:fldChar w:fldCharType="separate"/>
      </w:r>
      <w:r w:rsidR="00C91EA6">
        <w:t>[11]</w:t>
      </w:r>
      <w:r w:rsidR="00A141B1">
        <w:fldChar w:fldCharType="end"/>
      </w:r>
      <w:r w:rsidR="00A141B1">
        <w:fldChar w:fldCharType="begin"/>
      </w:r>
      <w:r w:rsidR="002A14BD">
        <w:instrText xml:space="preserve"> REF _Ref354780460 \r \h </w:instrText>
      </w:r>
      <w:r w:rsidR="00A141B1">
        <w:fldChar w:fldCharType="separate"/>
      </w:r>
      <w:r w:rsidR="00C91EA6">
        <w:t>[12]</w:t>
      </w:r>
      <w:r w:rsidR="00A141B1">
        <w:fldChar w:fldCharType="end"/>
      </w:r>
      <w:r w:rsidR="002A14BD">
        <w:t xml:space="preserve">. </w:t>
      </w:r>
      <w:r w:rsidR="00FA3DA1">
        <w:t>Many of those efforts focused on one of two approaches. Projects such as</w:t>
      </w:r>
      <w:r w:rsidR="003D2CB7">
        <w:t xml:space="preserve"> </w:t>
      </w:r>
      <w:r w:rsidR="002A14BD">
        <w:t xml:space="preserve">IRAM </w:t>
      </w:r>
      <w:r w:rsidR="00A141B1">
        <w:fldChar w:fldCharType="begin"/>
      </w:r>
      <w:r w:rsidR="002A14BD">
        <w:instrText xml:space="preserve"> REF _Ref354780454 \r \h </w:instrText>
      </w:r>
      <w:r w:rsidR="00A141B1">
        <w:fldChar w:fldCharType="separate"/>
      </w:r>
      <w:r w:rsidR="00C91EA6">
        <w:t>[8]</w:t>
      </w:r>
      <w:r w:rsidR="00A141B1">
        <w:fldChar w:fldCharType="end"/>
      </w:r>
      <w:r w:rsidR="00FA3DA1">
        <w:t xml:space="preserve"> integrated embedded DRAM on logic chips. However, this approach could not cost-effectively accommodate sufficient memory capacity to form the </w:t>
      </w:r>
      <w:r w:rsidR="003D2CB7">
        <w:t>primary</w:t>
      </w:r>
      <w:r w:rsidR="00FA3DA1">
        <w:t xml:space="preserve"> memory of mainstream high-performance systems due to the reduced density of embedded memory. Efforts such as </w:t>
      </w:r>
      <w:proofErr w:type="spellStart"/>
      <w:r w:rsidR="00FA3DA1">
        <w:t>ActivePages</w:t>
      </w:r>
      <w:proofErr w:type="spellEnd"/>
      <w:r w:rsidR="00FA3DA1">
        <w:t xml:space="preserve"> </w:t>
      </w:r>
      <w:r w:rsidR="00A141B1">
        <w:fldChar w:fldCharType="begin"/>
      </w:r>
      <w:r w:rsidR="002A14BD">
        <w:instrText xml:space="preserve"> REF _Ref354780781 \r \h </w:instrText>
      </w:r>
      <w:r w:rsidR="00A141B1">
        <w:fldChar w:fldCharType="separate"/>
      </w:r>
      <w:r w:rsidR="00C91EA6">
        <w:t>[9]</w:t>
      </w:r>
      <w:r w:rsidR="00A141B1">
        <w:fldChar w:fldCharType="end"/>
      </w:r>
      <w:r w:rsidR="002A14BD">
        <w:t xml:space="preserve">, </w:t>
      </w:r>
      <w:proofErr w:type="spellStart"/>
      <w:r w:rsidR="002A14BD">
        <w:t>FlexRAM</w:t>
      </w:r>
      <w:proofErr w:type="spellEnd"/>
      <w:r w:rsidR="002A14BD">
        <w:t xml:space="preserve"> </w:t>
      </w:r>
      <w:r w:rsidR="00A141B1">
        <w:fldChar w:fldCharType="begin"/>
      </w:r>
      <w:r w:rsidR="002A14BD">
        <w:instrText xml:space="preserve"> REF _Ref354780769 \r \h </w:instrText>
      </w:r>
      <w:r w:rsidR="00A141B1">
        <w:fldChar w:fldCharType="separate"/>
      </w:r>
      <w:r w:rsidR="00C91EA6">
        <w:t>[10]</w:t>
      </w:r>
      <w:r w:rsidR="00A141B1">
        <w:fldChar w:fldCharType="end"/>
      </w:r>
      <w:r w:rsidR="002A14BD">
        <w:t xml:space="preserve">, and DIVA </w:t>
      </w:r>
      <w:r w:rsidR="00A141B1">
        <w:fldChar w:fldCharType="begin"/>
      </w:r>
      <w:r w:rsidR="002A14BD">
        <w:instrText xml:space="preserve"> REF _Ref354780458 \r \h </w:instrText>
      </w:r>
      <w:r w:rsidR="00A141B1">
        <w:fldChar w:fldCharType="separate"/>
      </w:r>
      <w:r w:rsidR="00C91EA6">
        <w:t>[11]</w:t>
      </w:r>
      <w:r w:rsidR="00A141B1">
        <w:fldChar w:fldCharType="end"/>
      </w:r>
      <w:r w:rsidR="00FA3DA1">
        <w:t xml:space="preserve"> i</w:t>
      </w:r>
      <w:r w:rsidR="002A14BD">
        <w:t>ntegrated logic on memory dies.</w:t>
      </w:r>
      <w:r w:rsidR="00FA3DA1">
        <w:t xml:space="preserve"> However, due to the reduced performance of logic implemented in DRAM processes (typically multiple process generations behind </w:t>
      </w:r>
      <w:r w:rsidR="00AE32E0">
        <w:t>leading</w:t>
      </w:r>
      <w:r w:rsidR="007A60F6">
        <w:t>-edge</w:t>
      </w:r>
      <w:r w:rsidR="00AE32E0">
        <w:t xml:space="preserve"> </w:t>
      </w:r>
      <w:r w:rsidR="00FA3DA1">
        <w:t xml:space="preserve">logic processes), such approaches resulted in in-memory processors with reduced performance or highly specialized architectures geared only for </w:t>
      </w:r>
      <w:r w:rsidR="003D2CB7">
        <w:t>limited sets of</w:t>
      </w:r>
      <w:r w:rsidR="00FA3DA1">
        <w:t xml:space="preserve"> operations. This in turn limited the applicability and programmability of such PIM devices which, along with the cost implications of reduced DRAM density due to the presence of compute logic, limited the adoption of such </w:t>
      </w:r>
      <w:r w:rsidR="003D2CB7">
        <w:t>solutions</w:t>
      </w:r>
      <w:r w:rsidR="00FA3DA1">
        <w:t>.</w:t>
      </w:r>
    </w:p>
    <w:p w:rsidR="00FA3DA1" w:rsidRDefault="00FA3DA1" w:rsidP="00FA3DA1"/>
    <w:p w:rsidR="00426461" w:rsidRDefault="00426461" w:rsidP="00426461">
      <w:r>
        <w:t>In this project, w</w:t>
      </w:r>
      <w:r w:rsidR="00FA3DA1">
        <w:t>e revisit PIM concepts utilizing 3D die stacking to tightly</w:t>
      </w:r>
      <w:r>
        <w:t xml:space="preserve"> </w:t>
      </w:r>
      <w:r w:rsidR="00FA3DA1">
        <w:t>couple processors implemented in a logic process with memories</w:t>
      </w:r>
      <w:r>
        <w:t xml:space="preserve"> </w:t>
      </w:r>
      <w:r w:rsidR="00FA3DA1">
        <w:t xml:space="preserve">implemented in </w:t>
      </w:r>
      <w:r w:rsidR="00AE32E0">
        <w:t xml:space="preserve">a </w:t>
      </w:r>
      <w:r w:rsidR="00FA3DA1">
        <w:t>memory process using through-silicon via (TSV)</w:t>
      </w:r>
      <w:r w:rsidR="00942D84">
        <w:t xml:space="preserve"> technology</w:t>
      </w:r>
      <w:r w:rsidR="00FA3DA1">
        <w:t>. This approach presents a different tradeoff in the PIM design space</w:t>
      </w:r>
      <w:r>
        <w:t xml:space="preserve"> </w:t>
      </w:r>
      <w:r w:rsidR="00FA3DA1">
        <w:t xml:space="preserve">that has somewhat lower bandwidth than processors </w:t>
      </w:r>
      <w:r>
        <w:t xml:space="preserve">and memory implemented on the same die </w:t>
      </w:r>
      <w:r w:rsidR="00FA3DA1">
        <w:t>but circumvents the issues of logic performance and memory density</w:t>
      </w:r>
      <w:r>
        <w:t xml:space="preserve"> encountered by prior approaches</w:t>
      </w:r>
      <w:r w:rsidR="00FA3DA1">
        <w:t>.</w:t>
      </w:r>
      <w:r>
        <w:t xml:space="preserve"> As the processing is implemented in a logic process, this approach enables the incorporation of general-purpose processors “in” memory, providing the opportunity to support familiar programming models and lower the programmability and usability barriers. </w:t>
      </w:r>
      <w:r w:rsidR="00FA3DA1">
        <w:t xml:space="preserve">Further, </w:t>
      </w:r>
      <w:r>
        <w:t xml:space="preserve">as the memory dies themselves need not incorporate the </w:t>
      </w:r>
      <w:r w:rsidR="00DC1412">
        <w:t xml:space="preserve">in-memory </w:t>
      </w:r>
      <w:r>
        <w:t xml:space="preserve">compute units, </w:t>
      </w:r>
      <w:r w:rsidR="00FA3DA1">
        <w:t>this approach enables the use of commercially</w:t>
      </w:r>
      <w:r w:rsidR="00942D84">
        <w:t>-</w:t>
      </w:r>
      <w:r w:rsidR="00FA3DA1">
        <w:t>viable memory dies.</w:t>
      </w:r>
      <w:r>
        <w:t xml:space="preserve"> </w:t>
      </w:r>
    </w:p>
    <w:p w:rsidR="00426461" w:rsidRDefault="00426461" w:rsidP="00426461"/>
    <w:p w:rsidR="009420C8" w:rsidRDefault="00426461" w:rsidP="009420C8">
      <w:r>
        <w:t xml:space="preserve">Other recent research efforts </w:t>
      </w:r>
      <w:r w:rsidR="00A141B1">
        <w:fldChar w:fldCharType="begin"/>
      </w:r>
      <w:r w:rsidR="00DC1412">
        <w:instrText xml:space="preserve"> REF _Ref355791409 \r \h </w:instrText>
      </w:r>
      <w:r w:rsidR="00A141B1">
        <w:fldChar w:fldCharType="separate"/>
      </w:r>
      <w:r w:rsidR="00C91EA6">
        <w:t>[13]</w:t>
      </w:r>
      <w:r w:rsidR="00A141B1">
        <w:fldChar w:fldCharType="end"/>
      </w:r>
      <w:r>
        <w:t xml:space="preserve"> as well as retrospectives by some researchers who had led previous PIM research </w:t>
      </w:r>
      <w:r w:rsidR="0007027F">
        <w:t>projects</w:t>
      </w:r>
      <w:r w:rsidR="0061489E">
        <w:t xml:space="preserve"> </w:t>
      </w:r>
      <w:r w:rsidR="00A141B1">
        <w:fldChar w:fldCharType="begin"/>
      </w:r>
      <w:r w:rsidR="00DC1412">
        <w:instrText xml:space="preserve"> REF _Ref355791508 \r \h </w:instrText>
      </w:r>
      <w:r w:rsidR="00A141B1">
        <w:fldChar w:fldCharType="separate"/>
      </w:r>
      <w:r w:rsidR="00C91EA6">
        <w:t>[14</w:t>
      </w:r>
      <w:proofErr w:type="gramStart"/>
      <w:r w:rsidR="00C91EA6">
        <w:t>]</w:t>
      </w:r>
      <w:proofErr w:type="gramEnd"/>
      <w:r w:rsidR="00A141B1">
        <w:fldChar w:fldCharType="end"/>
      </w:r>
      <w:r w:rsidR="00A141B1">
        <w:fldChar w:fldCharType="begin"/>
      </w:r>
      <w:r w:rsidR="00DC1412">
        <w:instrText xml:space="preserve"> REF _Ref355791511 \r \h </w:instrText>
      </w:r>
      <w:r w:rsidR="00A141B1">
        <w:fldChar w:fldCharType="separate"/>
      </w:r>
      <w:r w:rsidR="00C91EA6">
        <w:t>[15]</w:t>
      </w:r>
      <w:r w:rsidR="00A141B1">
        <w:fldChar w:fldCharType="end"/>
      </w:r>
      <w:r>
        <w:t xml:space="preserve"> have advocated 3D die stacking </w:t>
      </w:r>
      <w:r w:rsidR="0007027F">
        <w:t xml:space="preserve">for PIM, validating the viability of this approach. We anticipate our research to add unique value with respect to other contemporary research in this space in two ways. First, we explore PIM architectures </w:t>
      </w:r>
      <w:r w:rsidR="00DC1412">
        <w:t>with</w:t>
      </w:r>
      <w:r w:rsidR="0007027F">
        <w:t xml:space="preserve"> APUs that integrate both GPUs and CPUs</w:t>
      </w:r>
      <w:r w:rsidR="0061489E">
        <w:t>,</w:t>
      </w:r>
      <w:r w:rsidR="0007027F">
        <w:t xml:space="preserve"> enabling us to evaluate the impact of PIM on both throughput-</w:t>
      </w:r>
      <w:r w:rsidR="00DC1412">
        <w:t xml:space="preserve">bound </w:t>
      </w:r>
      <w:r w:rsidR="0007027F">
        <w:t>computations and latency-</w:t>
      </w:r>
      <w:r w:rsidR="00DC1412">
        <w:t xml:space="preserve">bound </w:t>
      </w:r>
      <w:r w:rsidR="0007027F">
        <w:t xml:space="preserve">computations (and applications with phases that exhibit both). Second, such </w:t>
      </w:r>
      <w:proofErr w:type="spellStart"/>
      <w:r w:rsidR="0007027F">
        <w:t>anarchitecture</w:t>
      </w:r>
      <w:proofErr w:type="spellEnd"/>
      <w:r w:rsidR="0007027F">
        <w:t xml:space="preserve"> enables us to support fully</w:t>
      </w:r>
      <w:r w:rsidR="00942D84">
        <w:t>-</w:t>
      </w:r>
      <w:r w:rsidR="0007027F">
        <w:t>general programming models allowing us to explore the benefit of executing arbitrary user-defined code in memory (as opposed to limiting in-memory execution to pre-defined sets of operations).</w:t>
      </w:r>
    </w:p>
    <w:p w:rsidR="009420C8" w:rsidRDefault="00963DB9" w:rsidP="009420C8">
      <w:pPr>
        <w:pStyle w:val="Heading1"/>
        <w:rPr>
          <w:sz w:val="28"/>
          <w:szCs w:val="28"/>
        </w:rPr>
      </w:pPr>
      <w:bookmarkStart w:id="370" w:name="_Toc355997185"/>
      <w:bookmarkStart w:id="371" w:name="_Toc355997336"/>
      <w:bookmarkStart w:id="372" w:name="_Toc359310257"/>
      <w:bookmarkEnd w:id="370"/>
      <w:bookmarkEnd w:id="371"/>
      <w:r>
        <w:rPr>
          <w:sz w:val="28"/>
          <w:szCs w:val="28"/>
        </w:rPr>
        <w:lastRenderedPageBreak/>
        <w:t xml:space="preserve">Baseline PIM </w:t>
      </w:r>
      <w:r w:rsidR="009420C8" w:rsidRPr="009420C8">
        <w:rPr>
          <w:sz w:val="28"/>
          <w:szCs w:val="28"/>
        </w:rPr>
        <w:t>Architecture</w:t>
      </w:r>
      <w:bookmarkEnd w:id="372"/>
    </w:p>
    <w:p w:rsidR="0029655B" w:rsidRDefault="00A141B1" w:rsidP="0029655B">
      <w:r>
        <w:fldChar w:fldCharType="begin"/>
      </w:r>
      <w:r w:rsidR="00C75961">
        <w:instrText xml:space="preserve"> REF _Ref357183302 \h </w:instrText>
      </w:r>
      <w:r>
        <w:fldChar w:fldCharType="separate"/>
      </w:r>
      <w:r w:rsidR="00C91EA6">
        <w:t xml:space="preserve">Figure </w:t>
      </w:r>
      <w:r w:rsidR="00C91EA6">
        <w:rPr>
          <w:noProof/>
        </w:rPr>
        <w:t>1</w:t>
      </w:r>
      <w:r>
        <w:fldChar w:fldCharType="end"/>
      </w:r>
      <w:r w:rsidR="00171DAB">
        <w:t xml:space="preserve"> </w:t>
      </w:r>
      <w:r w:rsidR="0029655B">
        <w:t xml:space="preserve">shows an overview of AMD’s </w:t>
      </w:r>
      <w:r w:rsidR="0061489E">
        <w:t xml:space="preserve">proposed </w:t>
      </w:r>
      <w:proofErr w:type="spellStart"/>
      <w:r w:rsidR="0029655B">
        <w:t>FastForward</w:t>
      </w:r>
      <w:proofErr w:type="spellEnd"/>
      <w:r w:rsidR="0029655B">
        <w:t xml:space="preserve"> node organization. This baseline architecture integrates an Exascale </w:t>
      </w:r>
      <w:r w:rsidR="00421C65">
        <w:t>H</w:t>
      </w:r>
      <w:r w:rsidR="0029655B">
        <w:t xml:space="preserve">eterogeneous </w:t>
      </w:r>
      <w:r w:rsidR="00421C65">
        <w:t>P</w:t>
      </w:r>
      <w:r w:rsidR="0029655B">
        <w:t xml:space="preserve">rocessor (EHP) capable of </w:t>
      </w:r>
      <w:r w:rsidR="00F021B9">
        <w:t>performing</w:t>
      </w:r>
      <w:r w:rsidR="00444B49">
        <w:t xml:space="preserve"> </w:t>
      </w:r>
      <w:r w:rsidR="0029655B">
        <w:t>1</w:t>
      </w:r>
      <w:r w:rsidR="00F021B9">
        <w:t>2</w:t>
      </w:r>
      <w:r w:rsidR="0029655B">
        <w:t xml:space="preserve"> TFLOPS and eight stacks of high-bandwidth DRAM capable of providing an aggregate 4TB/s to the EHP in a single package.  Additional high-speed interfaces are provided to the system interconnect and off-package non-volatile memory (NVM) providing an aggregate capacity of 1TB.</w:t>
      </w:r>
    </w:p>
    <w:p w:rsidR="0029655B" w:rsidRDefault="0029655B" w:rsidP="0029655B"/>
    <w:p w:rsidR="00096658" w:rsidRDefault="00096658" w:rsidP="00096658"/>
    <w:p w:rsidR="00171DAB" w:rsidRDefault="00015CB0" w:rsidP="00171DAB">
      <w:pPr>
        <w:keepNext/>
        <w:jc w:val="center"/>
      </w:pPr>
      <w:r w:rsidRPr="00015CB0">
        <w:rPr>
          <w:noProof/>
          <w:lang w:eastAsia="en-US"/>
        </w:rPr>
        <w:drawing>
          <wp:inline distT="0" distB="0" distL="0" distR="0">
            <wp:extent cx="4905374" cy="3390900"/>
            <wp:effectExtent l="19050" t="0" r="0" b="0"/>
            <wp:docPr id="5" name="Picture 5"/>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09938" cy="3394055"/>
                    </a:xfrm>
                    <a:prstGeom prst="rect">
                      <a:avLst/>
                    </a:prstGeom>
                    <a:noFill/>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Lst>
                  </pic:spPr>
                </pic:pic>
              </a:graphicData>
            </a:graphic>
          </wp:inline>
        </w:drawing>
      </w:r>
    </w:p>
    <w:p w:rsidR="002A4D73" w:rsidRDefault="00171DAB" w:rsidP="00171DAB">
      <w:pPr>
        <w:pStyle w:val="Caption"/>
      </w:pPr>
      <w:bookmarkStart w:id="373" w:name="_Ref357183302"/>
      <w:r>
        <w:t xml:space="preserve">Figure </w:t>
      </w:r>
      <w:r w:rsidR="00A141B1">
        <w:fldChar w:fldCharType="begin"/>
      </w:r>
      <w:r>
        <w:instrText xml:space="preserve"> SEQ Figure \* ARABIC </w:instrText>
      </w:r>
      <w:r w:rsidR="00A141B1">
        <w:fldChar w:fldCharType="separate"/>
      </w:r>
      <w:r w:rsidR="00C91EA6">
        <w:rPr>
          <w:noProof/>
        </w:rPr>
        <w:t>1</w:t>
      </w:r>
      <w:r w:rsidR="00A141B1">
        <w:fldChar w:fldCharType="end"/>
      </w:r>
      <w:bookmarkEnd w:id="373"/>
      <w:r>
        <w:t xml:space="preserve">: </w:t>
      </w:r>
      <w:r w:rsidRPr="005C10C1">
        <w:t xml:space="preserve">AMD </w:t>
      </w:r>
      <w:proofErr w:type="spellStart"/>
      <w:r w:rsidRPr="005C10C1">
        <w:t>FastForward</w:t>
      </w:r>
      <w:proofErr w:type="spellEnd"/>
      <w:r w:rsidRPr="005C10C1">
        <w:t xml:space="preserve"> Proposed Baseline Node Architecture</w:t>
      </w:r>
    </w:p>
    <w:p w:rsidR="00B61C60" w:rsidRDefault="00015CB0" w:rsidP="00096658">
      <w:r>
        <w:t xml:space="preserve">The PIM </w:t>
      </w:r>
      <w:r w:rsidR="008E72C0">
        <w:t xml:space="preserve">project considers the impact of integrating processing capabilities </w:t>
      </w:r>
      <w:r w:rsidR="00A936B2">
        <w:t xml:space="preserve">within </w:t>
      </w:r>
      <w:r w:rsidR="008E72C0">
        <w:t xml:space="preserve">the memory stacks. </w:t>
      </w:r>
      <w:r w:rsidR="00B61C60">
        <w:t xml:space="preserve">These in-memory processing devices will function under the control of the EHP as a host processor. </w:t>
      </w:r>
    </w:p>
    <w:p w:rsidR="00B61C60" w:rsidRDefault="00B61C60" w:rsidP="00096658"/>
    <w:p w:rsidR="00091CD7" w:rsidRDefault="0018449D" w:rsidP="00096658">
      <w:r>
        <w:t xml:space="preserve">In the current phase of the project leading up to the M1 milestone, we have developed </w:t>
      </w:r>
      <w:r w:rsidR="00AE748B">
        <w:t xml:space="preserve">a baseline PIM architecture and </w:t>
      </w:r>
      <w:r>
        <w:t>infrastructure necessary to evaluate the</w:t>
      </w:r>
      <w:r w:rsidR="00091CD7">
        <w:t xml:space="preserve"> performance and energy</w:t>
      </w:r>
      <w:r>
        <w:t xml:space="preserve"> </w:t>
      </w:r>
      <w:r w:rsidR="00AE748B">
        <w:t xml:space="preserve">implications of </w:t>
      </w:r>
      <w:r>
        <w:t>implementing PIM capabilities in l</w:t>
      </w:r>
      <w:r w:rsidR="008E72C0">
        <w:t xml:space="preserve">ogic layers stacked with </w:t>
      </w:r>
      <w:r w:rsidR="00AE748B">
        <w:t xml:space="preserve">main memory. While </w:t>
      </w:r>
      <w:r w:rsidR="00091CD7">
        <w:t>our</w:t>
      </w:r>
      <w:r w:rsidR="00AE748B">
        <w:t xml:space="preserve"> architecture and infrastructure are designed to easily </w:t>
      </w:r>
      <w:r w:rsidR="00091CD7">
        <w:t xml:space="preserve">accommodate PIM stacked with either or both </w:t>
      </w:r>
      <w:r>
        <w:t xml:space="preserve">of </w:t>
      </w:r>
      <w:r w:rsidR="008E72C0">
        <w:t xml:space="preserve">the </w:t>
      </w:r>
      <w:r w:rsidR="00A936B2">
        <w:t xml:space="preserve">main memory types </w:t>
      </w:r>
      <w:r w:rsidR="00091CD7">
        <w:t xml:space="preserve">shown in </w:t>
      </w:r>
      <w:r w:rsidR="00A141B1">
        <w:fldChar w:fldCharType="begin"/>
      </w:r>
      <w:r w:rsidR="00C75961">
        <w:instrText xml:space="preserve"> REF _Ref357183302 \h </w:instrText>
      </w:r>
      <w:r w:rsidR="00A141B1">
        <w:fldChar w:fldCharType="separate"/>
      </w:r>
      <w:r w:rsidR="00C91EA6">
        <w:t xml:space="preserve">Figure </w:t>
      </w:r>
      <w:r w:rsidR="00C91EA6">
        <w:rPr>
          <w:noProof/>
        </w:rPr>
        <w:t>1</w:t>
      </w:r>
      <w:r w:rsidR="00A141B1">
        <w:fldChar w:fldCharType="end"/>
      </w:r>
      <w:r w:rsidR="00171DAB">
        <w:t xml:space="preserve"> </w:t>
      </w:r>
      <w:r w:rsidR="00A936B2">
        <w:t xml:space="preserve">– </w:t>
      </w:r>
      <w:r w:rsidR="008E72C0">
        <w:t xml:space="preserve">in-package DRAM and off-chip </w:t>
      </w:r>
      <w:r w:rsidR="00942D84">
        <w:t>non-volatile memory (</w:t>
      </w:r>
      <w:r w:rsidR="008E72C0">
        <w:t>NVM</w:t>
      </w:r>
      <w:r w:rsidR="00942D84">
        <w:t>)</w:t>
      </w:r>
      <w:r w:rsidR="00091CD7">
        <w:t xml:space="preserve"> – </w:t>
      </w:r>
      <w:r w:rsidR="00AE748B">
        <w:t xml:space="preserve">our efforts to date have primarily focused on PIM stacked with DRAM. </w:t>
      </w:r>
    </w:p>
    <w:p w:rsidR="00091CD7" w:rsidRDefault="00091CD7" w:rsidP="00096658"/>
    <w:p w:rsidR="00015CB0" w:rsidRDefault="00E71FD7" w:rsidP="00096658">
      <w:r>
        <w:t xml:space="preserve">This section describes our baseline PIM architecture. </w:t>
      </w:r>
    </w:p>
    <w:p w:rsidR="00203BE8" w:rsidRPr="00896012" w:rsidRDefault="00203BE8" w:rsidP="00203BE8">
      <w:pPr>
        <w:pStyle w:val="Heading2"/>
      </w:pPr>
      <w:bookmarkStart w:id="374" w:name="_Toc359310258"/>
      <w:r>
        <w:lastRenderedPageBreak/>
        <w:t>Host Memory Interface</w:t>
      </w:r>
      <w:bookmarkEnd w:id="374"/>
    </w:p>
    <w:p w:rsidR="00F06A19" w:rsidRDefault="00203BE8" w:rsidP="00203BE8">
      <w:r>
        <w:t>The memory dies of each memory stack must service read/write requests received via the external host interface as well as from in-stack PIM. In order to enforce adequate fairness and quality of service policies among these requestors, the DRAM or NVM controller</w:t>
      </w:r>
      <w:r w:rsidR="00B61C60">
        <w:t>(s)</w:t>
      </w:r>
      <w:r>
        <w:t xml:space="preserve"> must be implemented within the memory stack</w:t>
      </w:r>
      <w:r w:rsidR="00F06A19">
        <w:t>, conceivably on the PIM die or another logic die within the memory stack</w:t>
      </w:r>
      <w:r>
        <w:t xml:space="preserve">. Therefore, the host interface does not explicitly expose the timing </w:t>
      </w:r>
      <w:proofErr w:type="gramStart"/>
      <w:r w:rsidR="006E4CEC">
        <w:t>n</w:t>
      </w:r>
      <w:r>
        <w:t>or</w:t>
      </w:r>
      <w:proofErr w:type="gramEnd"/>
      <w:r>
        <w:t xml:space="preserve"> the exact physical structure of the memories. Instead, host requests are issued as high-level commands at the granularity of loads and stores (instead of RAS/CAS/</w:t>
      </w:r>
      <w:proofErr w:type="spellStart"/>
      <w:r>
        <w:t>precharge</w:t>
      </w:r>
      <w:proofErr w:type="spellEnd"/>
      <w:r>
        <w:t xml:space="preserve"> etc.</w:t>
      </w:r>
      <w:r w:rsidR="006E4CEC">
        <w:t>, as is the case with today’s commodity DRAM interfaces</w:t>
      </w:r>
      <w:r>
        <w:t xml:space="preserve">) and responses from the memory stack occur after an arbitrary latency. </w:t>
      </w:r>
    </w:p>
    <w:p w:rsidR="00F06A19" w:rsidRDefault="00F06A19" w:rsidP="00203BE8"/>
    <w:p w:rsidR="00203BE8" w:rsidRPr="00F06A19" w:rsidRDefault="00F06A19" w:rsidP="00203BE8">
      <w:pPr>
        <w:rPr>
          <w:i/>
        </w:rPr>
      </w:pPr>
      <w:r>
        <w:t xml:space="preserve">Note that the above organization maps well to memory interface standardization activity </w:t>
      </w:r>
      <w:r w:rsidR="00555FB0">
        <w:t xml:space="preserve">ongoing </w:t>
      </w:r>
      <w:r>
        <w:t xml:space="preserve">within the </w:t>
      </w:r>
      <w:r w:rsidR="00555FB0">
        <w:t>memory community</w:t>
      </w:r>
      <w:r>
        <w:t xml:space="preserve">. JEDEC HBM </w:t>
      </w:r>
      <w:r w:rsidR="007B22C5">
        <w:t xml:space="preserve">task group is defining </w:t>
      </w:r>
      <w:r>
        <w:t>solution</w:t>
      </w:r>
      <w:r w:rsidR="007B22C5">
        <w:t>s</w:t>
      </w:r>
      <w:r>
        <w:t xml:space="preserve"> for interfacing a </w:t>
      </w:r>
      <w:r w:rsidR="007B22C5">
        <w:t xml:space="preserve">processor </w:t>
      </w:r>
      <w:r>
        <w:t>die to a memory (DRAM) stack</w:t>
      </w:r>
      <w:r w:rsidR="007B22C5">
        <w:t xml:space="preserve"> </w:t>
      </w:r>
      <w:r w:rsidR="00A141B1">
        <w:fldChar w:fldCharType="begin"/>
      </w:r>
      <w:r w:rsidR="007B22C5">
        <w:instrText xml:space="preserve"> REF _Ref354779673 \r \h </w:instrText>
      </w:r>
      <w:r w:rsidR="00A141B1">
        <w:fldChar w:fldCharType="separate"/>
      </w:r>
      <w:r w:rsidR="00C91EA6">
        <w:t>[1]</w:t>
      </w:r>
      <w:r w:rsidR="00A141B1">
        <w:fldChar w:fldCharType="end"/>
      </w:r>
      <w:r>
        <w:t xml:space="preserve">. </w:t>
      </w:r>
      <w:r w:rsidR="007B22C5">
        <w:t xml:space="preserve">Such an interface could be used to stack PIM dies </w:t>
      </w:r>
      <w:r w:rsidR="00831D6E">
        <w:t>under HBM</w:t>
      </w:r>
      <w:r w:rsidR="007B22C5">
        <w:t xml:space="preserve"> memory stacks. </w:t>
      </w:r>
      <w:r w:rsidR="00C570C6" w:rsidRPr="00C570C6">
        <w:t xml:space="preserve">An interface with </w:t>
      </w:r>
      <w:r>
        <w:t>abstract host access</w:t>
      </w:r>
      <w:r w:rsidR="00C570C6" w:rsidRPr="00C570C6">
        <w:t xml:space="preserve"> characteristics is already in use by the Hybrid Memory Cube (HMC) DRAM architecture</w:t>
      </w:r>
      <w:r w:rsidR="003E3A98">
        <w:t xml:space="preserve"> </w:t>
      </w:r>
      <w:fldSimple w:instr=" REF _Ref355792925 \r \h  \* MERGEFORMAT ">
        <w:r w:rsidR="00C91EA6">
          <w:t>[16]</w:t>
        </w:r>
      </w:fldSimple>
      <w:r w:rsidR="00C570C6" w:rsidRPr="00C570C6">
        <w:t>, which was initially proposed by Micron and is being standardized through an industry consortium</w:t>
      </w:r>
      <w:r w:rsidR="003E3A98">
        <w:t xml:space="preserve"> </w:t>
      </w:r>
      <w:fldSimple w:instr=" REF _Ref354779692 \r \h  \* MERGEFORMAT ">
        <w:r w:rsidR="00C91EA6">
          <w:t>[3]</w:t>
        </w:r>
      </w:fldSimple>
      <w:r w:rsidR="00C570C6" w:rsidRPr="00C570C6">
        <w:t xml:space="preserve">. </w:t>
      </w:r>
      <w:r w:rsidR="00555FB0">
        <w:t>Early</w:t>
      </w:r>
      <w:r w:rsidR="00C570C6" w:rsidRPr="00C570C6">
        <w:t xml:space="preserve"> PIM </w:t>
      </w:r>
      <w:r w:rsidR="00555FB0">
        <w:t xml:space="preserve">designs </w:t>
      </w:r>
      <w:r w:rsidR="00C570C6" w:rsidRPr="00C570C6">
        <w:t>may elect to adopt variant</w:t>
      </w:r>
      <w:r w:rsidR="00555FB0">
        <w:t>s</w:t>
      </w:r>
      <w:r w:rsidR="00C570C6" w:rsidRPr="00C570C6">
        <w:t xml:space="preserve"> of such </w:t>
      </w:r>
      <w:r w:rsidR="00555FB0">
        <w:t xml:space="preserve">emerging or </w:t>
      </w:r>
      <w:r w:rsidR="00C570C6" w:rsidRPr="00C570C6">
        <w:t>existing interface standard</w:t>
      </w:r>
      <w:r w:rsidR="00555FB0">
        <w:t>s</w:t>
      </w:r>
      <w:r w:rsidR="00C570C6" w:rsidRPr="00C570C6">
        <w:t>.</w:t>
      </w:r>
    </w:p>
    <w:p w:rsidR="00203BE8" w:rsidRDefault="00203BE8" w:rsidP="00203BE8">
      <w:pPr>
        <w:rPr>
          <w:i/>
        </w:rPr>
      </w:pPr>
    </w:p>
    <w:p w:rsidR="00203BE8" w:rsidRDefault="00203BE8" w:rsidP="00203BE8">
      <w:r>
        <w:t xml:space="preserve">Please refer to </w:t>
      </w:r>
      <w:r w:rsidR="003A7822">
        <w:t>S</w:t>
      </w:r>
      <w:r>
        <w:t xml:space="preserve">ection </w:t>
      </w:r>
      <w:r w:rsidR="00A141B1">
        <w:fldChar w:fldCharType="begin"/>
      </w:r>
      <w:r w:rsidR="006E4CEC">
        <w:instrText xml:space="preserve"> REF _Ref357025854 \r \h </w:instrText>
      </w:r>
      <w:r w:rsidR="00A141B1">
        <w:fldChar w:fldCharType="separate"/>
      </w:r>
      <w:r w:rsidR="00C91EA6">
        <w:t>6</w:t>
      </w:r>
      <w:r w:rsidR="00A141B1">
        <w:fldChar w:fldCharType="end"/>
      </w:r>
      <w:r>
        <w:t xml:space="preserve"> for a discussion of the tradeoff space in host interface (and host architecture in general) specialization for PIM and the corresponding capabilities enabled.</w:t>
      </w:r>
    </w:p>
    <w:p w:rsidR="00096658" w:rsidRPr="00096658" w:rsidRDefault="00096658" w:rsidP="00096658">
      <w:pPr>
        <w:pStyle w:val="Heading2"/>
      </w:pPr>
      <w:bookmarkStart w:id="375" w:name="_Toc359310259"/>
      <w:r w:rsidRPr="00096658">
        <w:t>APU-in-Memory</w:t>
      </w:r>
      <w:bookmarkEnd w:id="375"/>
    </w:p>
    <w:p w:rsidR="008E72C0" w:rsidRDefault="008E72C0" w:rsidP="00096658">
      <w:r>
        <w:t>Our baseline architecture implements an APU as the in-memory processor in each of the memory stacks. This enables the execution of both CPU- and GPU-oriented general-purpose code in the memory stacks. This fully-programmable architecture has several advantages</w:t>
      </w:r>
      <w:r w:rsidR="00954877">
        <w:t xml:space="preserve"> over more specialized PIM architectures</w:t>
      </w:r>
      <w:r>
        <w:t>:</w:t>
      </w:r>
    </w:p>
    <w:p w:rsidR="00954877" w:rsidRDefault="00EA5980" w:rsidP="00764E77">
      <w:pPr>
        <w:pStyle w:val="ListParagraph"/>
        <w:numPr>
          <w:ilvl w:val="0"/>
          <w:numId w:val="8"/>
        </w:numPr>
      </w:pPr>
      <w:r w:rsidRPr="00EA5980">
        <w:rPr>
          <w:b/>
        </w:rPr>
        <w:t>Lower barrier to initial adoption by developers</w:t>
      </w:r>
      <w:r w:rsidR="008E72C0">
        <w:t xml:space="preserve">: </w:t>
      </w:r>
      <w:r w:rsidR="001E526E">
        <w:t xml:space="preserve">Unlike </w:t>
      </w:r>
      <w:r w:rsidR="00397E3B">
        <w:t xml:space="preserve">the highly </w:t>
      </w:r>
      <w:r w:rsidR="001E526E">
        <w:t xml:space="preserve">specialized processors used in some prior PIM research, the </w:t>
      </w:r>
      <w:r w:rsidR="008E72C0">
        <w:t>APU enables execution of arbitrary code on a PIM</w:t>
      </w:r>
      <w:r w:rsidR="006E4CEC">
        <w:t xml:space="preserve"> device</w:t>
      </w:r>
      <w:r w:rsidR="008E72C0">
        <w:t xml:space="preserve">. Therefore, no extensive rewrite is necessary to make use of PIM – merely identifying </w:t>
      </w:r>
      <w:r w:rsidR="00954877">
        <w:t xml:space="preserve">and annotating </w:t>
      </w:r>
      <w:r w:rsidR="008E72C0">
        <w:t xml:space="preserve">which code segments are to run on PIM is sufficient from a correctness point of view. </w:t>
      </w:r>
    </w:p>
    <w:p w:rsidR="008C333B" w:rsidRPr="008C333B" w:rsidRDefault="008C333B" w:rsidP="00764E77">
      <w:pPr>
        <w:pStyle w:val="ListParagraph"/>
        <w:numPr>
          <w:ilvl w:val="0"/>
          <w:numId w:val="8"/>
        </w:numPr>
      </w:pPr>
      <w:r w:rsidRPr="008C333B">
        <w:rPr>
          <w:b/>
        </w:rPr>
        <w:t>Availability of development tools</w:t>
      </w:r>
      <w:r>
        <w:t xml:space="preserve">: The rich set of development tools (compilers, debuggers, profilers etc.) available for general-purpose processors can be readily exploited for PIM development. </w:t>
      </w:r>
    </w:p>
    <w:p w:rsidR="00954877" w:rsidRDefault="00EA5980" w:rsidP="00764E77">
      <w:pPr>
        <w:pStyle w:val="ListParagraph"/>
        <w:numPr>
          <w:ilvl w:val="0"/>
          <w:numId w:val="8"/>
        </w:numPr>
      </w:pPr>
      <w:r w:rsidRPr="00EA5980">
        <w:rPr>
          <w:b/>
        </w:rPr>
        <w:t>Reduced round-trips between host and PIM</w:t>
      </w:r>
      <w:r w:rsidR="006E4CEC">
        <w:rPr>
          <w:b/>
        </w:rPr>
        <w:t xml:space="preserve"> devices</w:t>
      </w:r>
      <w:r w:rsidR="00954877">
        <w:t>: Entire task</w:t>
      </w:r>
      <w:r w:rsidR="00100BD2">
        <w:t>s</w:t>
      </w:r>
      <w:r w:rsidR="00954877">
        <w:t xml:space="preserve"> or kernel graphs</w:t>
      </w:r>
      <w:r w:rsidR="00FF3ED7">
        <w:t xml:space="preserve"> (i.e.</w:t>
      </w:r>
      <w:r w:rsidR="00100BD2">
        <w:t>,</w:t>
      </w:r>
      <w:r w:rsidR="00FF3ED7">
        <w:t xml:space="preserve"> collections of tasks and kernels)</w:t>
      </w:r>
      <w:r w:rsidR="00954877">
        <w:t xml:space="preserve"> can be dispatched to PIM without having to return control back to the host processor after each </w:t>
      </w:r>
      <w:r w:rsidR="00FF3ED7">
        <w:t xml:space="preserve">individual </w:t>
      </w:r>
      <w:r w:rsidR="00954877">
        <w:t xml:space="preserve">task or kernel </w:t>
      </w:r>
      <w:r w:rsidR="0062321F">
        <w:t xml:space="preserve">executed on a </w:t>
      </w:r>
      <w:r w:rsidR="00954877">
        <w:t>PIM</w:t>
      </w:r>
      <w:r w:rsidR="0062321F">
        <w:t xml:space="preserve"> device</w:t>
      </w:r>
      <w:r w:rsidR="00954877">
        <w:t>.</w:t>
      </w:r>
    </w:p>
    <w:p w:rsidR="008E72C0" w:rsidRDefault="00EA5980" w:rsidP="00764E77">
      <w:pPr>
        <w:pStyle w:val="ListParagraph"/>
        <w:numPr>
          <w:ilvl w:val="0"/>
          <w:numId w:val="8"/>
        </w:numPr>
      </w:pPr>
      <w:r w:rsidRPr="00EA5980">
        <w:rPr>
          <w:b/>
        </w:rPr>
        <w:t>Incremental and targeted optimizations</w:t>
      </w:r>
      <w:r w:rsidR="00954877">
        <w:t>: Even within the code that is to execute on PIM</w:t>
      </w:r>
      <w:r w:rsidR="00FF3ED7">
        <w:t xml:space="preserve"> devices</w:t>
      </w:r>
      <w:r w:rsidR="00954877">
        <w:t xml:space="preserve">, developers can focus their optimization efforts on </w:t>
      </w:r>
      <w:r w:rsidR="003D66AF">
        <w:t>sections</w:t>
      </w:r>
      <w:r w:rsidR="00954877">
        <w:t xml:space="preserve"> that have the most impact on performance and energy while leaving other parts of code unchanged.</w:t>
      </w:r>
    </w:p>
    <w:p w:rsidR="00954877" w:rsidRDefault="00EA5980" w:rsidP="00764E77">
      <w:pPr>
        <w:pStyle w:val="ListParagraph"/>
        <w:numPr>
          <w:ilvl w:val="0"/>
          <w:numId w:val="8"/>
        </w:numPr>
      </w:pPr>
      <w:r w:rsidRPr="00EA5980">
        <w:rPr>
          <w:b/>
        </w:rPr>
        <w:lastRenderedPageBreak/>
        <w:t>Broader applicability</w:t>
      </w:r>
      <w:r w:rsidR="0062321F">
        <w:t xml:space="preserve">: </w:t>
      </w:r>
      <w:r w:rsidR="006E4CEC">
        <w:t xml:space="preserve">Full programmability enables </w:t>
      </w:r>
      <w:r w:rsidR="00954877">
        <w:t>PIM capabilities to be exploited in emerging applications that may not have been anticipated at PIM design time.</w:t>
      </w:r>
    </w:p>
    <w:p w:rsidR="00273A41" w:rsidRDefault="00EA5980" w:rsidP="00764E77">
      <w:pPr>
        <w:pStyle w:val="ListParagraph"/>
        <w:numPr>
          <w:ilvl w:val="0"/>
          <w:numId w:val="8"/>
        </w:numPr>
      </w:pPr>
      <w:r w:rsidRPr="00EA5980">
        <w:rPr>
          <w:b/>
        </w:rPr>
        <w:t>Economies of scale</w:t>
      </w:r>
      <w:r w:rsidR="00576970">
        <w:t>: A</w:t>
      </w:r>
      <w:r w:rsidR="0062321F">
        <w:t>n APU-based</w:t>
      </w:r>
      <w:r w:rsidR="00100BD2">
        <w:t xml:space="preserve"> </w:t>
      </w:r>
      <w:r w:rsidR="00273A41">
        <w:t xml:space="preserve">PIM </w:t>
      </w:r>
      <w:r w:rsidR="00576970">
        <w:t xml:space="preserve">device </w:t>
      </w:r>
      <w:r w:rsidR="00273A41">
        <w:t xml:space="preserve">(along with </w:t>
      </w:r>
      <w:r w:rsidR="00100BD2">
        <w:t xml:space="preserve">the </w:t>
      </w:r>
      <w:r w:rsidR="00273A41">
        <w:t xml:space="preserve">attached memory stack) </w:t>
      </w:r>
      <w:r w:rsidR="00576970">
        <w:t>may</w:t>
      </w:r>
      <w:r w:rsidR="00100BD2">
        <w:t xml:space="preserve"> be </w:t>
      </w:r>
      <w:r w:rsidR="0062321F">
        <w:t>usable</w:t>
      </w:r>
      <w:r w:rsidR="00100BD2">
        <w:t xml:space="preserve"> </w:t>
      </w:r>
      <w:r w:rsidR="00273A41">
        <w:t xml:space="preserve">as a standalone, low-power, integrated processing solution in </w:t>
      </w:r>
      <w:r w:rsidR="0062321F">
        <w:t xml:space="preserve">a variety of </w:t>
      </w:r>
      <w:r w:rsidR="00273A41">
        <w:t>non-HPC markets.</w:t>
      </w:r>
    </w:p>
    <w:p w:rsidR="00954877" w:rsidRDefault="00954877" w:rsidP="00954877"/>
    <w:p w:rsidR="0039372F" w:rsidRDefault="0039372F" w:rsidP="00954877">
      <w:r>
        <w:t>While we adopt an APU as our baseline PIM architecture, we have intentionally minimized dependencies on specific instruction set architecture (ISA) features or other vendor-specific capabilities to the extent possible. As such, we expect that the architectural concepts and programming interfaces described in this document to be widely applicable across different ISAs and processor architectures.</w:t>
      </w:r>
    </w:p>
    <w:p w:rsidR="00103524" w:rsidRDefault="00F05868" w:rsidP="00896012">
      <w:pPr>
        <w:pStyle w:val="Heading3"/>
      </w:pPr>
      <w:bookmarkStart w:id="376" w:name="_Ref354822531"/>
      <w:bookmarkStart w:id="377" w:name="_Ref357000283"/>
      <w:bookmarkStart w:id="378" w:name="_Toc359310260"/>
      <w:r>
        <w:t>Initiat</w:t>
      </w:r>
      <w:r w:rsidR="00BF64EE">
        <w:t>ing</w:t>
      </w:r>
      <w:r w:rsidR="00A246CF">
        <w:t xml:space="preserve"> Operations on</w:t>
      </w:r>
      <w:r w:rsidR="00103524">
        <w:t xml:space="preserve"> PIM</w:t>
      </w:r>
      <w:bookmarkEnd w:id="376"/>
      <w:bookmarkEnd w:id="377"/>
      <w:bookmarkEnd w:id="378"/>
    </w:p>
    <w:p w:rsidR="00326075" w:rsidRPr="007D06B1" w:rsidRDefault="00326075" w:rsidP="00326075">
      <w:r w:rsidRPr="007D06B1">
        <w:t>As the PIM devices are programmable APUs, a number of general purpose work dispatch methods may be used. Here we look at three options, consider their suitability for performance, scalability, and virtualization, and lastly examine paths for extension</w:t>
      </w:r>
      <w:r w:rsidR="00165F64">
        <w:t>s</w:t>
      </w:r>
      <w:r w:rsidRPr="007D06B1">
        <w:t xml:space="preserve"> or future studies.</w:t>
      </w:r>
      <w:r w:rsidR="003153A7">
        <w:t xml:space="preserve"> Note that the discussion here considers the tradeoffs in underlying implementations and </w:t>
      </w:r>
      <w:r w:rsidR="00AF1A51">
        <w:t xml:space="preserve">the details discussed here </w:t>
      </w:r>
      <w:r w:rsidR="003153A7">
        <w:t xml:space="preserve">are not exposed to application programmers. The API described in Section </w:t>
      </w:r>
      <w:r w:rsidR="00A141B1">
        <w:fldChar w:fldCharType="begin"/>
      </w:r>
      <w:r w:rsidR="003153A7">
        <w:instrText xml:space="preserve"> REF _Ref356896429 \r \h </w:instrText>
      </w:r>
      <w:r w:rsidR="00A141B1">
        <w:fldChar w:fldCharType="separate"/>
      </w:r>
      <w:r w:rsidR="00C91EA6">
        <w:t>4</w:t>
      </w:r>
      <w:r w:rsidR="00A141B1">
        <w:fldChar w:fldCharType="end"/>
      </w:r>
      <w:r w:rsidR="003153A7">
        <w:t xml:space="preserve"> provides a higher-level abstraction for users to manage work dispatch and relates aspects.</w:t>
      </w:r>
    </w:p>
    <w:p w:rsidR="00326075" w:rsidRPr="007D06B1" w:rsidRDefault="00326075" w:rsidP="00326075"/>
    <w:p w:rsidR="00326075" w:rsidRPr="007D06B1" w:rsidRDefault="00326075" w:rsidP="00326075">
      <w:r w:rsidRPr="007D06B1">
        <w:t xml:space="preserve">One option for work dispatch </w:t>
      </w:r>
      <w:r w:rsidR="00D74AB1">
        <w:t>is</w:t>
      </w:r>
      <w:r w:rsidRPr="007D06B1">
        <w:t xml:space="preserve"> to use an inter-processor interrupt (IPI) to signal work from </w:t>
      </w:r>
      <w:r w:rsidR="00D17822">
        <w:t xml:space="preserve">the </w:t>
      </w:r>
      <w:r w:rsidRPr="007D06B1">
        <w:t xml:space="preserve">host, or signal completions from </w:t>
      </w:r>
      <w:r w:rsidR="00D17822">
        <w:t xml:space="preserve">the </w:t>
      </w:r>
      <w:r w:rsidRPr="007D06B1">
        <w:t xml:space="preserve">PIM device.   Depending on </w:t>
      </w:r>
      <w:r w:rsidR="00165F64">
        <w:t xml:space="preserve">the </w:t>
      </w:r>
      <w:r w:rsidR="00D244D6">
        <w:t>operating system (</w:t>
      </w:r>
      <w:r w:rsidRPr="007D06B1">
        <w:t>OS</w:t>
      </w:r>
      <w:r w:rsidR="00D244D6">
        <w:t xml:space="preserve">) and </w:t>
      </w:r>
      <w:r w:rsidRPr="007D06B1">
        <w:t>runtime environment</w:t>
      </w:r>
      <w:r w:rsidR="00D244D6">
        <w:t>,</w:t>
      </w:r>
      <w:r w:rsidRPr="007D06B1">
        <w:t xml:space="preserve"> the IPI processing path length can be long, and the burden of handling asynchronous interrupts from many PIM devices can add uncertainty to host operation.  This option may be undesirable in an environment with many PIM devices, or where frequent work dispatch is required, </w:t>
      </w:r>
      <w:r w:rsidR="006B1B24">
        <w:t>and would be incompatible with work dispatch on HSA. Therefore</w:t>
      </w:r>
      <w:r w:rsidRPr="007D06B1">
        <w:t xml:space="preserve"> we do not consider </w:t>
      </w:r>
      <w:r w:rsidR="00D74AB1">
        <w:t>this option</w:t>
      </w:r>
      <w:r w:rsidR="00D74AB1" w:rsidRPr="007D06B1">
        <w:t xml:space="preserve"> </w:t>
      </w:r>
      <w:r w:rsidRPr="007D06B1">
        <w:t>further here.  </w:t>
      </w:r>
    </w:p>
    <w:p w:rsidR="00326075" w:rsidRPr="007D06B1" w:rsidRDefault="00326075" w:rsidP="00326075"/>
    <w:p w:rsidR="00326075" w:rsidRPr="007D06B1" w:rsidRDefault="00326075" w:rsidP="00326075">
      <w:r w:rsidRPr="007D06B1">
        <w:t xml:space="preserve">Another option would be for </w:t>
      </w:r>
      <w:r w:rsidR="00165F64">
        <w:t xml:space="preserve">the </w:t>
      </w:r>
      <w:r w:rsidRPr="007D06B1">
        <w:t>host to dispatch work by storing to memory-mapped registers or buffers on a PIM device (a</w:t>
      </w:r>
      <w:r w:rsidR="00D17822">
        <w:t>.</w:t>
      </w:r>
      <w:r w:rsidRPr="007D06B1">
        <w:t>k</w:t>
      </w:r>
      <w:r w:rsidR="00D17822">
        <w:t>.</w:t>
      </w:r>
      <w:r w:rsidRPr="007D06B1">
        <w:t>a</w:t>
      </w:r>
      <w:r w:rsidR="00D17822">
        <w:t>.</w:t>
      </w:r>
      <w:r w:rsidRPr="007D06B1">
        <w:t xml:space="preserve">, MMIO).  An MMIO interface would be consistent with </w:t>
      </w:r>
      <w:proofErr w:type="spellStart"/>
      <w:r w:rsidRPr="007D06B1">
        <w:t>PCIe</w:t>
      </w:r>
      <w:proofErr w:type="spellEnd"/>
      <w:r w:rsidRPr="007D06B1">
        <w:t xml:space="preserve"> attached devices, which may not share </w:t>
      </w:r>
      <w:r w:rsidR="00165F64">
        <w:t xml:space="preserve">an </w:t>
      </w:r>
      <w:r w:rsidRPr="007D06B1">
        <w:t xml:space="preserve">address space with </w:t>
      </w:r>
      <w:r w:rsidR="00165F64">
        <w:t xml:space="preserve">the </w:t>
      </w:r>
      <w:r w:rsidRPr="007D06B1">
        <w:t xml:space="preserve">program running on </w:t>
      </w:r>
      <w:r w:rsidR="00165F64">
        <w:t xml:space="preserve">the </w:t>
      </w:r>
      <w:r w:rsidRPr="007D06B1">
        <w:t>host.  The MMIO option may be unattractive for performance because MMIO load</w:t>
      </w:r>
      <w:r w:rsidR="002A337F">
        <w:t>s</w:t>
      </w:r>
      <w:r w:rsidRPr="007D06B1">
        <w:t>/store</w:t>
      </w:r>
      <w:r w:rsidR="002A337F">
        <w:t>s</w:t>
      </w:r>
      <w:r w:rsidRPr="007D06B1">
        <w:t xml:space="preserve"> are typically </w:t>
      </w:r>
      <w:proofErr w:type="spellStart"/>
      <w:r w:rsidRPr="007D06B1">
        <w:t>uncached</w:t>
      </w:r>
      <w:proofErr w:type="spellEnd"/>
      <w:r w:rsidRPr="007D06B1">
        <w:t xml:space="preserve">, </w:t>
      </w:r>
      <w:r w:rsidR="00425244">
        <w:t>resulting in</w:t>
      </w:r>
      <w:r w:rsidRPr="007D06B1">
        <w:t xml:space="preserve"> </w:t>
      </w:r>
      <w:r w:rsidR="00425244">
        <w:t xml:space="preserve">lower throughput and </w:t>
      </w:r>
      <w:r w:rsidRPr="007D06B1">
        <w:t xml:space="preserve">higher latency than cacheable </w:t>
      </w:r>
      <w:r w:rsidR="00425244">
        <w:t>memory accesses</w:t>
      </w:r>
      <w:r w:rsidRPr="007D06B1">
        <w:t xml:space="preserve">.  The MMIO option may also be undesirable in an environment requiring virtualization as it requires extra effort from </w:t>
      </w:r>
      <w:r w:rsidR="00165F64">
        <w:t xml:space="preserve">the </w:t>
      </w:r>
      <w:r w:rsidRPr="007D06B1">
        <w:t>host OS, so we do not consider MMIO further here.</w:t>
      </w:r>
    </w:p>
    <w:p w:rsidR="00326075" w:rsidRPr="007D06B1" w:rsidRDefault="00326075" w:rsidP="00326075"/>
    <w:p w:rsidR="00326075" w:rsidRPr="007D06B1" w:rsidRDefault="00425244" w:rsidP="00326075">
      <w:r>
        <w:t xml:space="preserve">In our baseline architecture, </w:t>
      </w:r>
      <w:r w:rsidR="00326075" w:rsidRPr="007D06B1">
        <w:t>PIM device</w:t>
      </w:r>
      <w:r>
        <w:t>s</w:t>
      </w:r>
      <w:r w:rsidR="00326075" w:rsidRPr="007D06B1">
        <w:t xml:space="preserve"> </w:t>
      </w:r>
      <w:r>
        <w:t>s</w:t>
      </w:r>
      <w:r w:rsidR="00326075" w:rsidRPr="007D06B1">
        <w:t xml:space="preserve">hare page tables with </w:t>
      </w:r>
      <w:r w:rsidR="00165F64">
        <w:t xml:space="preserve">the </w:t>
      </w:r>
      <w:r w:rsidR="00326075" w:rsidRPr="007D06B1">
        <w:t>host</w:t>
      </w:r>
      <w:r w:rsidR="00AF1A51">
        <w:t xml:space="preserve"> (Section </w:t>
      </w:r>
      <w:r w:rsidR="00A141B1">
        <w:fldChar w:fldCharType="begin"/>
      </w:r>
      <w:r w:rsidR="00AF1A51">
        <w:instrText xml:space="preserve"> REF _Ref357026257 \r \h </w:instrText>
      </w:r>
      <w:r w:rsidR="00A141B1">
        <w:fldChar w:fldCharType="separate"/>
      </w:r>
      <w:r w:rsidR="00C91EA6">
        <w:t>3.2.4</w:t>
      </w:r>
      <w:r w:rsidR="00A141B1">
        <w:fldChar w:fldCharType="end"/>
      </w:r>
      <w:r w:rsidR="00AF1A51">
        <w:t xml:space="preserve"> provides a detailed discussion of this aspect)</w:t>
      </w:r>
      <w:r>
        <w:t>.</w:t>
      </w:r>
      <w:r w:rsidR="00326075" w:rsidRPr="007D06B1">
        <w:t xml:space="preserve"> </w:t>
      </w:r>
      <w:r>
        <w:t>S</w:t>
      </w:r>
      <w:r w:rsidR="00326075" w:rsidRPr="007D06B1">
        <w:t xml:space="preserve">o the third option we explore is work dispatch via shared memory.  This option </w:t>
      </w:r>
      <w:r w:rsidR="00C2006D">
        <w:t>is</w:t>
      </w:r>
      <w:r w:rsidR="00326075" w:rsidRPr="007D06B1">
        <w:t xml:space="preserve"> attractive versus IPI because it offers scalable, low-overhead communication.  This option </w:t>
      </w:r>
      <w:r w:rsidR="00C2006D">
        <w:t>is</w:t>
      </w:r>
      <w:r w:rsidR="00326075" w:rsidRPr="007D06B1">
        <w:t xml:space="preserve"> attractive versus MMIO because load/store to cacheable shared memory is efficient, and backing pages can be virtualized by </w:t>
      </w:r>
      <w:r w:rsidR="00C2006D">
        <w:t xml:space="preserve">the </w:t>
      </w:r>
      <w:r w:rsidR="00326075" w:rsidRPr="007D06B1">
        <w:t>host OS.  </w:t>
      </w:r>
      <w:r w:rsidR="00D17822">
        <w:t>Because</w:t>
      </w:r>
      <w:r w:rsidR="00326075" w:rsidRPr="007D06B1">
        <w:t xml:space="preserve"> unstructured communication via shared memory lacks architectural definition, </w:t>
      </w:r>
      <w:r w:rsidR="00D17822">
        <w:lastRenderedPageBreak/>
        <w:t>we leverage</w:t>
      </w:r>
      <w:r w:rsidR="00272C02">
        <w:t xml:space="preserve"> HSA's user-mode-queue (</w:t>
      </w:r>
      <w:r w:rsidR="00326075" w:rsidRPr="007D06B1">
        <w:t>UMQ) facility</w:t>
      </w:r>
      <w:r w:rsidR="00272C02">
        <w:t xml:space="preserve"> </w:t>
      </w:r>
      <w:r w:rsidR="00A141B1">
        <w:fldChar w:fldCharType="begin"/>
      </w:r>
      <w:r w:rsidR="00272C02">
        <w:instrText xml:space="preserve"> REF _Ref357030061 \r \h </w:instrText>
      </w:r>
      <w:r w:rsidR="00A141B1">
        <w:fldChar w:fldCharType="separate"/>
      </w:r>
      <w:r w:rsidR="00C91EA6">
        <w:t>[4]</w:t>
      </w:r>
      <w:r w:rsidR="00A141B1">
        <w:fldChar w:fldCharType="end"/>
      </w:r>
      <w:r w:rsidR="00326075" w:rsidRPr="007D06B1">
        <w:t>.  The HSA UMQ is an architected, low-overhead interface for work dispatch that allows user-level software to submit command requests into a circular buffer in shared memory.  We explore the UMQ option in more detail here.</w:t>
      </w:r>
    </w:p>
    <w:p w:rsidR="00326075" w:rsidRPr="007D06B1" w:rsidRDefault="00326075" w:rsidP="00326075"/>
    <w:p w:rsidR="00103524" w:rsidRDefault="00326075" w:rsidP="00103524">
      <w:r w:rsidRPr="007D06B1">
        <w:t>From a software perspective under the UMQ model, tasks to be executed on a PIM are placed on a task queue in user-space memory and the PIM</w:t>
      </w:r>
      <w:r>
        <w:rPr>
          <w:sz w:val="23"/>
          <w:szCs w:val="23"/>
        </w:rPr>
        <w:t xml:space="preserve"> </w:t>
      </w:r>
      <w:r w:rsidR="009D2BF4">
        <w:t>is notified of the availability of new work</w:t>
      </w:r>
      <w:r w:rsidR="00084FCC">
        <w:t>.</w:t>
      </w:r>
      <w:r w:rsidR="009D2BF4">
        <w:rPr>
          <w:rStyle w:val="FootnoteReference"/>
        </w:rPr>
        <w:footnoteReference w:id="1"/>
      </w:r>
      <w:r w:rsidR="009D2BF4">
        <w:t xml:space="preserve"> Each entry on </w:t>
      </w:r>
      <w:r w:rsidR="008D6CF0">
        <w:t>a PIM task queue</w:t>
      </w:r>
      <w:r w:rsidR="00967A16">
        <w:t>, at a minimum,</w:t>
      </w:r>
      <w:r w:rsidR="008D6CF0">
        <w:t xml:space="preserve"> contains:</w:t>
      </w:r>
    </w:p>
    <w:p w:rsidR="008D6CF0" w:rsidRDefault="00EA5980" w:rsidP="00764E77">
      <w:pPr>
        <w:pStyle w:val="ListParagraph"/>
        <w:numPr>
          <w:ilvl w:val="0"/>
          <w:numId w:val="9"/>
        </w:numPr>
      </w:pPr>
      <w:r w:rsidRPr="00EA5980">
        <w:rPr>
          <w:b/>
        </w:rPr>
        <w:t>Identifier of function to execute</w:t>
      </w:r>
      <w:r w:rsidR="008D6CF0">
        <w:t xml:space="preserve">: In case of </w:t>
      </w:r>
      <w:r w:rsidR="00967A16">
        <w:t xml:space="preserve">user-defined code, this </w:t>
      </w:r>
      <w:r w:rsidR="00425244">
        <w:t>may be</w:t>
      </w:r>
      <w:r w:rsidR="00967A16">
        <w:t xml:space="preserve"> a function </w:t>
      </w:r>
      <w:r w:rsidR="00425244">
        <w:t xml:space="preserve">pointer </w:t>
      </w:r>
      <w:r w:rsidR="00967A16">
        <w:t xml:space="preserve">or kernel </w:t>
      </w:r>
      <w:r w:rsidR="00425244">
        <w:t>identifier</w:t>
      </w:r>
      <w:r w:rsidR="00967A16">
        <w:t xml:space="preserve">. </w:t>
      </w:r>
    </w:p>
    <w:p w:rsidR="00967A16" w:rsidRDefault="00EA5980" w:rsidP="00764E77">
      <w:pPr>
        <w:pStyle w:val="ListParagraph"/>
        <w:numPr>
          <w:ilvl w:val="0"/>
          <w:numId w:val="9"/>
        </w:numPr>
      </w:pPr>
      <w:r w:rsidRPr="00EA5980">
        <w:rPr>
          <w:b/>
        </w:rPr>
        <w:t>Pointer to data arguments</w:t>
      </w:r>
      <w:r w:rsidR="00967A16">
        <w:t xml:space="preserve">: Pointer to </w:t>
      </w:r>
      <w:r w:rsidR="00425244">
        <w:t>one or more</w:t>
      </w:r>
      <w:r w:rsidR="00967A16">
        <w:t xml:space="preserve"> buffer</w:t>
      </w:r>
      <w:r w:rsidR="00425244">
        <w:t>s</w:t>
      </w:r>
      <w:r w:rsidR="00967A16">
        <w:t xml:space="preserve"> in user-memory that contain values </w:t>
      </w:r>
      <w:r w:rsidR="00AF1A51">
        <w:t xml:space="preserve">of, </w:t>
      </w:r>
      <w:r w:rsidR="00967A16">
        <w:t xml:space="preserve">or pointers </w:t>
      </w:r>
      <w:r w:rsidR="003153A7">
        <w:t>to</w:t>
      </w:r>
      <w:r w:rsidR="00AF1A51">
        <w:t>,</w:t>
      </w:r>
      <w:r w:rsidR="003153A7">
        <w:t xml:space="preserve"> </w:t>
      </w:r>
      <w:r w:rsidR="00967A16">
        <w:t xml:space="preserve">arguments </w:t>
      </w:r>
      <w:r w:rsidR="003153A7">
        <w:t xml:space="preserve">for </w:t>
      </w:r>
      <w:r w:rsidR="00967A16">
        <w:t>the operation.</w:t>
      </w:r>
    </w:p>
    <w:p w:rsidR="00326075" w:rsidRDefault="00326075" w:rsidP="00967A16"/>
    <w:p w:rsidR="00967A16" w:rsidRDefault="00967A16" w:rsidP="00967A16">
      <w:r>
        <w:t>In addition to the above, each entry may contain implementation-dependent meta-data.</w:t>
      </w:r>
    </w:p>
    <w:p w:rsidR="00967A16" w:rsidRDefault="00967A16" w:rsidP="00967A16"/>
    <w:p w:rsidR="00967A16" w:rsidRDefault="006A6EA8" w:rsidP="00967A16">
      <w:r>
        <w:t xml:space="preserve">As is the case with HSA, each application or process creates its own PIM dispatch queues. Each queue is tied to a specific PIM device, and in our </w:t>
      </w:r>
      <w:r w:rsidR="002A337F">
        <w:t>baseline</w:t>
      </w:r>
      <w:r>
        <w:t>, the placement of work on a specific queue uniquely determines which device that work will execute on</w:t>
      </w:r>
      <w:r w:rsidR="00084FCC">
        <w:t>.</w:t>
      </w:r>
      <w:r w:rsidR="00AF1A51">
        <w:rPr>
          <w:rStyle w:val="FootnoteReference"/>
        </w:rPr>
        <w:footnoteReference w:id="2"/>
      </w:r>
      <w:r>
        <w:t xml:space="preserve"> As with HSA, the </w:t>
      </w:r>
      <w:r w:rsidR="00D74AB1">
        <w:t xml:space="preserve">hardware </w:t>
      </w:r>
      <w:r>
        <w:t xml:space="preserve">architecture supports a single application or process creating multiple queues per PIM device. However, </w:t>
      </w:r>
      <w:r w:rsidR="00DB09A8">
        <w:t xml:space="preserve">for simplicity </w:t>
      </w:r>
      <w:r>
        <w:t xml:space="preserve">our initial user-level API described in </w:t>
      </w:r>
      <w:r w:rsidR="00DB09A8">
        <w:t>S</w:t>
      </w:r>
      <w:r>
        <w:t xml:space="preserve">ection </w:t>
      </w:r>
      <w:r w:rsidR="00A141B1">
        <w:fldChar w:fldCharType="begin"/>
      </w:r>
      <w:r>
        <w:instrText xml:space="preserve"> REF _Ref352884761 \r \h </w:instrText>
      </w:r>
      <w:r w:rsidR="00A141B1">
        <w:fldChar w:fldCharType="separate"/>
      </w:r>
      <w:r w:rsidR="00C91EA6">
        <w:t>4</w:t>
      </w:r>
      <w:r w:rsidR="00A141B1">
        <w:fldChar w:fldCharType="end"/>
      </w:r>
      <w:r>
        <w:t xml:space="preserve"> only </w:t>
      </w:r>
      <w:r w:rsidR="008F2B22">
        <w:t>supports</w:t>
      </w:r>
      <w:r>
        <w:t xml:space="preserve"> a single queue per PIM device per application.</w:t>
      </w:r>
    </w:p>
    <w:p w:rsidR="002A4D73" w:rsidRDefault="002A4D73" w:rsidP="00967A16"/>
    <w:p w:rsidR="008F2B22" w:rsidRDefault="008F2B22" w:rsidP="00967A16">
      <w:r>
        <w:t xml:space="preserve">A key challenge with queued communication is the determination by the consumer of </w:t>
      </w:r>
      <w:r w:rsidR="00421C65">
        <w:t xml:space="preserve">the </w:t>
      </w:r>
      <w:r>
        <w:t xml:space="preserve">availability of new information on the queue. Polling has well-understood inefficiencies. Further, polling can also lead to reduced responsiveness in cases where a large number of queues may need to be monitored. Instead, </w:t>
      </w:r>
      <w:r w:rsidR="006B1B24">
        <w:t xml:space="preserve">modern processors </w:t>
      </w:r>
      <w:r>
        <w:t xml:space="preserve">incorporate </w:t>
      </w:r>
      <w:r w:rsidR="006B1B24">
        <w:rPr>
          <w:i/>
        </w:rPr>
        <w:t xml:space="preserve">monitor/wait </w:t>
      </w:r>
      <w:r>
        <w:t>mechanism</w:t>
      </w:r>
      <w:r w:rsidR="00AF1A51">
        <w:t>s</w:t>
      </w:r>
      <w:r>
        <w:t xml:space="preserve"> that </w:t>
      </w:r>
      <w:r w:rsidR="006B1B24">
        <w:t xml:space="preserve">allows the processor to </w:t>
      </w:r>
      <w:r w:rsidR="00D74AB1">
        <w:t xml:space="preserve">specify </w:t>
      </w:r>
      <w:r w:rsidR="006B1B24">
        <w:t>an address on which to wait for</w:t>
      </w:r>
      <w:r>
        <w:t xml:space="preserve"> the availability of new </w:t>
      </w:r>
      <w:r w:rsidR="006B1B24">
        <w:t>data</w:t>
      </w:r>
      <w:r>
        <w:t xml:space="preserve"> (</w:t>
      </w:r>
      <w:r w:rsidR="003165D6">
        <w:t xml:space="preserve">e.g., </w:t>
      </w:r>
      <w:r w:rsidR="006B1B24">
        <w:t xml:space="preserve">producer </w:t>
      </w:r>
      <w:r>
        <w:t>write</w:t>
      </w:r>
      <w:r w:rsidR="006B1B24">
        <w:t>s</w:t>
      </w:r>
      <w:r>
        <w:t xml:space="preserve"> new </w:t>
      </w:r>
      <w:r w:rsidR="006B1B24">
        <w:t xml:space="preserve">queue </w:t>
      </w:r>
      <w:r w:rsidR="00025911">
        <w:t xml:space="preserve">entries </w:t>
      </w:r>
      <w:r>
        <w:t xml:space="preserve">in the UMQ </w:t>
      </w:r>
      <w:r w:rsidR="006B1B24">
        <w:t>while the consumer executes monitor/wait</w:t>
      </w:r>
      <w:r>
        <w:t>)</w:t>
      </w:r>
      <w:r w:rsidR="00025911">
        <w:t xml:space="preserve">. While the hardware-based resources used to implement such </w:t>
      </w:r>
      <w:r w:rsidR="006B1B24">
        <w:t xml:space="preserve">monitor/wait </w:t>
      </w:r>
      <w:r w:rsidR="00025911">
        <w:t xml:space="preserve">mechanisms </w:t>
      </w:r>
      <w:r w:rsidR="006B1B24">
        <w:t>are limited in today’s processors</w:t>
      </w:r>
      <w:r w:rsidR="00025911">
        <w:t xml:space="preserve">, </w:t>
      </w:r>
      <w:r w:rsidR="00831E47">
        <w:t xml:space="preserve">we envision </w:t>
      </w:r>
      <w:r w:rsidR="003153A7">
        <w:t>processor vendors</w:t>
      </w:r>
      <w:r w:rsidR="00421C65">
        <w:t xml:space="preserve"> </w:t>
      </w:r>
      <w:r w:rsidR="00831E47">
        <w:t xml:space="preserve">provisioning </w:t>
      </w:r>
      <w:r w:rsidR="00025911">
        <w:t xml:space="preserve">a sufficient number of such resources </w:t>
      </w:r>
      <w:r w:rsidR="00831E47">
        <w:t xml:space="preserve">in </w:t>
      </w:r>
      <w:r w:rsidR="00D74AB1">
        <w:t xml:space="preserve">future </w:t>
      </w:r>
      <w:r w:rsidR="00831E47">
        <w:t>hardware which can then be further augmented via</w:t>
      </w:r>
      <w:r w:rsidR="00025911">
        <w:t xml:space="preserve"> virtualization and/or remapping in software to provide a solution that scales to arbitrary numbers of queues</w:t>
      </w:r>
      <w:r w:rsidR="00831E47">
        <w:t xml:space="preserve"> to be monitored</w:t>
      </w:r>
      <w:r w:rsidR="00025911">
        <w:t>.</w:t>
      </w:r>
      <w:r w:rsidR="00421C65" w:rsidRPr="00A60AE5">
        <w:rPr>
          <w:rFonts w:ascii="Calibri" w:eastAsia="Times New Roman" w:hAnsi="Calibri" w:cs="Calibri"/>
          <w:b/>
          <w:color w:val="C00000"/>
          <w:vertAlign w:val="superscript"/>
          <w:lang w:eastAsia="en-US"/>
        </w:rPr>
        <w:t>[*]</w:t>
      </w:r>
      <w:r w:rsidR="00025911">
        <w:t xml:space="preserve"> </w:t>
      </w:r>
      <w:r w:rsidR="001642C2">
        <w:t xml:space="preserve">We adopt these </w:t>
      </w:r>
      <w:r w:rsidR="006B1B24">
        <w:t>monitor/wait</w:t>
      </w:r>
      <w:r w:rsidR="00025911">
        <w:t xml:space="preserve"> mechanisms for signaling from </w:t>
      </w:r>
      <w:r w:rsidR="00421C65">
        <w:t xml:space="preserve">the </w:t>
      </w:r>
      <w:r w:rsidR="00025911">
        <w:t xml:space="preserve">host to the PIM devices </w:t>
      </w:r>
      <w:r w:rsidR="00D74AB1">
        <w:t xml:space="preserve">as well as from PIM to </w:t>
      </w:r>
      <w:r w:rsidR="00421C65">
        <w:t xml:space="preserve">the </w:t>
      </w:r>
      <w:r w:rsidR="00D74AB1">
        <w:t xml:space="preserve">host </w:t>
      </w:r>
      <w:r w:rsidR="00025911">
        <w:t>for UMQ-based communication.</w:t>
      </w:r>
    </w:p>
    <w:p w:rsidR="008F2B22" w:rsidRDefault="008F2B22" w:rsidP="00967A16"/>
    <w:p w:rsidR="00B820BC" w:rsidRDefault="001642C2" w:rsidP="00967A16">
      <w:r>
        <w:t>Quantitatively c</w:t>
      </w:r>
      <w:r w:rsidR="00B820BC" w:rsidRPr="00B820BC">
        <w:t>haracterizing proxy-applications that run on PIM, and exploring options for efficient UMQ dispatch to collections of PIM devices</w:t>
      </w:r>
      <w:r w:rsidR="00084FCC">
        <w:t>,</w:t>
      </w:r>
      <w:r w:rsidR="00B820BC" w:rsidRPr="00B820BC">
        <w:t xml:space="preserve"> </w:t>
      </w:r>
      <w:r w:rsidR="00DD74FB">
        <w:t>as well as the impact of various signaling capabilities back to the host</w:t>
      </w:r>
      <w:r w:rsidR="00084FCC">
        <w:t>,</w:t>
      </w:r>
      <w:r w:rsidR="00DD74FB">
        <w:t xml:space="preserve"> </w:t>
      </w:r>
      <w:r w:rsidR="00B820BC" w:rsidRPr="00B820BC">
        <w:t>may be path</w:t>
      </w:r>
      <w:r w:rsidR="00DD74FB">
        <w:t>s</w:t>
      </w:r>
      <w:r w:rsidR="00B820BC" w:rsidRPr="00B820BC">
        <w:t xml:space="preserve"> for future studies</w:t>
      </w:r>
      <w:r>
        <w:t xml:space="preserve"> to further improve work dispatch efficiency</w:t>
      </w:r>
      <w:r w:rsidR="00B820BC" w:rsidRPr="00B820BC">
        <w:t>.</w:t>
      </w:r>
      <w:r w:rsidR="005019F8" w:rsidRPr="00A60AE5">
        <w:rPr>
          <w:rFonts w:ascii="Calibri" w:eastAsia="Times New Roman" w:hAnsi="Calibri" w:cs="Calibri"/>
          <w:b/>
          <w:color w:val="C00000"/>
          <w:vertAlign w:val="superscript"/>
          <w:lang w:eastAsia="en-US"/>
        </w:rPr>
        <w:t>[*]</w:t>
      </w:r>
    </w:p>
    <w:p w:rsidR="00F05868" w:rsidRDefault="00F05868" w:rsidP="00103524">
      <w:pPr>
        <w:pStyle w:val="Heading3"/>
      </w:pPr>
      <w:bookmarkStart w:id="379" w:name="_Toc359310261"/>
      <w:r>
        <w:lastRenderedPageBreak/>
        <w:t>Receiv</w:t>
      </w:r>
      <w:r w:rsidR="00BF64EE">
        <w:t>ing</w:t>
      </w:r>
      <w:r>
        <w:t xml:space="preserve"> Results from PIM</w:t>
      </w:r>
      <w:bookmarkEnd w:id="379"/>
    </w:p>
    <w:p w:rsidR="00EA5980" w:rsidRDefault="00F05868" w:rsidP="00EA5980">
      <w:r>
        <w:t xml:space="preserve">PIM devices share a single virtual address space with the host in our baseline architecture as discussed in Sections </w:t>
      </w:r>
      <w:r w:rsidR="00A141B1">
        <w:fldChar w:fldCharType="begin"/>
      </w:r>
      <w:r w:rsidR="00247C1F">
        <w:instrText xml:space="preserve"> REF _Ref357026771 \r \h </w:instrText>
      </w:r>
      <w:r w:rsidR="00A141B1">
        <w:fldChar w:fldCharType="separate"/>
      </w:r>
      <w:r w:rsidR="00C91EA6">
        <w:t>3.2.4</w:t>
      </w:r>
      <w:r w:rsidR="00A141B1">
        <w:fldChar w:fldCharType="end"/>
      </w:r>
      <w:r>
        <w:t xml:space="preserve"> and</w:t>
      </w:r>
      <w:r w:rsidR="00247C1F">
        <w:t xml:space="preserve"> </w:t>
      </w:r>
      <w:r w:rsidR="00A141B1">
        <w:fldChar w:fldCharType="begin"/>
      </w:r>
      <w:r w:rsidR="00247C1F">
        <w:instrText xml:space="preserve"> REF _Ref356980396 \r \h </w:instrText>
      </w:r>
      <w:r w:rsidR="00A141B1">
        <w:fldChar w:fldCharType="separate"/>
      </w:r>
      <w:r w:rsidR="00C91EA6">
        <w:t>3.2.5</w:t>
      </w:r>
      <w:r w:rsidR="00A141B1">
        <w:fldChar w:fldCharType="end"/>
      </w:r>
      <w:r>
        <w:t xml:space="preserve">. Therefore, applications may pass arbitrary data structures by reference as input arguments to PIM computations via the API described in Section </w:t>
      </w:r>
      <w:r w:rsidR="00A141B1">
        <w:fldChar w:fldCharType="begin"/>
      </w:r>
      <w:r>
        <w:instrText xml:space="preserve"> REF _Ref356896429 \r \h </w:instrText>
      </w:r>
      <w:r w:rsidR="00A141B1">
        <w:fldChar w:fldCharType="separate"/>
      </w:r>
      <w:r w:rsidR="00C91EA6">
        <w:t>4</w:t>
      </w:r>
      <w:r w:rsidR="00A141B1">
        <w:fldChar w:fldCharType="end"/>
      </w:r>
      <w:r>
        <w:t>. This enables host and PIM devices to communicate arguments and results with the full flexibility of a shared-memory multi-processor.</w:t>
      </w:r>
    </w:p>
    <w:p w:rsidR="00A246CF" w:rsidRDefault="00F05868" w:rsidP="00103524">
      <w:pPr>
        <w:pStyle w:val="Heading3"/>
      </w:pPr>
      <w:bookmarkStart w:id="380" w:name="_Toc359310262"/>
      <w:r>
        <w:t>Report</w:t>
      </w:r>
      <w:r w:rsidR="00BF64EE">
        <w:t>ing</w:t>
      </w:r>
      <w:r>
        <w:t xml:space="preserve"> Completion and Error Codes</w:t>
      </w:r>
      <w:bookmarkEnd w:id="380"/>
    </w:p>
    <w:p w:rsidR="00A246CF" w:rsidRDefault="00A246CF" w:rsidP="00A246CF">
      <w:r>
        <w:t>As is envisioned for HSA, UMQ can also be used for communicating status and error information back to the host. Such information can be placed by the PIM on separate queues monitored by the host. These may include application-level status and result return queues monitored by user code as well as queues owned and monitored by the runtime software framework for system management</w:t>
      </w:r>
      <w:r w:rsidR="00932F13">
        <w:t>, completion-based dependency handling,</w:t>
      </w:r>
      <w:r>
        <w:t xml:space="preserve"> and error handling purposes.</w:t>
      </w:r>
    </w:p>
    <w:p w:rsidR="005967D6" w:rsidRDefault="005967D6" w:rsidP="00A246CF"/>
    <w:p w:rsidR="005967D6" w:rsidRDefault="00932F13" w:rsidP="00A246CF">
      <w:r>
        <w:t>C</w:t>
      </w:r>
      <w:r w:rsidR="005967D6">
        <w:t xml:space="preserve">ertain classes of </w:t>
      </w:r>
      <w:r w:rsidR="00F05868">
        <w:t xml:space="preserve">high-priority </w:t>
      </w:r>
      <w:r w:rsidR="005967D6">
        <w:t xml:space="preserve">system-level exceptions may be communicated to the host </w:t>
      </w:r>
      <w:r w:rsidR="00F05868">
        <w:t>via dedicated side-band channels. For example, memory exceptions (</w:t>
      </w:r>
      <w:r w:rsidR="003165D6">
        <w:t xml:space="preserve">e.g., </w:t>
      </w:r>
      <w:r w:rsidR="00F05868">
        <w:t xml:space="preserve">page faults) incurred by the PIM devices may need to </w:t>
      </w:r>
      <w:r w:rsidR="00247C1F">
        <w:t xml:space="preserve">be </w:t>
      </w:r>
      <w:r w:rsidR="00F05868">
        <w:t xml:space="preserve">communicated to the host under certain OS configurations (see Section </w:t>
      </w:r>
      <w:r w:rsidR="00A141B1">
        <w:fldChar w:fldCharType="begin"/>
      </w:r>
      <w:r w:rsidR="00F05868">
        <w:instrText xml:space="preserve"> REF _Ref353627550 \r \h </w:instrText>
      </w:r>
      <w:r w:rsidR="00A141B1">
        <w:fldChar w:fldCharType="separate"/>
      </w:r>
      <w:r w:rsidR="00C91EA6">
        <w:t>5.1</w:t>
      </w:r>
      <w:r w:rsidR="00A141B1">
        <w:fldChar w:fldCharType="end"/>
      </w:r>
      <w:r w:rsidR="00F05868">
        <w:t xml:space="preserve"> for a discussion of OS implications of PIM). As </w:t>
      </w:r>
      <w:r w:rsidR="00247C1F">
        <w:t xml:space="preserve">handling </w:t>
      </w:r>
      <w:r w:rsidR="00F05868">
        <w:t>these exceptions often require</w:t>
      </w:r>
      <w:r w:rsidR="00FD1F52">
        <w:t>s</w:t>
      </w:r>
      <w:r w:rsidR="00F05868">
        <w:t xml:space="preserve"> kernel intervention</w:t>
      </w:r>
      <w:r>
        <w:t>, UMQ would not necessarily reduce the overhead of communicating these. As such,</w:t>
      </w:r>
      <w:r w:rsidR="00F05868">
        <w:t xml:space="preserve"> they may be communicated </w:t>
      </w:r>
      <w:r>
        <w:t xml:space="preserve">to the host </w:t>
      </w:r>
      <w:r w:rsidR="00F05868">
        <w:t>using standard interrupt mechanisms.</w:t>
      </w:r>
    </w:p>
    <w:p w:rsidR="00E47FF7" w:rsidRDefault="00E47FF7" w:rsidP="00E47FF7">
      <w:pPr>
        <w:pStyle w:val="Heading3"/>
      </w:pPr>
      <w:bookmarkStart w:id="381" w:name="_Toc356981493"/>
      <w:bookmarkStart w:id="382" w:name="_Toc356996663"/>
      <w:bookmarkStart w:id="383" w:name="_Ref357026257"/>
      <w:bookmarkStart w:id="384" w:name="_Ref357026771"/>
      <w:bookmarkStart w:id="385" w:name="_Ref357027606"/>
      <w:bookmarkStart w:id="386" w:name="_Ref357027613"/>
      <w:bookmarkStart w:id="387" w:name="_Toc359310263"/>
      <w:bookmarkEnd w:id="381"/>
      <w:bookmarkEnd w:id="382"/>
      <w:r>
        <w:t>Unified Virtual Address Space</w:t>
      </w:r>
      <w:bookmarkEnd w:id="383"/>
      <w:bookmarkEnd w:id="384"/>
      <w:bookmarkEnd w:id="385"/>
      <w:bookmarkEnd w:id="386"/>
      <w:bookmarkEnd w:id="387"/>
      <w:r>
        <w:t xml:space="preserve"> </w:t>
      </w:r>
    </w:p>
    <w:p w:rsidR="00E47FF7" w:rsidRDefault="00E47FF7" w:rsidP="00E47FF7">
      <w:r>
        <w:t>Our baseline architecture implements a single unified address space among the host and PIM devices. This decision enables several desirable capabilities, including:</w:t>
      </w:r>
    </w:p>
    <w:p w:rsidR="00E47FF7" w:rsidRDefault="00E47FF7" w:rsidP="00E47FF7">
      <w:pPr>
        <w:pStyle w:val="ListParagraph"/>
        <w:numPr>
          <w:ilvl w:val="0"/>
          <w:numId w:val="22"/>
        </w:numPr>
      </w:pPr>
      <w:r w:rsidRPr="009414F9">
        <w:rPr>
          <w:b/>
        </w:rPr>
        <w:t>“A pointer is a pointer”</w:t>
      </w:r>
      <w:r>
        <w:t>: Pointers can be de-referenced correctly on any of the processors, enabling the passing of pointers and pointer-based data structures among the host and PIM devices. This is a crucial enabler for some classes of applications with irregular data structures.</w:t>
      </w:r>
    </w:p>
    <w:p w:rsidR="00E47FF7" w:rsidRDefault="00E47FF7" w:rsidP="00E47FF7">
      <w:pPr>
        <w:pStyle w:val="ListParagraph"/>
        <w:numPr>
          <w:ilvl w:val="0"/>
          <w:numId w:val="22"/>
        </w:numPr>
      </w:pPr>
      <w:r w:rsidRPr="009414F9">
        <w:rPr>
          <w:b/>
        </w:rPr>
        <w:t>User-mode work dispatch</w:t>
      </w:r>
      <w:r>
        <w:t>: As all devices within the node have access to the same address space, passing of data structures and control information between the host and PIM devices can be done through memory with full generality without the need for OS intervention. This reduces the overhead associated with work dispatch</w:t>
      </w:r>
      <w:r w:rsidR="00985DC8">
        <w:t>,</w:t>
      </w:r>
      <w:r>
        <w:t xml:space="preserve"> </w:t>
      </w:r>
      <w:r w:rsidR="00985DC8">
        <w:t>thereby</w:t>
      </w:r>
      <w:r>
        <w:t xml:space="preserve"> allow</w:t>
      </w:r>
      <w:r w:rsidR="00985DC8">
        <w:t>ing</w:t>
      </w:r>
      <w:r>
        <w:t xml:space="preserve"> finer granularity task dispatch and frequent communication among the devices. This is a crucial capability for enabling a wide range of complex and irregular applications to use PIM effectively. User-mode work dispatch is also an important aspect of HSA.</w:t>
      </w:r>
    </w:p>
    <w:p w:rsidR="00E47FF7" w:rsidRDefault="00E47FF7" w:rsidP="00E47FF7">
      <w:pPr>
        <w:pStyle w:val="ListParagraph"/>
        <w:numPr>
          <w:ilvl w:val="0"/>
          <w:numId w:val="22"/>
        </w:numPr>
      </w:pPr>
      <w:r>
        <w:rPr>
          <w:b/>
        </w:rPr>
        <w:t>System software organization flexibility</w:t>
      </w:r>
      <w:r w:rsidRPr="00F550CA">
        <w:t>:</w:t>
      </w:r>
      <w:r>
        <w:t xml:space="preserve"> A shared address space enables multi-processor OS capabilities to be extended to PIM devices. Please refer to Section </w:t>
      </w:r>
      <w:r w:rsidR="00A141B1">
        <w:fldChar w:fldCharType="begin"/>
      </w:r>
      <w:r>
        <w:instrText xml:space="preserve"> REF _Ref353627550 \r \h </w:instrText>
      </w:r>
      <w:r w:rsidR="00A141B1">
        <w:fldChar w:fldCharType="separate"/>
      </w:r>
      <w:r w:rsidR="00C91EA6">
        <w:t>5.1</w:t>
      </w:r>
      <w:r w:rsidR="00A141B1">
        <w:fldChar w:fldCharType="end"/>
      </w:r>
      <w:r>
        <w:t xml:space="preserve"> for a more detailed discussion of system software implications.</w:t>
      </w:r>
    </w:p>
    <w:p w:rsidR="00E47FF7" w:rsidRDefault="00E47FF7" w:rsidP="00E47FF7">
      <w:pPr>
        <w:pStyle w:val="ListParagraph"/>
        <w:numPr>
          <w:ilvl w:val="0"/>
          <w:numId w:val="22"/>
        </w:numPr>
      </w:pPr>
      <w:r>
        <w:rPr>
          <w:b/>
        </w:rPr>
        <w:t>No memory pinning</w:t>
      </w:r>
      <w:r w:rsidRPr="00396E0A">
        <w:t>:</w:t>
      </w:r>
      <w:r>
        <w:t xml:space="preserve"> As the PIM processors in our architecture are able to operate on virtual addresses and handle page faults, we avoid the need to pin memory or </w:t>
      </w:r>
      <w:r>
        <w:lastRenderedPageBreak/>
        <w:t xml:space="preserve">impose other restrictions on the residency of memory pages or regions operated on by PIM processors. </w:t>
      </w:r>
    </w:p>
    <w:p w:rsidR="00E47FF7" w:rsidRDefault="00E47FF7" w:rsidP="00E47FF7"/>
    <w:p w:rsidR="00E47FF7" w:rsidRDefault="00E47FF7" w:rsidP="00E47FF7">
      <w:r>
        <w:t xml:space="preserve">While a single, shared virtual address space enables a range of desirable capabilities, providing this abstraction requires the host and PIM devices to share a single set of page tables for virtual to physical address translations. The specific implementation of shared page tables will depend on system-level considerations. As discussed in Section </w:t>
      </w:r>
      <w:r w:rsidR="00A141B1">
        <w:fldChar w:fldCharType="begin"/>
      </w:r>
      <w:r>
        <w:instrText xml:space="preserve"> REF _Ref353627550 \r \h </w:instrText>
      </w:r>
      <w:r w:rsidR="00A141B1">
        <w:fldChar w:fldCharType="separate"/>
      </w:r>
      <w:r w:rsidR="00C91EA6">
        <w:t>5.1</w:t>
      </w:r>
      <w:r w:rsidR="00A141B1">
        <w:fldChar w:fldCharType="end"/>
      </w:r>
      <w:r>
        <w:t xml:space="preserve">, the approach that would require the least evolution in host OS infrastructure would be to expose the PIM processors as accelerators via a device driver model (as is the case with early HSA accelerators). To support such an approach, our baseline architecture incorporates an </w:t>
      </w:r>
      <w:r w:rsidRPr="004F11C5">
        <w:rPr>
          <w:i/>
        </w:rPr>
        <w:t>IO memory management unit</w:t>
      </w:r>
      <w:r>
        <w:t xml:space="preserve"> (IOMMU) similar to the ones used with HSA accelerators</w:t>
      </w:r>
      <w:r w:rsidR="00403AAB">
        <w:t xml:space="preserve"> </w:t>
      </w:r>
      <w:r w:rsidR="00A141B1">
        <w:fldChar w:fldCharType="begin"/>
      </w:r>
      <w:r w:rsidR="00403AAB">
        <w:instrText xml:space="preserve"> REF _Ref357030449 \r \h </w:instrText>
      </w:r>
      <w:r w:rsidR="00A141B1">
        <w:fldChar w:fldCharType="separate"/>
      </w:r>
      <w:r w:rsidR="00C91EA6">
        <w:t>[17]</w:t>
      </w:r>
      <w:r w:rsidR="00A141B1">
        <w:fldChar w:fldCharType="end"/>
      </w:r>
      <w:r>
        <w:t>. An IOMMU provides PIM devices the necessary mechanisms to read a shared set of page tables maintained by the host and to request modifications to them via memory exception handling requests. In our baseline architecture, we incorporate an IOMMU per memory stack.</w:t>
      </w:r>
    </w:p>
    <w:p w:rsidR="00E47FF7" w:rsidRDefault="00E47FF7" w:rsidP="00E47FF7"/>
    <w:p w:rsidR="00E47FF7" w:rsidRDefault="00E47FF7" w:rsidP="00E47FF7">
      <w:r>
        <w:t xml:space="preserve">A further optimization is to distribute the page tables among the memory stacks such that a PIM device has not only the data it frequently accesses but also the corresponding page table entries in the local stack. This allows the in-stack IOMMU to perform the translations without the need for significant off-stack accesses. </w:t>
      </w:r>
    </w:p>
    <w:p w:rsidR="00E47FF7" w:rsidRDefault="00E47FF7" w:rsidP="00E47FF7"/>
    <w:p w:rsidR="00E47FF7" w:rsidRDefault="00E47FF7" w:rsidP="00E47FF7">
      <w:r>
        <w:t>While the above device-driver-based baseline allows the PIM devices read access to the page tables with minimal requirements on OS evolution, any updates to the page tables must be performed by the host</w:t>
      </w:r>
      <w:r>
        <w:rPr>
          <w:rStyle w:val="FootnoteReference"/>
        </w:rPr>
        <w:footnoteReference w:id="3"/>
      </w:r>
      <w:r>
        <w:t>. In this model, a PIM device that needs a page table update (e.g., handling a page fault) must interrupt the host and request the desired update. However, more advanced implementations that allow the PIM devices to autonomously update page tables can be envisioned, and may be desirable in cases where PIM devices may cause frequent page table modifications. Such implementations may range from designs that allow each PIM to manage a subset of the page table entries (e.g., a sub-tree of the page table hierarchy rooted at a page directory entry) to fully general implementations that allow any PIM to update any part of the page tables. Understanding the system-level implications of such schemes requires further research and is not considered in detail in this milestone. Such schemes are also deemed less relevant for HPC workloads where memory allocation is carefully managed to minimize or eliminate page faults.</w:t>
      </w:r>
    </w:p>
    <w:p w:rsidR="009470EE" w:rsidRDefault="002E6CD4" w:rsidP="00103524">
      <w:pPr>
        <w:pStyle w:val="Heading3"/>
      </w:pPr>
      <w:bookmarkStart w:id="388" w:name="_Toc356999147"/>
      <w:bookmarkStart w:id="389" w:name="_Toc356999229"/>
      <w:bookmarkStart w:id="390" w:name="_Toc356999304"/>
      <w:bookmarkStart w:id="391" w:name="_Toc357005322"/>
      <w:bookmarkStart w:id="392" w:name="_Toc357024394"/>
      <w:bookmarkStart w:id="393" w:name="_Toc357034800"/>
      <w:bookmarkStart w:id="394" w:name="_Toc357034911"/>
      <w:bookmarkStart w:id="395" w:name="_Toc357040703"/>
      <w:bookmarkStart w:id="396" w:name="_Toc357084136"/>
      <w:bookmarkStart w:id="397" w:name="_Ref356980396"/>
      <w:bookmarkStart w:id="398" w:name="_Toc359310264"/>
      <w:bookmarkEnd w:id="388"/>
      <w:bookmarkEnd w:id="389"/>
      <w:bookmarkEnd w:id="390"/>
      <w:bookmarkEnd w:id="391"/>
      <w:bookmarkEnd w:id="392"/>
      <w:bookmarkEnd w:id="393"/>
      <w:bookmarkEnd w:id="394"/>
      <w:bookmarkEnd w:id="395"/>
      <w:bookmarkEnd w:id="396"/>
      <w:r>
        <w:t>Node-Level G</w:t>
      </w:r>
      <w:r w:rsidR="009470EE">
        <w:t>lobal Memory Access</w:t>
      </w:r>
      <w:bookmarkEnd w:id="397"/>
      <w:bookmarkEnd w:id="398"/>
    </w:p>
    <w:p w:rsidR="003153A7" w:rsidRDefault="003153A7" w:rsidP="009470EE">
      <w:r>
        <w:t>As this document discusses the architecture within a node, we use the term</w:t>
      </w:r>
      <w:r w:rsidR="008D4ABE">
        <w:t>s</w:t>
      </w:r>
      <w:r>
        <w:t xml:space="preserve"> “global memory” </w:t>
      </w:r>
      <w:r w:rsidR="008D4ABE">
        <w:t xml:space="preserve">and “node-level global memory” interchangeably </w:t>
      </w:r>
      <w:r>
        <w:t xml:space="preserve">to refer to all of the </w:t>
      </w:r>
      <w:r w:rsidR="002F5B2B">
        <w:t xml:space="preserve">main </w:t>
      </w:r>
      <w:r>
        <w:t>memory within a node.</w:t>
      </w:r>
    </w:p>
    <w:p w:rsidR="003153A7" w:rsidRDefault="003153A7" w:rsidP="009470EE"/>
    <w:p w:rsidR="009470EE" w:rsidRDefault="00042BF7" w:rsidP="00042BF7">
      <w:r>
        <w:lastRenderedPageBreak/>
        <w:t>Given the high bandwidth, low-energy access PIM devices have to memory within the local stack, a key aspect of optimizing an application to use PIM is to partition performance-critical data structures among the memory stacks within the node such that most PIM accesses are to the local memories. However</w:t>
      </w:r>
      <w:r w:rsidR="009470EE">
        <w:t xml:space="preserve">, constraining a PIM device to </w:t>
      </w:r>
      <w:r w:rsidR="00C570C6" w:rsidRPr="00C570C6">
        <w:rPr>
          <w:u w:val="single"/>
        </w:rPr>
        <w:t>only</w:t>
      </w:r>
      <w:r w:rsidR="009470EE">
        <w:t xml:space="preserve"> access </w:t>
      </w:r>
      <w:r w:rsidR="005019F8">
        <w:t>its</w:t>
      </w:r>
      <w:r w:rsidR="009470EE">
        <w:t xml:space="preserve"> </w:t>
      </w:r>
      <w:r w:rsidR="005019F8">
        <w:t xml:space="preserve">local </w:t>
      </w:r>
      <w:r w:rsidR="009470EE">
        <w:t xml:space="preserve">memory stack significantly raises the barrier to programmability. Such a constraint would require developers to guarantee that all memory accessed by any code executed on a PIM </w:t>
      </w:r>
      <w:r w:rsidR="002F5B2B">
        <w:t xml:space="preserve">device </w:t>
      </w:r>
      <w:r w:rsidR="0083279E">
        <w:t>is</w:t>
      </w:r>
      <w:r w:rsidR="009470EE">
        <w:t xml:space="preserve"> resident in its local memory stack. Implications of this range from </w:t>
      </w:r>
      <w:r w:rsidR="00291FA8">
        <w:t xml:space="preserve">replicating shared data </w:t>
      </w:r>
      <w:r w:rsidR="00084FCC">
        <w:t>(e.g.</w:t>
      </w:r>
      <w:r w:rsidR="009E6CED">
        <w:t>,</w:t>
      </w:r>
      <w:r w:rsidR="00084FCC">
        <w:t xml:space="preserve"> tables, constants) </w:t>
      </w:r>
      <w:r w:rsidR="00291FA8">
        <w:t xml:space="preserve">in all stacks </w:t>
      </w:r>
      <w:r w:rsidR="009E6CED">
        <w:t xml:space="preserve">and </w:t>
      </w:r>
      <w:r w:rsidR="009470EE">
        <w:t>added complexity and capacity pressure in data layouts (e.g.</w:t>
      </w:r>
      <w:r w:rsidR="009E6CED">
        <w:t>,</w:t>
      </w:r>
      <w:r w:rsidR="009470EE">
        <w:t xml:space="preserve"> ensuring halos for stencil computations are replicated in the local stack) to </w:t>
      </w:r>
      <w:r w:rsidR="00291FA8">
        <w:t xml:space="preserve">significantly greater code complexity, reduced PIM dispatch granularity, </w:t>
      </w:r>
      <w:r w:rsidR="009E6CED">
        <w:t>increased data movement among memory stacks</w:t>
      </w:r>
      <w:r w:rsidR="002F5B2B">
        <w:t>,</w:t>
      </w:r>
      <w:r w:rsidR="009E6CED">
        <w:t xml:space="preserve"> </w:t>
      </w:r>
      <w:r w:rsidR="00291FA8">
        <w:t>and increased synchronization (e.g.</w:t>
      </w:r>
      <w:r w:rsidR="009E6CED">
        <w:t>,</w:t>
      </w:r>
      <w:r w:rsidR="00291FA8">
        <w:t xml:space="preserve"> for input-dependent or dynamic irregular data structures). </w:t>
      </w:r>
    </w:p>
    <w:p w:rsidR="00291FA8" w:rsidRDefault="00291FA8" w:rsidP="009470EE"/>
    <w:p w:rsidR="00291FA8" w:rsidRDefault="00291FA8" w:rsidP="009470EE">
      <w:r>
        <w:t xml:space="preserve">In keeping with the programmability focus of our work, we provision capabilities for any PIM device to access any </w:t>
      </w:r>
      <w:r w:rsidR="00D2652A">
        <w:t xml:space="preserve">main </w:t>
      </w:r>
      <w:r>
        <w:t xml:space="preserve">memory within the node. Naturally, access to memory within the local stack provides greater bandwidth and consumes less energy. And, therefore, performance-critical code should ensure that the majority of accesses from a PIM device are to the local memory stack. However, </w:t>
      </w:r>
      <w:r w:rsidR="005019F8">
        <w:t xml:space="preserve">the </w:t>
      </w:r>
      <w:r>
        <w:t xml:space="preserve">availability of </w:t>
      </w:r>
      <w:r w:rsidR="008D4ABE">
        <w:t xml:space="preserve">node-level </w:t>
      </w:r>
      <w:r>
        <w:t>global memory access from PIM devices avoids the complexities mentioned above for infrequently accessed data and corner cases allowing the developers to focus their optimization efforts on performance-critical sections of code.</w:t>
      </w:r>
    </w:p>
    <w:p w:rsidR="00291FA8" w:rsidRDefault="00291FA8" w:rsidP="009470EE"/>
    <w:p w:rsidR="00291FA8" w:rsidRPr="009470EE" w:rsidRDefault="00291FA8" w:rsidP="009470EE">
      <w:r>
        <w:t xml:space="preserve">Architectural mechanisms for enabling global memory access from PIM devices are discussed </w:t>
      </w:r>
      <w:r w:rsidR="003C5AD0">
        <w:t xml:space="preserve">in </w:t>
      </w:r>
      <w:r w:rsidR="005019F8">
        <w:t>S</w:t>
      </w:r>
      <w:r>
        <w:t xml:space="preserve">ections </w:t>
      </w:r>
      <w:r w:rsidR="00A141B1">
        <w:fldChar w:fldCharType="begin"/>
      </w:r>
      <w:r w:rsidR="002F5B2B">
        <w:instrText xml:space="preserve"> REF _Ref357027613 \r \h </w:instrText>
      </w:r>
      <w:r w:rsidR="00A141B1">
        <w:fldChar w:fldCharType="separate"/>
      </w:r>
      <w:r w:rsidR="00C91EA6">
        <w:t>3.2.4</w:t>
      </w:r>
      <w:r w:rsidR="00A141B1">
        <w:fldChar w:fldCharType="end"/>
      </w:r>
      <w:r w:rsidR="002F5B2B">
        <w:t xml:space="preserve"> </w:t>
      </w:r>
      <w:r>
        <w:t>and</w:t>
      </w:r>
      <w:r w:rsidR="002F5B2B">
        <w:t xml:space="preserve"> </w:t>
      </w:r>
      <w:r w:rsidR="00A141B1">
        <w:fldChar w:fldCharType="begin"/>
      </w:r>
      <w:r w:rsidR="002F5B2B">
        <w:instrText xml:space="preserve"> REF _Ref357024090 \r \h </w:instrText>
      </w:r>
      <w:r w:rsidR="00A141B1">
        <w:fldChar w:fldCharType="separate"/>
      </w:r>
      <w:r w:rsidR="00C91EA6">
        <w:t>3.2.6</w:t>
      </w:r>
      <w:r w:rsidR="00A141B1">
        <w:fldChar w:fldCharType="end"/>
      </w:r>
      <w:r>
        <w:t>.</w:t>
      </w:r>
    </w:p>
    <w:p w:rsidR="00E47FF7" w:rsidRDefault="00E47FF7" w:rsidP="00E47FF7">
      <w:pPr>
        <w:pStyle w:val="Heading3"/>
      </w:pPr>
      <w:bookmarkStart w:id="399" w:name="_Ref357024090"/>
      <w:bookmarkStart w:id="400" w:name="_Toc359310265"/>
      <w:r>
        <w:t>Inter-PIM Interconnect</w:t>
      </w:r>
      <w:bookmarkEnd w:id="399"/>
      <w:bookmarkEnd w:id="400"/>
    </w:p>
    <w:p w:rsidR="00E47FF7" w:rsidRDefault="002F5B2B" w:rsidP="00E47FF7">
      <w:r>
        <w:t xml:space="preserve">As discussed in Section </w:t>
      </w:r>
      <w:r w:rsidR="00A141B1">
        <w:fldChar w:fldCharType="begin"/>
      </w:r>
      <w:r>
        <w:instrText xml:space="preserve"> REF _Ref356980396 \r \h </w:instrText>
      </w:r>
      <w:r w:rsidR="00A141B1">
        <w:fldChar w:fldCharType="separate"/>
      </w:r>
      <w:r w:rsidR="00C91EA6">
        <w:t>3.2.5</w:t>
      </w:r>
      <w:r w:rsidR="00A141B1">
        <w:fldChar w:fldCharType="end"/>
      </w:r>
      <w:r>
        <w:t>, t</w:t>
      </w:r>
      <w:r w:rsidR="00E47FF7">
        <w:t>he proposed baseline node architecture allows any PIM to access any main memory within the node. From an implementation perspective, this requirement implies the need for a communication medium among the PIM devices and memory stacks within any given level of the memory system.</w:t>
      </w:r>
      <w:r w:rsidR="00E47FF7">
        <w:rPr>
          <w:rStyle w:val="FootnoteReference"/>
        </w:rPr>
        <w:footnoteReference w:id="4"/>
      </w:r>
      <w:r w:rsidR="00E47FF7">
        <w:t xml:space="preserve"> </w:t>
      </w:r>
      <w:r>
        <w:t>At a high-level, t</w:t>
      </w:r>
      <w:r w:rsidR="00E47FF7">
        <w:t xml:space="preserve">his may be achieved via one of two </w:t>
      </w:r>
      <w:r>
        <w:t>approaches</w:t>
      </w:r>
      <w:r w:rsidR="00E47FF7">
        <w:t>:</w:t>
      </w:r>
    </w:p>
    <w:p w:rsidR="00E47FF7" w:rsidRDefault="00E47FF7" w:rsidP="00E47FF7">
      <w:pPr>
        <w:pStyle w:val="ListParagraph"/>
        <w:numPr>
          <w:ilvl w:val="0"/>
          <w:numId w:val="23"/>
        </w:numPr>
      </w:pPr>
      <w:r w:rsidRPr="007D3455">
        <w:rPr>
          <w:b/>
        </w:rPr>
        <w:t xml:space="preserve">A dedicated “inter-stack” </w:t>
      </w:r>
      <w:r>
        <w:rPr>
          <w:b/>
        </w:rPr>
        <w:t xml:space="preserve">(or “inter-PIM”) </w:t>
      </w:r>
      <w:proofErr w:type="gramStart"/>
      <w:r w:rsidRPr="007D3455">
        <w:rPr>
          <w:b/>
        </w:rPr>
        <w:t>interconnect</w:t>
      </w:r>
      <w:proofErr w:type="gramEnd"/>
      <w:r>
        <w:t xml:space="preserve">: This implements a dedicated network among the memory stacks of a level of the </w:t>
      </w:r>
      <w:r w:rsidR="002F5B2B">
        <w:t xml:space="preserve">main </w:t>
      </w:r>
      <w:r>
        <w:t xml:space="preserve">memory hierarchy. While this adds the overhead of implementing such </w:t>
      </w:r>
      <w:proofErr w:type="gramStart"/>
      <w:r>
        <w:t>an interconnect</w:t>
      </w:r>
      <w:proofErr w:type="gramEnd"/>
      <w:r>
        <w:t xml:space="preserve">, it reduces the need for extensive changes to the host processor architecture to support PIM (please see Section </w:t>
      </w:r>
      <w:r w:rsidR="00A141B1">
        <w:fldChar w:fldCharType="begin"/>
      </w:r>
      <w:r w:rsidR="002F5B2B">
        <w:instrText xml:space="preserve"> REF _Ref357027792 \r \h </w:instrText>
      </w:r>
      <w:r w:rsidR="00A141B1">
        <w:fldChar w:fldCharType="separate"/>
      </w:r>
      <w:r w:rsidR="00C91EA6">
        <w:t>6</w:t>
      </w:r>
      <w:r w:rsidR="00A141B1">
        <w:fldChar w:fldCharType="end"/>
      </w:r>
      <w:r>
        <w:t xml:space="preserve"> for a more detailed discussion of the implications of PIM on host processor architecture). It is worth noting that the HMC architecture </w:t>
      </w:r>
      <w:r w:rsidR="00A141B1">
        <w:fldChar w:fldCharType="begin"/>
      </w:r>
      <w:r>
        <w:instrText xml:space="preserve"> REF _Ref355792925 \r \h </w:instrText>
      </w:r>
      <w:r w:rsidR="00A141B1">
        <w:fldChar w:fldCharType="separate"/>
      </w:r>
      <w:r w:rsidR="00C91EA6">
        <w:t>[16]</w:t>
      </w:r>
      <w:r w:rsidR="00A141B1">
        <w:fldChar w:fldCharType="end"/>
      </w:r>
      <w:r>
        <w:t xml:space="preserve"> already incorporates the ability to support an interconnection network among multiple memory stacks. While the HMC interconnect is geared for a different usage scenario (memory system scaling) and does not incorporate all features that would be desirable for an inter-PIM interconnect, this design provides a proof-point on the </w:t>
      </w:r>
      <w:r>
        <w:lastRenderedPageBreak/>
        <w:t>viability of such a</w:t>
      </w:r>
      <w:r w:rsidR="002F5B2B">
        <w:t>n</w:t>
      </w:r>
      <w:r>
        <w:t xml:space="preserve"> approach and the opportunity for PIM systems to build upon existing and emerging industry-standard capabilities.</w:t>
      </w:r>
    </w:p>
    <w:p w:rsidR="00E47FF7" w:rsidRDefault="00E47FF7" w:rsidP="00E47FF7">
      <w:pPr>
        <w:pStyle w:val="ListParagraph"/>
        <w:numPr>
          <w:ilvl w:val="0"/>
          <w:numId w:val="23"/>
        </w:numPr>
      </w:pPr>
      <w:r>
        <w:rPr>
          <w:b/>
        </w:rPr>
        <w:t>Adapt existing interconnect</w:t>
      </w:r>
      <w:r w:rsidRPr="00A3016E">
        <w:t>:</w:t>
      </w:r>
      <w:r>
        <w:t xml:space="preserve"> This approach re-uses existing interconnect, typically at the next higher level in the memory hierarchy. For example, PIM at the first level memory (DRAM in our proposed node) may send non-local access requests to the host to be routed to the appropriate memory stack via the host’s on-die memory switch. Similarly, PIM at the second level (NVRAM in our proposed node) may request handling of the communication from the first level memory</w:t>
      </w:r>
      <w:r w:rsidR="00077EFF">
        <w:t xml:space="preserve"> (which, in turn, may send the request to the host as described above)</w:t>
      </w:r>
      <w:r>
        <w:t xml:space="preserve">. This approach minimizes additional interconnect resources but requires extensive changes to the host. In other words, the host must be able to service autonomous requests from the memory system while today’s processors only receive read responses from memory modules. Please see Section </w:t>
      </w:r>
      <w:r w:rsidR="00A141B1">
        <w:fldChar w:fldCharType="begin"/>
      </w:r>
      <w:r w:rsidR="00077EFF">
        <w:instrText xml:space="preserve"> REF _Ref357027990 \r \h </w:instrText>
      </w:r>
      <w:r w:rsidR="00A141B1">
        <w:fldChar w:fldCharType="separate"/>
      </w:r>
      <w:r w:rsidR="00C91EA6">
        <w:t>6</w:t>
      </w:r>
      <w:r w:rsidR="00A141B1">
        <w:fldChar w:fldCharType="end"/>
      </w:r>
      <w:r>
        <w:t xml:space="preserve"> for a more detailed discussion of the implications of PIM on host processor architecture.</w:t>
      </w:r>
    </w:p>
    <w:p w:rsidR="00E47FF7" w:rsidRDefault="00E47FF7" w:rsidP="00E47FF7"/>
    <w:p w:rsidR="00E47FF7" w:rsidRDefault="00E47FF7" w:rsidP="00E47FF7">
      <w:r>
        <w:t>We adopt the first solution above as our baseline. A simplified diagram of such an organization with four memory stacks and a ring interconnect is shown in</w:t>
      </w:r>
      <w:r w:rsidR="00171DAB">
        <w:t xml:space="preserve"> </w:t>
      </w:r>
      <w:r w:rsidR="00A141B1">
        <w:fldChar w:fldCharType="begin"/>
      </w:r>
      <w:r w:rsidR="00C75961">
        <w:instrText xml:space="preserve"> REF _Ref357183283 \h </w:instrText>
      </w:r>
      <w:r w:rsidR="00A141B1">
        <w:fldChar w:fldCharType="separate"/>
      </w:r>
      <w:r w:rsidR="00C91EA6">
        <w:t xml:space="preserve">Figure </w:t>
      </w:r>
      <w:r w:rsidR="00C91EA6">
        <w:rPr>
          <w:noProof/>
        </w:rPr>
        <w:t>2</w:t>
      </w:r>
      <w:r w:rsidR="00A141B1">
        <w:fldChar w:fldCharType="end"/>
      </w:r>
      <w:r>
        <w:t>. We anticipate bandwidth needs of the inter-stack interconnect to be one to two orders of magnitude lower than local stack memory bandwidth per PIM. However, broad-based application studies are needed to determine specific bandwidth requirements as well as potential interconnect topology optimizations</w:t>
      </w:r>
      <w:proofErr w:type="gramStart"/>
      <w:r>
        <w:t>.</w:t>
      </w:r>
      <w:r w:rsidR="00077EFF" w:rsidRPr="00A60AE5">
        <w:rPr>
          <w:rFonts w:ascii="Calibri" w:eastAsia="Times New Roman" w:hAnsi="Calibri" w:cs="Calibri"/>
          <w:b/>
          <w:color w:val="C00000"/>
          <w:vertAlign w:val="superscript"/>
          <w:lang w:eastAsia="en-US"/>
        </w:rPr>
        <w:t>[</w:t>
      </w:r>
      <w:proofErr w:type="gramEnd"/>
      <w:r w:rsidR="00077EFF" w:rsidRPr="00A60AE5">
        <w:rPr>
          <w:rFonts w:ascii="Calibri" w:eastAsia="Times New Roman" w:hAnsi="Calibri" w:cs="Calibri"/>
          <w:b/>
          <w:color w:val="C00000"/>
          <w:vertAlign w:val="superscript"/>
          <w:lang w:eastAsia="en-US"/>
        </w:rPr>
        <w:t>*]</w:t>
      </w:r>
    </w:p>
    <w:p w:rsidR="00E47FF7" w:rsidRDefault="00E47FF7" w:rsidP="00E47FF7"/>
    <w:p w:rsidR="003C1646" w:rsidRDefault="003C1646" w:rsidP="003C1646">
      <w:pPr>
        <w:keepNext/>
        <w:jc w:val="center"/>
      </w:pPr>
      <w:r>
        <w:rPr>
          <w:noProof/>
          <w:lang w:eastAsia="en-US"/>
        </w:rPr>
        <w:drawing>
          <wp:inline distT="0" distB="0" distL="0" distR="0">
            <wp:extent cx="3379343" cy="2200275"/>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3386843" cy="2205158"/>
                    </a:xfrm>
                    <a:prstGeom prst="rect">
                      <a:avLst/>
                    </a:prstGeom>
                    <a:noFill/>
                  </pic:spPr>
                </pic:pic>
              </a:graphicData>
            </a:graphic>
          </wp:inline>
        </w:drawing>
      </w:r>
    </w:p>
    <w:p w:rsidR="00171DAB" w:rsidRDefault="003C1646" w:rsidP="003C1646">
      <w:pPr>
        <w:pStyle w:val="Caption"/>
      </w:pPr>
      <w:bookmarkStart w:id="401" w:name="_Ref357183283"/>
      <w:r>
        <w:t xml:space="preserve">Figure </w:t>
      </w:r>
      <w:r w:rsidR="00A141B1">
        <w:fldChar w:fldCharType="begin"/>
      </w:r>
      <w:r>
        <w:instrText xml:space="preserve"> SEQ Figure \* ARABIC </w:instrText>
      </w:r>
      <w:r w:rsidR="00A141B1">
        <w:fldChar w:fldCharType="separate"/>
      </w:r>
      <w:r w:rsidR="00C91EA6">
        <w:rPr>
          <w:noProof/>
        </w:rPr>
        <w:t>2</w:t>
      </w:r>
      <w:r w:rsidR="00A141B1">
        <w:fldChar w:fldCharType="end"/>
      </w:r>
      <w:bookmarkEnd w:id="401"/>
      <w:r>
        <w:t xml:space="preserve">: </w:t>
      </w:r>
      <w:r w:rsidRPr="003C1646">
        <w:t>Simplified example of inter-stack (or inter-PIM) interconnect</w:t>
      </w:r>
    </w:p>
    <w:p w:rsidR="00103524" w:rsidRDefault="00103524" w:rsidP="00103524">
      <w:pPr>
        <w:pStyle w:val="Heading3"/>
      </w:pPr>
      <w:bookmarkStart w:id="402" w:name="_Toc359310266"/>
      <w:r>
        <w:t>Instruction Storage</w:t>
      </w:r>
      <w:bookmarkEnd w:id="402"/>
    </w:p>
    <w:p w:rsidR="008C039D" w:rsidRDefault="008C039D" w:rsidP="00103524">
      <w:r>
        <w:t xml:space="preserve">Ensuring PIM </w:t>
      </w:r>
      <w:r w:rsidR="00CD43D8">
        <w:t xml:space="preserve">execution </w:t>
      </w:r>
      <w:r>
        <w:t>fetch</w:t>
      </w:r>
      <w:r w:rsidR="00CD43D8">
        <w:t>es instruction</w:t>
      </w:r>
      <w:r w:rsidR="003B5F08">
        <w:t>s</w:t>
      </w:r>
      <w:r>
        <w:t xml:space="preserve"> from local memory reduces the performance and energy overheads associated with instruction fetch. </w:t>
      </w:r>
      <w:r w:rsidR="00CD43D8">
        <w:t>However, as o</w:t>
      </w:r>
      <w:r>
        <w:t xml:space="preserve">ur </w:t>
      </w:r>
      <w:r w:rsidR="00C30EC7">
        <w:t>baseline</w:t>
      </w:r>
      <w:r>
        <w:t xml:space="preserve"> </w:t>
      </w:r>
      <w:r w:rsidR="00CD43D8">
        <w:t xml:space="preserve">hardware </w:t>
      </w:r>
      <w:r>
        <w:t xml:space="preserve">architecture </w:t>
      </w:r>
      <w:r w:rsidR="00CD43D8">
        <w:t xml:space="preserve">allows </w:t>
      </w:r>
      <w:r w:rsidR="008D4ABE">
        <w:t xml:space="preserve">node-level </w:t>
      </w:r>
      <w:r w:rsidR="00CD43D8">
        <w:t>global memory access</w:t>
      </w:r>
      <w:r w:rsidR="00D2652A">
        <w:t>es</w:t>
      </w:r>
      <w:r w:rsidR="00CD43D8">
        <w:t xml:space="preserve"> </w:t>
      </w:r>
      <w:r w:rsidR="008D4ABE">
        <w:t xml:space="preserve">to be performed by </w:t>
      </w:r>
      <w:r w:rsidR="00CD43D8">
        <w:t>any PIM device, it</w:t>
      </w:r>
      <w:r>
        <w:t xml:space="preserve"> does not dictate </w:t>
      </w:r>
      <w:r w:rsidR="00CD43D8">
        <w:t>any specific</w:t>
      </w:r>
      <w:r>
        <w:t xml:space="preserve"> placement of instructions for PIM. We defer </w:t>
      </w:r>
      <w:r w:rsidR="003B5F08">
        <w:t xml:space="preserve">to software layers for </w:t>
      </w:r>
      <w:r>
        <w:t xml:space="preserve">techniques to ensure common-case PIM instruction fetch from local </w:t>
      </w:r>
      <w:r w:rsidR="00CD43D8">
        <w:t xml:space="preserve">memory </w:t>
      </w:r>
      <w:r>
        <w:t>stack</w:t>
      </w:r>
      <w:r w:rsidR="00CD43D8">
        <w:t>s</w:t>
      </w:r>
      <w:r>
        <w:t>.</w:t>
      </w:r>
    </w:p>
    <w:p w:rsidR="00CD43D8" w:rsidRDefault="00CD43D8" w:rsidP="00103524"/>
    <w:p w:rsidR="00CD43D8" w:rsidRDefault="00CD43D8" w:rsidP="00103524">
      <w:r>
        <w:lastRenderedPageBreak/>
        <w:t xml:space="preserve">System software optimized for PIM-enabled systems can play a crucial role here. </w:t>
      </w:r>
      <w:r w:rsidR="00E708A8">
        <w:t xml:space="preserve">As an </w:t>
      </w:r>
      <w:r w:rsidR="00D2652A">
        <w:t xml:space="preserve">example, on the first invocation of an </w:t>
      </w:r>
      <w:proofErr w:type="spellStart"/>
      <w:r w:rsidR="00D2652A">
        <w:t>OpenCL</w:t>
      </w:r>
      <w:proofErr w:type="spellEnd"/>
      <w:r w:rsidR="00D2652A">
        <w:t xml:space="preserve"> kernel </w:t>
      </w:r>
      <w:r w:rsidR="00EA5980" w:rsidRPr="00EA5980">
        <w:rPr>
          <w:i/>
        </w:rPr>
        <w:t>K</w:t>
      </w:r>
      <w:r w:rsidR="00D2652A">
        <w:t xml:space="preserve"> on a PIM device </w:t>
      </w:r>
      <w:r w:rsidR="00EA5980" w:rsidRPr="00EA5980">
        <w:rPr>
          <w:i/>
        </w:rPr>
        <w:t>P</w:t>
      </w:r>
      <w:r w:rsidR="00D2652A">
        <w:t xml:space="preserve">, a copy of the compiled code for </w:t>
      </w:r>
      <w:r w:rsidR="00EA5980" w:rsidRPr="00EA5980">
        <w:rPr>
          <w:i/>
        </w:rPr>
        <w:t>K</w:t>
      </w:r>
      <w:r w:rsidR="00D2652A">
        <w:t xml:space="preserve"> could be </w:t>
      </w:r>
      <w:r w:rsidR="00E708A8">
        <w:t>created</w:t>
      </w:r>
      <w:r w:rsidR="00D2652A">
        <w:t xml:space="preserve"> by the run-time software in the memory stacked with </w:t>
      </w:r>
      <w:r w:rsidR="00EA5980" w:rsidRPr="00EA5980">
        <w:rPr>
          <w:i/>
        </w:rPr>
        <w:t>P</w:t>
      </w:r>
      <w:r w:rsidR="00D2652A">
        <w:t xml:space="preserve">. </w:t>
      </w:r>
      <w:r>
        <w:t xml:space="preserve"> </w:t>
      </w:r>
      <w:r w:rsidR="00397ECA">
        <w:t xml:space="preserve">Memory space devoted to kernel storage in such a system may be bounded by imposing an (application-specific) upper limit and managing that space as a software-managed instruction cache under the control of the runtime system. Replacement of kernels in such a cache may adopt policies based on profiling that allow optimization for specific applications or may use simpler application-agnostic policies (such as </w:t>
      </w:r>
      <w:r w:rsidR="00397ECA" w:rsidRPr="00397ECA">
        <w:rPr>
          <w:i/>
        </w:rPr>
        <w:t>least-recently-used</w:t>
      </w:r>
      <w:r w:rsidR="00397ECA">
        <w:t>).</w:t>
      </w:r>
    </w:p>
    <w:p w:rsidR="001001F0" w:rsidRDefault="008758AE" w:rsidP="008758AE">
      <w:pPr>
        <w:pStyle w:val="Heading3"/>
      </w:pPr>
      <w:bookmarkStart w:id="403" w:name="_Ref352940676"/>
      <w:bookmarkStart w:id="404" w:name="_Ref356985875"/>
      <w:bookmarkStart w:id="405" w:name="_Toc359310267"/>
      <w:r>
        <w:t xml:space="preserve">Cache </w:t>
      </w:r>
      <w:r w:rsidR="009B3938">
        <w:t>H</w:t>
      </w:r>
      <w:r>
        <w:t>ierarchy</w:t>
      </w:r>
      <w:bookmarkEnd w:id="403"/>
      <w:r w:rsidR="0073080C">
        <w:t xml:space="preserve"> Considerations</w:t>
      </w:r>
      <w:bookmarkEnd w:id="404"/>
      <w:bookmarkEnd w:id="405"/>
    </w:p>
    <w:p w:rsidR="00351517" w:rsidRDefault="0041258E" w:rsidP="00CA7189">
      <w:pPr>
        <w:rPr>
          <w:color w:val="000000" w:themeColor="text1"/>
        </w:rPr>
      </w:pPr>
      <w:r>
        <w:rPr>
          <w:color w:val="000000" w:themeColor="text1"/>
        </w:rPr>
        <w:t xml:space="preserve">Some key candidate application patterns for PIM acceleration are those with memory access patterns that are not amenable to effective caching and, therefore, cannot make use of the deep and large cache hierarchies often found on high-performance host processors. </w:t>
      </w:r>
      <w:r w:rsidR="00CA7189">
        <w:rPr>
          <w:color w:val="000000" w:themeColor="text1"/>
        </w:rPr>
        <w:t>However, e</w:t>
      </w:r>
      <w:r w:rsidR="00EE0ED0">
        <w:rPr>
          <w:color w:val="000000" w:themeColor="text1"/>
        </w:rPr>
        <w:t xml:space="preserve">ven data access patterns that are typically considered </w:t>
      </w:r>
      <w:proofErr w:type="spellStart"/>
      <w:r w:rsidR="00EE0ED0">
        <w:rPr>
          <w:color w:val="000000" w:themeColor="text1"/>
        </w:rPr>
        <w:t>uncacheable</w:t>
      </w:r>
      <w:proofErr w:type="spellEnd"/>
      <w:r w:rsidR="00EE0ED0">
        <w:rPr>
          <w:color w:val="000000" w:themeColor="text1"/>
        </w:rPr>
        <w:t xml:space="preserve"> can </w:t>
      </w:r>
      <w:r w:rsidR="00E708A8">
        <w:rPr>
          <w:color w:val="000000" w:themeColor="text1"/>
        </w:rPr>
        <w:t xml:space="preserve">often </w:t>
      </w:r>
      <w:r w:rsidR="00EE0ED0">
        <w:rPr>
          <w:color w:val="000000" w:themeColor="text1"/>
        </w:rPr>
        <w:t>benefit from the coalescing</w:t>
      </w:r>
      <w:r w:rsidR="0029478A">
        <w:rPr>
          <w:color w:val="000000" w:themeColor="text1"/>
        </w:rPr>
        <w:t>,</w:t>
      </w:r>
      <w:r w:rsidR="00EE0ED0">
        <w:rPr>
          <w:color w:val="000000" w:themeColor="text1"/>
        </w:rPr>
        <w:t xml:space="preserve"> bandwidth amplification</w:t>
      </w:r>
      <w:r w:rsidR="0029478A">
        <w:rPr>
          <w:color w:val="000000" w:themeColor="text1"/>
        </w:rPr>
        <w:t>, and energy reduction</w:t>
      </w:r>
      <w:r w:rsidR="00EE0ED0">
        <w:rPr>
          <w:color w:val="000000" w:themeColor="text1"/>
        </w:rPr>
        <w:t xml:space="preserve"> effects a small</w:t>
      </w:r>
      <w:r w:rsidR="00E708A8">
        <w:rPr>
          <w:color w:val="000000" w:themeColor="text1"/>
        </w:rPr>
        <w:t>- to medium-sized</w:t>
      </w:r>
      <w:r w:rsidR="00EE0ED0">
        <w:rPr>
          <w:color w:val="000000" w:themeColor="text1"/>
        </w:rPr>
        <w:t xml:space="preserve"> cache can provide. Therefore, we consider </w:t>
      </w:r>
      <w:r w:rsidR="00CA7189">
        <w:rPr>
          <w:color w:val="000000" w:themeColor="text1"/>
        </w:rPr>
        <w:t xml:space="preserve">L1 and L2 </w:t>
      </w:r>
      <w:r w:rsidR="00EE0ED0">
        <w:rPr>
          <w:color w:val="000000" w:themeColor="text1"/>
        </w:rPr>
        <w:t>cache organization an important aspect of PIM design.</w:t>
      </w:r>
      <w:r w:rsidR="00CA7189">
        <w:rPr>
          <w:color w:val="000000" w:themeColor="text1"/>
        </w:rPr>
        <w:t xml:space="preserve"> Large L3 </w:t>
      </w:r>
      <w:r w:rsidR="00E708A8">
        <w:rPr>
          <w:color w:val="000000" w:themeColor="text1"/>
        </w:rPr>
        <w:t xml:space="preserve">(or last-level) </w:t>
      </w:r>
      <w:r w:rsidR="00CA7189">
        <w:rPr>
          <w:color w:val="000000" w:themeColor="text1"/>
        </w:rPr>
        <w:t>caches, however, are likely to be less effective for PIM processors given the high bandwidth and lower latency to memory as well as the nature of applications likely to be mapped to PIM devices.</w:t>
      </w:r>
    </w:p>
    <w:p w:rsidR="00EE0ED0" w:rsidRDefault="00EE0ED0" w:rsidP="008758AE">
      <w:pPr>
        <w:rPr>
          <w:color w:val="000000" w:themeColor="text1"/>
        </w:rPr>
      </w:pPr>
    </w:p>
    <w:p w:rsidR="00F12F02" w:rsidRDefault="00EE0ED0" w:rsidP="008758AE">
      <w:r>
        <w:rPr>
          <w:color w:val="000000" w:themeColor="text1"/>
        </w:rPr>
        <w:t xml:space="preserve">One possible organization of </w:t>
      </w:r>
      <w:r w:rsidR="00CA7189">
        <w:rPr>
          <w:color w:val="000000" w:themeColor="text1"/>
        </w:rPr>
        <w:t xml:space="preserve">L1 and L2 </w:t>
      </w:r>
      <w:r>
        <w:rPr>
          <w:color w:val="000000" w:themeColor="text1"/>
        </w:rPr>
        <w:t xml:space="preserve">PIM caches is to closely mirror </w:t>
      </w:r>
      <w:r w:rsidR="00644EBF">
        <w:rPr>
          <w:color w:val="000000" w:themeColor="text1"/>
        </w:rPr>
        <w:t xml:space="preserve">the </w:t>
      </w:r>
      <w:r>
        <w:rPr>
          <w:color w:val="000000" w:themeColor="text1"/>
        </w:rPr>
        <w:t>architecture of a conventional processor</w:t>
      </w:r>
      <w:r w:rsidR="00680AEE">
        <w:rPr>
          <w:color w:val="000000" w:themeColor="text1"/>
        </w:rPr>
        <w:t xml:space="preserve"> (or more specifically in our baseline, an APU)</w:t>
      </w:r>
      <w:r>
        <w:rPr>
          <w:color w:val="000000" w:themeColor="text1"/>
        </w:rPr>
        <w:t xml:space="preserve"> such as the EHP. </w:t>
      </w:r>
      <w:r w:rsidR="00A141B1">
        <w:rPr>
          <w:color w:val="000000" w:themeColor="text1"/>
        </w:rPr>
        <w:fldChar w:fldCharType="begin"/>
      </w:r>
      <w:r w:rsidR="00C75961">
        <w:rPr>
          <w:color w:val="000000" w:themeColor="text1"/>
        </w:rPr>
        <w:instrText xml:space="preserve"> REF _Ref357183391 \h </w:instrText>
      </w:r>
      <w:r w:rsidR="00A141B1">
        <w:rPr>
          <w:color w:val="000000" w:themeColor="text1"/>
        </w:rPr>
      </w:r>
      <w:r w:rsidR="00A141B1">
        <w:rPr>
          <w:color w:val="000000" w:themeColor="text1"/>
        </w:rPr>
        <w:fldChar w:fldCharType="separate"/>
      </w:r>
      <w:r w:rsidR="00C91EA6">
        <w:t xml:space="preserve">Figure </w:t>
      </w:r>
      <w:r w:rsidR="00C91EA6">
        <w:rPr>
          <w:noProof/>
        </w:rPr>
        <w:t>3</w:t>
      </w:r>
      <w:r w:rsidR="00A141B1">
        <w:rPr>
          <w:color w:val="000000" w:themeColor="text1"/>
        </w:rPr>
        <w:fldChar w:fldCharType="end"/>
      </w:r>
      <w:r w:rsidR="0003753F">
        <w:rPr>
          <w:color w:val="000000" w:themeColor="text1"/>
        </w:rPr>
        <w:t xml:space="preserve"> </w:t>
      </w:r>
      <w:r w:rsidR="001001F0">
        <w:t>shows a</w:t>
      </w:r>
      <w:r w:rsidR="003F423E">
        <w:t xml:space="preserve"> high-level overview of </w:t>
      </w:r>
      <w:r>
        <w:t>such an organization. This</w:t>
      </w:r>
      <w:r w:rsidR="00D73AB1">
        <w:t xml:space="preserve"> </w:t>
      </w:r>
      <w:r w:rsidR="0029478A">
        <w:t xml:space="preserve">figure </w:t>
      </w:r>
      <w:r>
        <w:t>assumes</w:t>
      </w:r>
      <w:r w:rsidR="00D73AB1">
        <w:t xml:space="preserve"> GPU cluster</w:t>
      </w:r>
      <w:r>
        <w:t xml:space="preserve"> caches </w:t>
      </w:r>
      <w:r w:rsidR="00680AEE">
        <w:t xml:space="preserve">similar </w:t>
      </w:r>
      <w:r>
        <w:t>to the EHP</w:t>
      </w:r>
      <w:r w:rsidR="00CA7189">
        <w:t xml:space="preserve"> </w:t>
      </w:r>
      <w:r w:rsidR="00A141B1">
        <w:fldChar w:fldCharType="begin"/>
      </w:r>
      <w:r w:rsidR="00B97CBE">
        <w:instrText xml:space="preserve"> REF _Ref355822857 \r \h </w:instrText>
      </w:r>
      <w:r w:rsidR="00A141B1">
        <w:fldChar w:fldCharType="separate"/>
      </w:r>
      <w:r w:rsidR="00C91EA6">
        <w:t>[18]</w:t>
      </w:r>
      <w:r w:rsidR="00A141B1">
        <w:fldChar w:fldCharType="end"/>
      </w:r>
      <w:r w:rsidR="00644EBF">
        <w:t>.</w:t>
      </w:r>
      <w:r>
        <w:t xml:space="preserve"> </w:t>
      </w:r>
      <w:r w:rsidR="00F066A9">
        <w:t>Further, a</w:t>
      </w:r>
      <w:r w:rsidR="0029478A">
        <w:t>lthough t</w:t>
      </w:r>
      <w:r>
        <w:t>he CPU</w:t>
      </w:r>
      <w:r w:rsidR="00F066A9">
        <w:t xml:space="preserve"> cores</w:t>
      </w:r>
      <w:r w:rsidR="0029478A">
        <w:t xml:space="preserve"> for PIM </w:t>
      </w:r>
      <w:r w:rsidR="00F066A9">
        <w:t>are</w:t>
      </w:r>
      <w:r w:rsidR="0029478A">
        <w:t xml:space="preserve"> expected to use</w:t>
      </w:r>
      <w:r>
        <w:t xml:space="preserve"> low-power processors instead of the high-performance variants expected in the EHP, </w:t>
      </w:r>
      <w:r w:rsidR="00F066A9">
        <w:t>they too</w:t>
      </w:r>
      <w:r w:rsidR="0029478A">
        <w:t xml:space="preserve"> </w:t>
      </w:r>
      <w:r>
        <w:t>incorporate conventional cache hierarch</w:t>
      </w:r>
      <w:r w:rsidR="00F066A9">
        <w:t>ies</w:t>
      </w:r>
      <w:r>
        <w:t>. This</w:t>
      </w:r>
      <w:r w:rsidR="00D73AB1">
        <w:t xml:space="preserve"> </w:t>
      </w:r>
      <w:r>
        <w:t xml:space="preserve">provides for a well-understood organization as well as </w:t>
      </w:r>
      <w:r w:rsidR="00D73AB1">
        <w:t>design reuse</w:t>
      </w:r>
      <w:r>
        <w:t xml:space="preserve"> with non-PIM </w:t>
      </w:r>
      <w:r w:rsidR="00F066A9">
        <w:t xml:space="preserve">APU </w:t>
      </w:r>
      <w:r>
        <w:t>designs</w:t>
      </w:r>
      <w:r w:rsidR="00D73AB1">
        <w:t xml:space="preserve">. </w:t>
      </w:r>
    </w:p>
    <w:p w:rsidR="00F12F02" w:rsidRDefault="00F12F02" w:rsidP="008758AE"/>
    <w:p w:rsidR="00F12F02" w:rsidRDefault="00D73AB1" w:rsidP="008758AE">
      <w:r>
        <w:t>Note that</w:t>
      </w:r>
      <w:r w:rsidR="00F12F02">
        <w:t>, in the organization shown in</w:t>
      </w:r>
      <w:r w:rsidR="00171DAB">
        <w:t xml:space="preserve"> </w:t>
      </w:r>
      <w:r w:rsidR="00A141B1">
        <w:fldChar w:fldCharType="begin"/>
      </w:r>
      <w:r w:rsidR="00C75961">
        <w:instrText xml:space="preserve"> REF _Ref357183391 \h </w:instrText>
      </w:r>
      <w:r w:rsidR="00A141B1">
        <w:fldChar w:fldCharType="separate"/>
      </w:r>
      <w:r w:rsidR="00C91EA6">
        <w:t xml:space="preserve">Figure </w:t>
      </w:r>
      <w:r w:rsidR="00C91EA6">
        <w:rPr>
          <w:noProof/>
        </w:rPr>
        <w:t>3</w:t>
      </w:r>
      <w:r w:rsidR="00A141B1">
        <w:fldChar w:fldCharType="end"/>
      </w:r>
      <w:r w:rsidR="00F12F02">
        <w:t xml:space="preserve">, </w:t>
      </w:r>
      <w:r>
        <w:t xml:space="preserve">there are no shared caches among the </w:t>
      </w:r>
      <w:r w:rsidR="00F066A9">
        <w:t xml:space="preserve">different types of </w:t>
      </w:r>
      <w:r w:rsidR="00F12F02">
        <w:t>compute units</w:t>
      </w:r>
      <w:r>
        <w:t xml:space="preserve"> of the PIM. </w:t>
      </w:r>
      <w:r w:rsidR="006F2A67">
        <w:t xml:space="preserve">Therefore suitable </w:t>
      </w:r>
      <w:r w:rsidR="009E6CED">
        <w:t xml:space="preserve">cache </w:t>
      </w:r>
      <w:r w:rsidR="006F2A67">
        <w:t xml:space="preserve">coherence mechanisms must be implemented among the L2 caches and such coherence policies must preferably mirror those </w:t>
      </w:r>
      <w:r w:rsidR="009E6CED">
        <w:t>among the CPU and GPU cores of</w:t>
      </w:r>
      <w:r w:rsidR="006F2A67">
        <w:t xml:space="preserve"> the host to ensure uniform</w:t>
      </w:r>
      <w:r w:rsidR="009E6CED">
        <w:t>ity of</w:t>
      </w:r>
      <w:r w:rsidR="006F2A67">
        <w:t xml:space="preserve"> programming models</w:t>
      </w:r>
      <w:r w:rsidR="00C904FF">
        <w:rPr>
          <w:rStyle w:val="FootnoteReference"/>
        </w:rPr>
        <w:footnoteReference w:id="5"/>
      </w:r>
      <w:r w:rsidR="006F2A67">
        <w:t>. Further</w:t>
      </w:r>
      <w:r>
        <w:t>, any global data sharing among the units must occur through DRAM (or NVM, as the case may be)</w:t>
      </w:r>
      <w:r w:rsidR="006F2A67">
        <w:t xml:space="preserve"> or via cache coherence mechanisms</w:t>
      </w:r>
      <w:r>
        <w:t>.</w:t>
      </w:r>
      <w:r w:rsidR="00EE0ED0">
        <w:t xml:space="preserve"> This </w:t>
      </w:r>
      <w:r w:rsidR="006F2A67">
        <w:t xml:space="preserve">organization </w:t>
      </w:r>
      <w:r w:rsidR="00F12F02">
        <w:t xml:space="preserve">also </w:t>
      </w:r>
      <w:r w:rsidR="00EE0ED0">
        <w:t xml:space="preserve">has implications for </w:t>
      </w:r>
      <w:r w:rsidR="00F12F02">
        <w:t xml:space="preserve">the implementation of fixed-function accelerators. Such </w:t>
      </w:r>
      <w:r w:rsidR="006F2A67">
        <w:t xml:space="preserve">accelerator hardware </w:t>
      </w:r>
      <w:r w:rsidR="00F12F02">
        <w:t xml:space="preserve">must either be associated with the CPU or GPU in order to gain the use of a cache or must implement their own caches. While the incorporation of a shared L3 solves some of these issues, it </w:t>
      </w:r>
      <w:r w:rsidR="00B97CBE">
        <w:t xml:space="preserve">adds area overhead and </w:t>
      </w:r>
      <w:r w:rsidR="00F12F02">
        <w:t>adds to the memory latency and cache complexity of PIM</w:t>
      </w:r>
      <w:r w:rsidR="00E942E4">
        <w:t>,</w:t>
      </w:r>
      <w:r w:rsidR="00F12F02">
        <w:t xml:space="preserve"> even though most PIM-friendly use cases may not be amenable to high </w:t>
      </w:r>
      <w:r w:rsidR="00B97CBE">
        <w:t xml:space="preserve">L3 </w:t>
      </w:r>
      <w:r w:rsidR="00F12F02">
        <w:t>cache utilization.</w:t>
      </w:r>
    </w:p>
    <w:p w:rsidR="00D73AB1" w:rsidRDefault="00D73AB1" w:rsidP="008758AE"/>
    <w:p w:rsidR="003C1646" w:rsidRDefault="003C1646" w:rsidP="003C1646">
      <w:pPr>
        <w:keepNext/>
        <w:jc w:val="center"/>
      </w:pPr>
      <w:r>
        <w:rPr>
          <w:noProof/>
          <w:lang w:eastAsia="en-US"/>
        </w:rPr>
        <w:lastRenderedPageBreak/>
        <w:drawing>
          <wp:inline distT="0" distB="0" distL="0" distR="0">
            <wp:extent cx="5884702" cy="1862543"/>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889637" cy="1864105"/>
                    </a:xfrm>
                    <a:prstGeom prst="rect">
                      <a:avLst/>
                    </a:prstGeom>
                    <a:noFill/>
                  </pic:spPr>
                </pic:pic>
              </a:graphicData>
            </a:graphic>
          </wp:inline>
        </w:drawing>
      </w:r>
    </w:p>
    <w:p w:rsidR="00EA5980" w:rsidRDefault="003C1646" w:rsidP="003C1646">
      <w:pPr>
        <w:pStyle w:val="Caption"/>
      </w:pPr>
      <w:bookmarkStart w:id="406" w:name="_Ref357183391"/>
      <w:r>
        <w:t xml:space="preserve">Figure </w:t>
      </w:r>
      <w:r w:rsidR="00A141B1">
        <w:fldChar w:fldCharType="begin"/>
      </w:r>
      <w:r>
        <w:instrText xml:space="preserve"> SEQ Figure \* ARABIC </w:instrText>
      </w:r>
      <w:r w:rsidR="00A141B1">
        <w:fldChar w:fldCharType="separate"/>
      </w:r>
      <w:r w:rsidR="00C91EA6">
        <w:rPr>
          <w:noProof/>
        </w:rPr>
        <w:t>3</w:t>
      </w:r>
      <w:r w:rsidR="00A141B1">
        <w:fldChar w:fldCharType="end"/>
      </w:r>
      <w:bookmarkEnd w:id="406"/>
      <w:r>
        <w:t xml:space="preserve">: </w:t>
      </w:r>
      <w:r w:rsidRPr="00626239">
        <w:t>PIM organization with conventional processor-attached L2 Caches (L1 caches within GPU CUs and CPU cores not shown for simplicity; optional fixed-function hardware shown)</w:t>
      </w:r>
    </w:p>
    <w:p w:rsidR="0003753F" w:rsidRDefault="0003753F" w:rsidP="00991774">
      <w:pPr>
        <w:keepNext/>
        <w:jc w:val="center"/>
      </w:pPr>
    </w:p>
    <w:p w:rsidR="00D73AB1" w:rsidRDefault="00A141B1" w:rsidP="008758AE">
      <w:r>
        <w:fldChar w:fldCharType="begin"/>
      </w:r>
      <w:r w:rsidR="00C75961">
        <w:instrText xml:space="preserve"> REF _Ref357183458 \h </w:instrText>
      </w:r>
      <w:r>
        <w:fldChar w:fldCharType="separate"/>
      </w:r>
      <w:r w:rsidR="00C91EA6">
        <w:t xml:space="preserve">Figure </w:t>
      </w:r>
      <w:r w:rsidR="00C91EA6">
        <w:rPr>
          <w:noProof/>
        </w:rPr>
        <w:t>4</w:t>
      </w:r>
      <w:r>
        <w:fldChar w:fldCharType="end"/>
      </w:r>
      <w:r w:rsidR="00171DAB">
        <w:t xml:space="preserve"> </w:t>
      </w:r>
      <w:r w:rsidR="00D73AB1">
        <w:t xml:space="preserve">shows an alternative </w:t>
      </w:r>
      <w:r w:rsidR="00001240">
        <w:t xml:space="preserve">cache </w:t>
      </w:r>
      <w:r w:rsidR="00D73AB1">
        <w:t xml:space="preserve">organization where the second level caches are aligned with </w:t>
      </w:r>
      <w:r w:rsidR="007B6902">
        <w:t xml:space="preserve">memory channels and are shared among all units of the PIM to enable data sharing via the L2. </w:t>
      </w:r>
      <w:proofErr w:type="gramStart"/>
      <w:r w:rsidR="00001240">
        <w:t>T</w:t>
      </w:r>
      <w:r w:rsidR="007B6902">
        <w:t>h</w:t>
      </w:r>
      <w:r w:rsidR="009B1A23">
        <w:t>is</w:t>
      </w:r>
      <w:r w:rsidR="007B6902">
        <w:t xml:space="preserve"> banked, shared implementation result</w:t>
      </w:r>
      <w:r w:rsidR="00B97CBE">
        <w:t>s</w:t>
      </w:r>
      <w:r w:rsidR="007B6902">
        <w:t xml:space="preserve"> in a slight increase in latency for PIM CPU L2 accesses</w:t>
      </w:r>
      <w:r w:rsidR="0097428A">
        <w:t xml:space="preserve"> and potentially higher memory switch bandwidth demands for GPU accesses</w:t>
      </w:r>
      <w:r w:rsidR="007B6902">
        <w:t>.</w:t>
      </w:r>
      <w:proofErr w:type="gramEnd"/>
      <w:r w:rsidR="007B6902">
        <w:t xml:space="preserve"> </w:t>
      </w:r>
      <w:r w:rsidR="00001240">
        <w:t xml:space="preserve">However, </w:t>
      </w:r>
      <w:r w:rsidR="00281ACB">
        <w:t xml:space="preserve">this </w:t>
      </w:r>
      <w:r w:rsidR="0097428A">
        <w:t xml:space="preserve">organization </w:t>
      </w:r>
      <w:r w:rsidR="00281ACB">
        <w:t>unifies the</w:t>
      </w:r>
      <w:bookmarkStart w:id="407" w:name="_GoBack"/>
      <w:bookmarkEnd w:id="407"/>
      <w:r w:rsidR="00281ACB">
        <w:t xml:space="preserve"> switching requirements of a banked </w:t>
      </w:r>
      <w:r w:rsidR="0097428A">
        <w:t xml:space="preserve">L2 </w:t>
      </w:r>
      <w:r w:rsidR="00281ACB">
        <w:t xml:space="preserve">cache with those of the memory switch, resulting in </w:t>
      </w:r>
      <w:r w:rsidR="00001240">
        <w:t>potential implementation overhead reductions</w:t>
      </w:r>
      <w:r w:rsidR="00281ACB">
        <w:t xml:space="preserve">. Further, in cache coherent implementations, the directory structures may also </w:t>
      </w:r>
      <w:r w:rsidR="00001240">
        <w:t>be banked along memory channels</w:t>
      </w:r>
      <w:r w:rsidR="00281ACB">
        <w:t xml:space="preserve"> providing localized coherency operations associated with an L2 bank (</w:t>
      </w:r>
      <w:r w:rsidR="00B97CBE">
        <w:t xml:space="preserve">please </w:t>
      </w:r>
      <w:r w:rsidR="00281ACB">
        <w:t xml:space="preserve">refer to </w:t>
      </w:r>
      <w:r w:rsidR="0097428A">
        <w:t xml:space="preserve">Section </w:t>
      </w:r>
      <w:r>
        <w:fldChar w:fldCharType="begin"/>
      </w:r>
      <w:r w:rsidR="0097428A">
        <w:instrText xml:space="preserve"> REF _Ref356915791 \r \h </w:instrText>
      </w:r>
      <w:r>
        <w:fldChar w:fldCharType="separate"/>
      </w:r>
      <w:r w:rsidR="00C91EA6">
        <w:t>3.2.9</w:t>
      </w:r>
      <w:r>
        <w:fldChar w:fldCharType="end"/>
      </w:r>
      <w:r w:rsidR="00281ACB">
        <w:t xml:space="preserve"> for a detailed discussion of cache coherence options).</w:t>
      </w:r>
      <w:r w:rsidR="00001240">
        <w:t xml:space="preserve"> Further, fixed function units may also share the single L2 cache with minimal additional overheads. And the single </w:t>
      </w:r>
      <w:r w:rsidR="00663C3A">
        <w:t xml:space="preserve">logical </w:t>
      </w:r>
      <w:r w:rsidR="00001240">
        <w:t xml:space="preserve">L2 alleviates the need to keep multiple L2s within a PIM coherent. A key downside of this approach is </w:t>
      </w:r>
      <w:r w:rsidR="00B54512">
        <w:t xml:space="preserve">the potential increase in energy due to increased memory switch traffic. However, that overhead is partially offset by the smaller size of each channel-attached L2 cache accessed per request. Additionally, </w:t>
      </w:r>
      <w:r w:rsidR="00C904FF">
        <w:t xml:space="preserve">L2 </w:t>
      </w:r>
      <w:r w:rsidR="00001240">
        <w:t xml:space="preserve">cache </w:t>
      </w:r>
      <w:r w:rsidR="00C904FF">
        <w:t xml:space="preserve">organization </w:t>
      </w:r>
      <w:r w:rsidR="00001240">
        <w:t>of PIM</w:t>
      </w:r>
      <w:r w:rsidR="00C904FF">
        <w:t xml:space="preserve"> devices</w:t>
      </w:r>
      <w:r w:rsidR="00001240">
        <w:t xml:space="preserve"> differ significantly </w:t>
      </w:r>
      <w:r w:rsidR="00C904FF">
        <w:t xml:space="preserve">in this scheme </w:t>
      </w:r>
      <w:r w:rsidR="00001240">
        <w:t>from mainstream processor designs, making design reuse more challenging.</w:t>
      </w:r>
    </w:p>
    <w:p w:rsidR="00E96501" w:rsidRDefault="00E96501" w:rsidP="008758AE"/>
    <w:p w:rsidR="003C1646" w:rsidRDefault="003C1646" w:rsidP="003C1646">
      <w:pPr>
        <w:keepNext/>
        <w:jc w:val="center"/>
      </w:pPr>
      <w:r>
        <w:rPr>
          <w:noProof/>
          <w:lang w:eastAsia="en-US"/>
        </w:rPr>
        <w:lastRenderedPageBreak/>
        <w:drawing>
          <wp:inline distT="0" distB="0" distL="0" distR="0">
            <wp:extent cx="5931941" cy="2402006"/>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943972" cy="2406878"/>
                    </a:xfrm>
                    <a:prstGeom prst="rect">
                      <a:avLst/>
                    </a:prstGeom>
                    <a:noFill/>
                  </pic:spPr>
                </pic:pic>
              </a:graphicData>
            </a:graphic>
          </wp:inline>
        </w:drawing>
      </w:r>
    </w:p>
    <w:p w:rsidR="00EA5980" w:rsidRDefault="003C1646" w:rsidP="003C1646">
      <w:pPr>
        <w:pStyle w:val="Caption"/>
      </w:pPr>
      <w:bookmarkStart w:id="408" w:name="_Ref357183458"/>
      <w:r>
        <w:t xml:space="preserve">Figure </w:t>
      </w:r>
      <w:r w:rsidR="00A141B1">
        <w:fldChar w:fldCharType="begin"/>
      </w:r>
      <w:r>
        <w:instrText xml:space="preserve"> SEQ Figure \* ARABIC </w:instrText>
      </w:r>
      <w:r w:rsidR="00A141B1">
        <w:fldChar w:fldCharType="separate"/>
      </w:r>
      <w:r w:rsidR="00C91EA6">
        <w:rPr>
          <w:noProof/>
        </w:rPr>
        <w:t>4</w:t>
      </w:r>
      <w:r w:rsidR="00A141B1">
        <w:fldChar w:fldCharType="end"/>
      </w:r>
      <w:bookmarkEnd w:id="408"/>
      <w:r>
        <w:t xml:space="preserve">: </w:t>
      </w:r>
      <w:r w:rsidRPr="007A22BD">
        <w:t>PIM with memory-channel-sliced, shared L2 cache (L1 caches within GPU CUs and CPU cores not shown for simplicity; optional fixed-function hardware shown)</w:t>
      </w:r>
    </w:p>
    <w:p w:rsidR="00351517" w:rsidRDefault="00F12F02" w:rsidP="008758AE">
      <w:pPr>
        <w:rPr>
          <w:color w:val="000000" w:themeColor="text1"/>
        </w:rPr>
      </w:pPr>
      <w:r>
        <w:rPr>
          <w:color w:val="000000" w:themeColor="text1"/>
        </w:rPr>
        <w:t>The above cache organizations also have implications for specialized, fine-grain in-memory arithmetic operations (e.g.</w:t>
      </w:r>
      <w:r w:rsidR="00C904FF">
        <w:rPr>
          <w:color w:val="000000" w:themeColor="text1"/>
        </w:rPr>
        <w:t>,</w:t>
      </w:r>
      <w:r>
        <w:rPr>
          <w:color w:val="000000" w:themeColor="text1"/>
        </w:rPr>
        <w:t xml:space="preserve"> add-and-store). </w:t>
      </w:r>
      <w:r w:rsidR="00C904FF">
        <w:rPr>
          <w:color w:val="000000" w:themeColor="text1"/>
        </w:rPr>
        <w:t xml:space="preserve">While we do not explore such operations in our baseline architecture, they may be of interest in future </w:t>
      </w:r>
      <w:proofErr w:type="gramStart"/>
      <w:r w:rsidR="00C904FF">
        <w:rPr>
          <w:color w:val="000000" w:themeColor="text1"/>
        </w:rPr>
        <w:t>explorations</w:t>
      </w:r>
      <w:r w:rsidR="00C904FF" w:rsidRPr="00A60AE5">
        <w:rPr>
          <w:rFonts w:ascii="Calibri" w:eastAsia="Times New Roman" w:hAnsi="Calibri" w:cs="Calibri"/>
          <w:b/>
          <w:color w:val="C00000"/>
          <w:vertAlign w:val="superscript"/>
          <w:lang w:eastAsia="en-US"/>
        </w:rPr>
        <w:t>[</w:t>
      </w:r>
      <w:proofErr w:type="gramEnd"/>
      <w:r w:rsidR="00C904FF" w:rsidRPr="00A60AE5">
        <w:rPr>
          <w:rFonts w:ascii="Calibri" w:eastAsia="Times New Roman" w:hAnsi="Calibri" w:cs="Calibri"/>
          <w:b/>
          <w:color w:val="C00000"/>
          <w:vertAlign w:val="superscript"/>
          <w:lang w:eastAsia="en-US"/>
        </w:rPr>
        <w:t>*]</w:t>
      </w:r>
      <w:r w:rsidR="00C904FF">
        <w:rPr>
          <w:color w:val="000000" w:themeColor="text1"/>
        </w:rPr>
        <w:t xml:space="preserve">. </w:t>
      </w:r>
      <w:r>
        <w:rPr>
          <w:color w:val="000000" w:themeColor="text1"/>
        </w:rPr>
        <w:t xml:space="preserve">The organization shown in </w:t>
      </w:r>
      <w:r w:rsidR="00A141B1">
        <w:rPr>
          <w:color w:val="000000" w:themeColor="text1"/>
        </w:rPr>
        <w:fldChar w:fldCharType="begin"/>
      </w:r>
      <w:r w:rsidR="00C75961">
        <w:rPr>
          <w:color w:val="000000" w:themeColor="text1"/>
        </w:rPr>
        <w:instrText xml:space="preserve"> REF _Ref357183391 \h </w:instrText>
      </w:r>
      <w:r w:rsidR="00A141B1">
        <w:rPr>
          <w:color w:val="000000" w:themeColor="text1"/>
        </w:rPr>
      </w:r>
      <w:r w:rsidR="00A141B1">
        <w:rPr>
          <w:color w:val="000000" w:themeColor="text1"/>
        </w:rPr>
        <w:fldChar w:fldCharType="separate"/>
      </w:r>
      <w:r w:rsidR="00C91EA6">
        <w:t xml:space="preserve">Figure </w:t>
      </w:r>
      <w:r w:rsidR="00C91EA6">
        <w:rPr>
          <w:noProof/>
        </w:rPr>
        <w:t>3</w:t>
      </w:r>
      <w:r w:rsidR="00A141B1">
        <w:rPr>
          <w:color w:val="000000" w:themeColor="text1"/>
        </w:rPr>
        <w:fldChar w:fldCharType="end"/>
      </w:r>
      <w:r w:rsidR="00171DAB">
        <w:rPr>
          <w:color w:val="000000" w:themeColor="text1"/>
        </w:rPr>
        <w:t xml:space="preserve"> </w:t>
      </w:r>
      <w:r>
        <w:rPr>
          <w:color w:val="000000" w:themeColor="text1"/>
        </w:rPr>
        <w:t xml:space="preserve">requires </w:t>
      </w:r>
      <w:r w:rsidR="00C904FF">
        <w:rPr>
          <w:color w:val="000000" w:themeColor="text1"/>
        </w:rPr>
        <w:t xml:space="preserve">fine-grain in-memory </w:t>
      </w:r>
      <w:r>
        <w:rPr>
          <w:color w:val="000000" w:themeColor="text1"/>
        </w:rPr>
        <w:t xml:space="preserve">operations to use </w:t>
      </w:r>
      <w:proofErr w:type="spellStart"/>
      <w:r>
        <w:rPr>
          <w:color w:val="000000" w:themeColor="text1"/>
        </w:rPr>
        <w:t>uncached</w:t>
      </w:r>
      <w:proofErr w:type="spellEnd"/>
      <w:r>
        <w:rPr>
          <w:color w:val="000000" w:themeColor="text1"/>
        </w:rPr>
        <w:t xml:space="preserve"> memory locations or implementations of the arithmetic capabilities separately at each L2 cache (and possibly </w:t>
      </w:r>
      <w:r w:rsidR="00163B98">
        <w:rPr>
          <w:color w:val="000000" w:themeColor="text1"/>
        </w:rPr>
        <w:t xml:space="preserve">at </w:t>
      </w:r>
      <w:r>
        <w:rPr>
          <w:color w:val="000000" w:themeColor="text1"/>
        </w:rPr>
        <w:t>each L1 data cache). The organization shown in</w:t>
      </w:r>
      <w:r w:rsidR="00171DAB">
        <w:rPr>
          <w:color w:val="000000" w:themeColor="text1"/>
        </w:rPr>
        <w:t xml:space="preserve"> </w:t>
      </w:r>
      <w:r w:rsidR="00A141B1">
        <w:rPr>
          <w:color w:val="000000" w:themeColor="text1"/>
        </w:rPr>
        <w:fldChar w:fldCharType="begin"/>
      </w:r>
      <w:r w:rsidR="00C75961">
        <w:rPr>
          <w:color w:val="000000" w:themeColor="text1"/>
        </w:rPr>
        <w:instrText xml:space="preserve"> REF _Ref357183458 \h </w:instrText>
      </w:r>
      <w:r w:rsidR="00A141B1">
        <w:rPr>
          <w:color w:val="000000" w:themeColor="text1"/>
        </w:rPr>
      </w:r>
      <w:r w:rsidR="00A141B1">
        <w:rPr>
          <w:color w:val="000000" w:themeColor="text1"/>
        </w:rPr>
        <w:fldChar w:fldCharType="separate"/>
      </w:r>
      <w:r w:rsidR="00C91EA6">
        <w:t xml:space="preserve">Figure </w:t>
      </w:r>
      <w:r w:rsidR="00C91EA6">
        <w:rPr>
          <w:noProof/>
        </w:rPr>
        <w:t>4</w:t>
      </w:r>
      <w:r w:rsidR="00A141B1">
        <w:rPr>
          <w:color w:val="000000" w:themeColor="text1"/>
        </w:rPr>
        <w:fldChar w:fldCharType="end"/>
      </w:r>
      <w:r>
        <w:rPr>
          <w:color w:val="000000" w:themeColor="text1"/>
        </w:rPr>
        <w:t xml:space="preserve">, on the other hand, allows a unified implementation of such operations at the shared L2 cache (and possibly at each L1 data cache). </w:t>
      </w:r>
    </w:p>
    <w:p w:rsidR="00351517" w:rsidRDefault="00351517" w:rsidP="008758AE">
      <w:pPr>
        <w:rPr>
          <w:color w:val="000000" w:themeColor="text1"/>
        </w:rPr>
      </w:pPr>
    </w:p>
    <w:p w:rsidR="00E96501" w:rsidRDefault="00A141B1" w:rsidP="008758AE">
      <w:pPr>
        <w:rPr>
          <w:i/>
          <w:color w:val="FF0000"/>
        </w:rPr>
      </w:pPr>
      <w:r>
        <w:rPr>
          <w:color w:val="000000" w:themeColor="text1"/>
        </w:rPr>
        <w:fldChar w:fldCharType="begin"/>
      </w:r>
      <w:r w:rsidR="00C75961">
        <w:rPr>
          <w:color w:val="000000" w:themeColor="text1"/>
        </w:rPr>
        <w:instrText xml:space="preserve"> REF _Ref357183585 \h </w:instrText>
      </w:r>
      <w:r>
        <w:rPr>
          <w:color w:val="000000" w:themeColor="text1"/>
        </w:rPr>
      </w:r>
      <w:r>
        <w:rPr>
          <w:color w:val="000000" w:themeColor="text1"/>
        </w:rPr>
        <w:fldChar w:fldCharType="separate"/>
      </w:r>
      <w:r w:rsidR="00C91EA6">
        <w:t xml:space="preserve">Table </w:t>
      </w:r>
      <w:r w:rsidR="00C91EA6">
        <w:rPr>
          <w:noProof/>
        </w:rPr>
        <w:t>1</w:t>
      </w:r>
      <w:r>
        <w:rPr>
          <w:color w:val="000000" w:themeColor="text1"/>
        </w:rPr>
        <w:fldChar w:fldCharType="end"/>
      </w:r>
      <w:r w:rsidR="00171DAB">
        <w:rPr>
          <w:color w:val="000000" w:themeColor="text1"/>
        </w:rPr>
        <w:t xml:space="preserve"> </w:t>
      </w:r>
      <w:r w:rsidR="00924039">
        <w:rPr>
          <w:color w:val="000000" w:themeColor="text1"/>
        </w:rPr>
        <w:t xml:space="preserve">compares the tradeoffs of the two </w:t>
      </w:r>
      <w:r w:rsidR="003E63FE">
        <w:rPr>
          <w:color w:val="000000" w:themeColor="text1"/>
        </w:rPr>
        <w:t>L2 cache organization</w:t>
      </w:r>
      <w:r w:rsidR="00924039">
        <w:rPr>
          <w:color w:val="000000" w:themeColor="text1"/>
        </w:rPr>
        <w:t xml:space="preserve"> options discussed above, along with </w:t>
      </w:r>
      <w:r w:rsidR="00D40AF1">
        <w:rPr>
          <w:color w:val="000000" w:themeColor="text1"/>
        </w:rPr>
        <w:t xml:space="preserve">the option of </w:t>
      </w:r>
      <w:r w:rsidR="00924039">
        <w:rPr>
          <w:color w:val="000000" w:themeColor="text1"/>
        </w:rPr>
        <w:t>not implement</w:t>
      </w:r>
      <w:r w:rsidR="00D40AF1">
        <w:rPr>
          <w:color w:val="000000" w:themeColor="text1"/>
        </w:rPr>
        <w:t>ing</w:t>
      </w:r>
      <w:r w:rsidR="00924039">
        <w:rPr>
          <w:color w:val="000000" w:themeColor="text1"/>
        </w:rPr>
        <w:t xml:space="preserve"> any L2 caches</w:t>
      </w:r>
      <w:r w:rsidR="00D40AF1">
        <w:rPr>
          <w:color w:val="000000" w:themeColor="text1"/>
        </w:rPr>
        <w:t xml:space="preserve"> for the PIM </w:t>
      </w:r>
      <w:r w:rsidR="00D40AF1" w:rsidRPr="00B77392">
        <w:t>devices</w:t>
      </w:r>
      <w:r w:rsidR="00924039" w:rsidRPr="00B77392">
        <w:t xml:space="preserve">. </w:t>
      </w:r>
      <w:r w:rsidR="00B54512">
        <w:t>Each of the</w:t>
      </w:r>
      <w:r w:rsidR="00163B98" w:rsidRPr="00B77392">
        <w:t xml:space="preserve"> </w:t>
      </w:r>
      <w:r w:rsidR="00FB79BD" w:rsidRPr="00B77392">
        <w:t>L2 organization</w:t>
      </w:r>
      <w:r w:rsidR="00B54512">
        <w:t>s</w:t>
      </w:r>
      <w:r w:rsidR="00FB79BD" w:rsidRPr="00B77392">
        <w:t xml:space="preserve"> provide </w:t>
      </w:r>
      <w:r w:rsidR="00B54512">
        <w:t>different sets of</w:t>
      </w:r>
      <w:r w:rsidR="00FB79BD" w:rsidRPr="00B77392">
        <w:t xml:space="preserve"> desirable featur</w:t>
      </w:r>
      <w:r w:rsidR="00FB79BD" w:rsidRPr="00F37CC4">
        <w:t>es</w:t>
      </w:r>
      <w:r w:rsidR="00B77392" w:rsidRPr="00F37CC4">
        <w:t>.</w:t>
      </w:r>
      <w:r w:rsidR="00EA5980" w:rsidRPr="00EA5980">
        <w:t xml:space="preserve"> Determining a specific PIM cache hierarchy organization depends on in-depth studies of a wide set of PIM-candidate applications and is beyond the scope of this milestone.</w:t>
      </w:r>
    </w:p>
    <w:p w:rsidR="00924039" w:rsidRDefault="00924039" w:rsidP="008758AE">
      <w:pPr>
        <w:rPr>
          <w:color w:val="FF0000"/>
        </w:rPr>
      </w:pPr>
    </w:p>
    <w:p w:rsidR="003C1646" w:rsidRDefault="003C1646" w:rsidP="003C1646">
      <w:pPr>
        <w:pStyle w:val="Caption"/>
      </w:pPr>
      <w:bookmarkStart w:id="409" w:name="_Ref357183585"/>
      <w:r>
        <w:lastRenderedPageBreak/>
        <w:t xml:space="preserve">Table </w:t>
      </w:r>
      <w:r w:rsidR="00A141B1">
        <w:fldChar w:fldCharType="begin"/>
      </w:r>
      <w:r>
        <w:instrText xml:space="preserve"> SEQ Table \* ARABIC </w:instrText>
      </w:r>
      <w:r w:rsidR="00A141B1">
        <w:fldChar w:fldCharType="separate"/>
      </w:r>
      <w:r w:rsidR="00C91EA6">
        <w:rPr>
          <w:noProof/>
        </w:rPr>
        <w:t>1</w:t>
      </w:r>
      <w:r w:rsidR="00A141B1">
        <w:fldChar w:fldCharType="end"/>
      </w:r>
      <w:bookmarkEnd w:id="409"/>
      <w:r>
        <w:t xml:space="preserve">: </w:t>
      </w:r>
      <w:r w:rsidRPr="0073659F">
        <w:t>Tradeoffs among PIM L2 cache organization options</w:t>
      </w:r>
    </w:p>
    <w:tbl>
      <w:tblPr>
        <w:tblStyle w:val="TableGrid"/>
        <w:tblW w:w="0" w:type="auto"/>
        <w:tblLook w:val="04A0"/>
      </w:tblPr>
      <w:tblGrid>
        <w:gridCol w:w="1998"/>
        <w:gridCol w:w="2610"/>
        <w:gridCol w:w="2448"/>
        <w:gridCol w:w="2448"/>
      </w:tblGrid>
      <w:tr w:rsidR="00FB79BD" w:rsidTr="00B820BC">
        <w:tc>
          <w:tcPr>
            <w:tcW w:w="1998" w:type="dxa"/>
          </w:tcPr>
          <w:p w:rsidR="00FB79BD" w:rsidRPr="007265B2" w:rsidRDefault="00FB79BD" w:rsidP="00AA223A">
            <w:pPr>
              <w:keepNext/>
              <w:jc w:val="left"/>
            </w:pPr>
          </w:p>
        </w:tc>
        <w:tc>
          <w:tcPr>
            <w:tcW w:w="2610" w:type="dxa"/>
          </w:tcPr>
          <w:p w:rsidR="00FB79BD" w:rsidRPr="006D2420" w:rsidRDefault="00FB79BD" w:rsidP="00AA223A">
            <w:pPr>
              <w:keepNext/>
              <w:jc w:val="left"/>
              <w:rPr>
                <w:b/>
              </w:rPr>
            </w:pPr>
            <w:r>
              <w:rPr>
                <w:b/>
              </w:rPr>
              <w:t>Processor-attached</w:t>
            </w:r>
            <w:r w:rsidRPr="006D2420">
              <w:rPr>
                <w:b/>
              </w:rPr>
              <w:t xml:space="preserve"> L2 Cache</w:t>
            </w:r>
            <w:r w:rsidR="0046540D">
              <w:rPr>
                <w:b/>
              </w:rPr>
              <w:t>(s)</w:t>
            </w:r>
          </w:p>
        </w:tc>
        <w:tc>
          <w:tcPr>
            <w:tcW w:w="2448" w:type="dxa"/>
          </w:tcPr>
          <w:p w:rsidR="00FB79BD" w:rsidRPr="006D2420" w:rsidRDefault="00FB79BD" w:rsidP="0046540D">
            <w:pPr>
              <w:keepNext/>
              <w:jc w:val="left"/>
              <w:rPr>
                <w:b/>
              </w:rPr>
            </w:pPr>
            <w:r w:rsidRPr="006D2420">
              <w:rPr>
                <w:b/>
              </w:rPr>
              <w:t>Channel-</w:t>
            </w:r>
            <w:r w:rsidR="0046540D">
              <w:rPr>
                <w:b/>
              </w:rPr>
              <w:t>attached</w:t>
            </w:r>
            <w:r w:rsidR="0046540D" w:rsidRPr="006D2420">
              <w:rPr>
                <w:b/>
              </w:rPr>
              <w:t xml:space="preserve"> </w:t>
            </w:r>
            <w:r w:rsidRPr="006D2420">
              <w:rPr>
                <w:b/>
              </w:rPr>
              <w:t>L2 Cache</w:t>
            </w:r>
            <w:r w:rsidR="0046540D">
              <w:rPr>
                <w:b/>
              </w:rPr>
              <w:t>(s)</w:t>
            </w:r>
          </w:p>
        </w:tc>
        <w:tc>
          <w:tcPr>
            <w:tcW w:w="2448" w:type="dxa"/>
          </w:tcPr>
          <w:p w:rsidR="00FB79BD" w:rsidRDefault="00FB79BD" w:rsidP="00B820BC">
            <w:pPr>
              <w:keepNext/>
              <w:jc w:val="left"/>
              <w:rPr>
                <w:b/>
              </w:rPr>
            </w:pPr>
            <w:r>
              <w:rPr>
                <w:b/>
              </w:rPr>
              <w:t>No L2 Cache(s)</w:t>
            </w:r>
          </w:p>
        </w:tc>
      </w:tr>
      <w:tr w:rsidR="00FB79BD" w:rsidTr="00F35DEE">
        <w:tc>
          <w:tcPr>
            <w:tcW w:w="1998" w:type="dxa"/>
          </w:tcPr>
          <w:p w:rsidR="00FB79BD" w:rsidRPr="006D2420" w:rsidRDefault="00FB79BD" w:rsidP="00AA223A">
            <w:pPr>
              <w:keepNext/>
              <w:jc w:val="left"/>
              <w:rPr>
                <w:b/>
              </w:rPr>
            </w:pPr>
            <w:r w:rsidRPr="006D2420">
              <w:rPr>
                <w:b/>
              </w:rPr>
              <w:t>GPU performance</w:t>
            </w:r>
          </w:p>
        </w:tc>
        <w:tc>
          <w:tcPr>
            <w:tcW w:w="2610" w:type="dxa"/>
            <w:shd w:val="clear" w:color="auto" w:fill="92D050"/>
          </w:tcPr>
          <w:p w:rsidR="00FB79BD" w:rsidRPr="007265B2" w:rsidRDefault="00FB79BD" w:rsidP="00AA223A">
            <w:pPr>
              <w:keepNext/>
              <w:jc w:val="left"/>
            </w:pPr>
            <w:r>
              <w:t>Unaffected</w:t>
            </w:r>
          </w:p>
        </w:tc>
        <w:tc>
          <w:tcPr>
            <w:tcW w:w="2448" w:type="dxa"/>
            <w:shd w:val="clear" w:color="auto" w:fill="92D050"/>
          </w:tcPr>
          <w:p w:rsidR="00FB79BD" w:rsidRPr="007265B2" w:rsidRDefault="00FB79BD" w:rsidP="00AA223A">
            <w:pPr>
              <w:keepNext/>
              <w:jc w:val="left"/>
            </w:pPr>
            <w:r>
              <w:t>Unaffected (latency tolerant)</w:t>
            </w:r>
          </w:p>
        </w:tc>
        <w:tc>
          <w:tcPr>
            <w:tcW w:w="2448" w:type="dxa"/>
            <w:shd w:val="clear" w:color="auto" w:fill="FFC000"/>
          </w:tcPr>
          <w:p w:rsidR="00FB79BD" w:rsidRPr="00FB79BD" w:rsidRDefault="00C94F38" w:rsidP="00B820BC">
            <w:pPr>
              <w:keepNext/>
              <w:jc w:val="left"/>
              <w:rPr>
                <w:color w:val="FF0000"/>
              </w:rPr>
            </w:pPr>
            <w:r>
              <w:t>Moderately r</w:t>
            </w:r>
            <w:r w:rsidR="00FB79BD">
              <w:t>educed due to no inter-CU sharing via caches</w:t>
            </w:r>
          </w:p>
        </w:tc>
      </w:tr>
      <w:tr w:rsidR="00FB79BD" w:rsidTr="000F1148">
        <w:tc>
          <w:tcPr>
            <w:tcW w:w="1998" w:type="dxa"/>
          </w:tcPr>
          <w:p w:rsidR="00FB79BD" w:rsidRPr="006D2420" w:rsidRDefault="00FB79BD" w:rsidP="00AA223A">
            <w:pPr>
              <w:keepNext/>
              <w:jc w:val="left"/>
              <w:rPr>
                <w:b/>
              </w:rPr>
            </w:pPr>
            <w:r w:rsidRPr="006D2420">
              <w:rPr>
                <w:b/>
              </w:rPr>
              <w:t>CPU performance</w:t>
            </w:r>
          </w:p>
        </w:tc>
        <w:tc>
          <w:tcPr>
            <w:tcW w:w="2610" w:type="dxa"/>
            <w:shd w:val="clear" w:color="auto" w:fill="92D050"/>
          </w:tcPr>
          <w:p w:rsidR="00FB79BD" w:rsidRPr="007265B2" w:rsidRDefault="00FB79BD" w:rsidP="00AA223A">
            <w:pPr>
              <w:keepNext/>
              <w:jc w:val="left"/>
            </w:pPr>
            <w:r>
              <w:t>Ideal</w:t>
            </w:r>
          </w:p>
        </w:tc>
        <w:tc>
          <w:tcPr>
            <w:tcW w:w="2448" w:type="dxa"/>
            <w:shd w:val="clear" w:color="auto" w:fill="FFC000"/>
          </w:tcPr>
          <w:p w:rsidR="00FB79BD" w:rsidRPr="007265B2" w:rsidRDefault="00FB79BD" w:rsidP="00AF3D06">
            <w:pPr>
              <w:keepNext/>
              <w:jc w:val="left"/>
            </w:pPr>
            <w:r>
              <w:t>Moderately reduced due to longer L2 access latency</w:t>
            </w:r>
            <w:r w:rsidR="00540354">
              <w:t xml:space="preserve"> </w:t>
            </w:r>
          </w:p>
        </w:tc>
        <w:tc>
          <w:tcPr>
            <w:tcW w:w="2448" w:type="dxa"/>
            <w:shd w:val="clear" w:color="auto" w:fill="FF5050"/>
          </w:tcPr>
          <w:p w:rsidR="00FB79BD" w:rsidRDefault="00FB79BD" w:rsidP="00AF3D06">
            <w:pPr>
              <w:keepNext/>
              <w:jc w:val="left"/>
            </w:pPr>
            <w:r>
              <w:t xml:space="preserve">Reduced </w:t>
            </w:r>
          </w:p>
        </w:tc>
      </w:tr>
      <w:tr w:rsidR="00AF3D06" w:rsidTr="00AF3D06">
        <w:tc>
          <w:tcPr>
            <w:tcW w:w="1998" w:type="dxa"/>
          </w:tcPr>
          <w:p w:rsidR="00AF3D06" w:rsidRPr="006D2420" w:rsidRDefault="00AF3D06" w:rsidP="00AA223A">
            <w:pPr>
              <w:keepNext/>
              <w:jc w:val="left"/>
              <w:rPr>
                <w:b/>
              </w:rPr>
            </w:pPr>
            <w:r>
              <w:rPr>
                <w:b/>
              </w:rPr>
              <w:t>Memory switch traffic and energy</w:t>
            </w:r>
          </w:p>
        </w:tc>
        <w:tc>
          <w:tcPr>
            <w:tcW w:w="2610" w:type="dxa"/>
            <w:shd w:val="clear" w:color="auto" w:fill="FFC000"/>
          </w:tcPr>
          <w:p w:rsidR="00AF3D06" w:rsidRDefault="00AF3D06" w:rsidP="00AA223A">
            <w:pPr>
              <w:keepNext/>
              <w:jc w:val="left"/>
            </w:pPr>
            <w:r>
              <w:t>Moderate</w:t>
            </w:r>
          </w:p>
        </w:tc>
        <w:tc>
          <w:tcPr>
            <w:tcW w:w="2448" w:type="dxa"/>
            <w:shd w:val="clear" w:color="auto" w:fill="FF5050"/>
          </w:tcPr>
          <w:p w:rsidR="00AF3D06" w:rsidRDefault="00AF3D06" w:rsidP="00C75961">
            <w:pPr>
              <w:keepNext/>
              <w:jc w:val="left"/>
            </w:pPr>
            <w:r>
              <w:t>High</w:t>
            </w:r>
          </w:p>
        </w:tc>
        <w:tc>
          <w:tcPr>
            <w:tcW w:w="2448" w:type="dxa"/>
            <w:shd w:val="clear" w:color="auto" w:fill="FF5050"/>
          </w:tcPr>
          <w:p w:rsidR="00AF3D06" w:rsidRDefault="00AF3D06" w:rsidP="00B820BC">
            <w:pPr>
              <w:keepNext/>
              <w:jc w:val="left"/>
            </w:pPr>
            <w:r>
              <w:t>High</w:t>
            </w:r>
          </w:p>
        </w:tc>
      </w:tr>
      <w:tr w:rsidR="00FB79BD" w:rsidTr="000F1148">
        <w:tc>
          <w:tcPr>
            <w:tcW w:w="1998" w:type="dxa"/>
          </w:tcPr>
          <w:p w:rsidR="00FB79BD" w:rsidRPr="006D2420" w:rsidRDefault="00F812C1" w:rsidP="00AA223A">
            <w:pPr>
              <w:keepNext/>
              <w:jc w:val="left"/>
              <w:rPr>
                <w:b/>
              </w:rPr>
            </w:pPr>
            <w:r>
              <w:rPr>
                <w:b/>
              </w:rPr>
              <w:t>L2 c</w:t>
            </w:r>
            <w:r w:rsidR="00FB79BD" w:rsidRPr="006D2420">
              <w:rPr>
                <w:b/>
              </w:rPr>
              <w:t>ache interference</w:t>
            </w:r>
          </w:p>
        </w:tc>
        <w:tc>
          <w:tcPr>
            <w:tcW w:w="2610" w:type="dxa"/>
            <w:shd w:val="clear" w:color="auto" w:fill="92D050"/>
          </w:tcPr>
          <w:p w:rsidR="00FB79BD" w:rsidRPr="007265B2" w:rsidRDefault="00FB79BD" w:rsidP="00AA223A">
            <w:pPr>
              <w:keepNext/>
              <w:jc w:val="left"/>
            </w:pPr>
            <w:r>
              <w:t>Minimal (separate L2s; no interference except due to coherence)</w:t>
            </w:r>
          </w:p>
        </w:tc>
        <w:tc>
          <w:tcPr>
            <w:tcW w:w="2448" w:type="dxa"/>
            <w:shd w:val="clear" w:color="auto" w:fill="FFC000"/>
          </w:tcPr>
          <w:p w:rsidR="00FB79BD" w:rsidRPr="007265B2" w:rsidRDefault="00FB79BD" w:rsidP="00FB79BD">
            <w:pPr>
              <w:keepNext/>
              <w:jc w:val="left"/>
            </w:pPr>
            <w:r>
              <w:t>Medium (shared L2; interference reduction possible via partitioning etc.)</w:t>
            </w:r>
          </w:p>
        </w:tc>
        <w:tc>
          <w:tcPr>
            <w:tcW w:w="2448" w:type="dxa"/>
            <w:shd w:val="clear" w:color="auto" w:fill="FFFFFF" w:themeFill="background1"/>
          </w:tcPr>
          <w:p w:rsidR="00FB79BD" w:rsidRDefault="00FB79BD" w:rsidP="00B820BC">
            <w:pPr>
              <w:keepNext/>
              <w:jc w:val="left"/>
            </w:pPr>
            <w:r>
              <w:t>Not applicable</w:t>
            </w:r>
          </w:p>
        </w:tc>
      </w:tr>
      <w:tr w:rsidR="00FB79BD" w:rsidTr="00F35DEE">
        <w:tc>
          <w:tcPr>
            <w:tcW w:w="1998" w:type="dxa"/>
          </w:tcPr>
          <w:p w:rsidR="00FB79BD" w:rsidRPr="006D2420" w:rsidRDefault="00FB79BD" w:rsidP="00AA223A">
            <w:pPr>
              <w:keepNext/>
              <w:jc w:val="left"/>
              <w:rPr>
                <w:b/>
              </w:rPr>
            </w:pPr>
            <w:r w:rsidRPr="006D2420">
              <w:rPr>
                <w:b/>
              </w:rPr>
              <w:t>CPU-GPU(-fixed-function) data sharing</w:t>
            </w:r>
          </w:p>
        </w:tc>
        <w:tc>
          <w:tcPr>
            <w:tcW w:w="2610" w:type="dxa"/>
            <w:shd w:val="clear" w:color="auto" w:fill="FF5050"/>
          </w:tcPr>
          <w:p w:rsidR="00FB79BD" w:rsidRDefault="00FB79BD" w:rsidP="00AA223A">
            <w:pPr>
              <w:keepNext/>
              <w:jc w:val="left"/>
            </w:pPr>
            <w:r>
              <w:t>Through DRAM/NVRAM</w:t>
            </w:r>
            <w:r w:rsidR="00AF3D06">
              <w:t xml:space="preserve"> (or coherence schemes)</w:t>
            </w:r>
          </w:p>
        </w:tc>
        <w:tc>
          <w:tcPr>
            <w:tcW w:w="2448" w:type="dxa"/>
            <w:shd w:val="clear" w:color="auto" w:fill="92D050"/>
          </w:tcPr>
          <w:p w:rsidR="00FB79BD" w:rsidRDefault="00FB79BD" w:rsidP="00AA223A">
            <w:pPr>
              <w:keepNext/>
              <w:jc w:val="left"/>
            </w:pPr>
            <w:r>
              <w:t>Through L2 cache</w:t>
            </w:r>
          </w:p>
        </w:tc>
        <w:tc>
          <w:tcPr>
            <w:tcW w:w="2448" w:type="dxa"/>
            <w:shd w:val="clear" w:color="auto" w:fill="FF5050"/>
          </w:tcPr>
          <w:p w:rsidR="00FB79BD" w:rsidRDefault="00FB79BD" w:rsidP="00B820BC">
            <w:pPr>
              <w:keepNext/>
              <w:jc w:val="left"/>
            </w:pPr>
            <w:r>
              <w:t>Through DRAM/NVRAM</w:t>
            </w:r>
          </w:p>
        </w:tc>
      </w:tr>
      <w:tr w:rsidR="00FB79BD" w:rsidTr="0097428A">
        <w:tc>
          <w:tcPr>
            <w:tcW w:w="1998" w:type="dxa"/>
          </w:tcPr>
          <w:p w:rsidR="00FB79BD" w:rsidRPr="006D2420" w:rsidRDefault="00FB79BD" w:rsidP="00AA223A">
            <w:pPr>
              <w:keepNext/>
              <w:jc w:val="left"/>
              <w:rPr>
                <w:b/>
              </w:rPr>
            </w:pPr>
            <w:r w:rsidRPr="006D2420">
              <w:rPr>
                <w:b/>
              </w:rPr>
              <w:t>Hardware overhead</w:t>
            </w:r>
          </w:p>
        </w:tc>
        <w:tc>
          <w:tcPr>
            <w:tcW w:w="2610" w:type="dxa"/>
            <w:shd w:val="clear" w:color="auto" w:fill="FF5050"/>
          </w:tcPr>
          <w:p w:rsidR="00FB79BD" w:rsidRPr="007265B2" w:rsidRDefault="00FB79BD" w:rsidP="00AA223A">
            <w:pPr>
              <w:keepNext/>
              <w:jc w:val="left"/>
            </w:pPr>
            <w:r>
              <w:t>High (separate L2 caches</w:t>
            </w:r>
            <w:r w:rsidR="00AF3D06">
              <w:t xml:space="preserve"> even when only CPU or GPU is in use</w:t>
            </w:r>
            <w:r>
              <w:t>)</w:t>
            </w:r>
          </w:p>
        </w:tc>
        <w:tc>
          <w:tcPr>
            <w:tcW w:w="2448" w:type="dxa"/>
            <w:shd w:val="clear" w:color="auto" w:fill="FFC000"/>
          </w:tcPr>
          <w:p w:rsidR="00FB79BD" w:rsidRPr="007265B2" w:rsidRDefault="00FB79BD" w:rsidP="00AF3D06">
            <w:pPr>
              <w:keepNext/>
              <w:jc w:val="left"/>
            </w:pPr>
            <w:r>
              <w:t>Medium (shared L2 caches)</w:t>
            </w:r>
            <w:bookmarkStart w:id="410" w:name="_Ref356916283"/>
            <w:r w:rsidR="0097428A">
              <w:rPr>
                <w:rStyle w:val="FootnoteReference"/>
              </w:rPr>
              <w:footnoteReference w:id="6"/>
            </w:r>
            <w:bookmarkEnd w:id="410"/>
          </w:p>
        </w:tc>
        <w:tc>
          <w:tcPr>
            <w:tcW w:w="2448" w:type="dxa"/>
            <w:shd w:val="clear" w:color="auto" w:fill="92D050"/>
          </w:tcPr>
          <w:p w:rsidR="00FB79BD" w:rsidRDefault="00FB79BD" w:rsidP="00B820BC">
            <w:pPr>
              <w:keepNext/>
              <w:jc w:val="left"/>
            </w:pPr>
            <w:r>
              <w:t>Low</w:t>
            </w:r>
          </w:p>
        </w:tc>
      </w:tr>
      <w:tr w:rsidR="00FB79BD" w:rsidTr="00F35DEE">
        <w:tc>
          <w:tcPr>
            <w:tcW w:w="1998" w:type="dxa"/>
          </w:tcPr>
          <w:p w:rsidR="00FB79BD" w:rsidRPr="006D2420" w:rsidRDefault="00F812C1" w:rsidP="00AA223A">
            <w:pPr>
              <w:keepNext/>
              <w:jc w:val="left"/>
              <w:rPr>
                <w:b/>
              </w:rPr>
            </w:pPr>
            <w:r>
              <w:rPr>
                <w:b/>
              </w:rPr>
              <w:t>L2 c</w:t>
            </w:r>
            <w:r w:rsidR="00FB79BD" w:rsidRPr="006D2420">
              <w:rPr>
                <w:b/>
              </w:rPr>
              <w:t>ache coherence overheads</w:t>
            </w:r>
          </w:p>
        </w:tc>
        <w:tc>
          <w:tcPr>
            <w:tcW w:w="2610" w:type="dxa"/>
            <w:shd w:val="clear" w:color="auto" w:fill="FF5050"/>
          </w:tcPr>
          <w:p w:rsidR="00FB79BD" w:rsidRPr="007265B2" w:rsidRDefault="00FB79BD" w:rsidP="00AA223A">
            <w:pPr>
              <w:keepNext/>
              <w:jc w:val="left"/>
            </w:pPr>
            <w:r>
              <w:t>High (must keep separate L2s coherent)</w:t>
            </w:r>
          </w:p>
        </w:tc>
        <w:tc>
          <w:tcPr>
            <w:tcW w:w="2448" w:type="dxa"/>
            <w:shd w:val="clear" w:color="auto" w:fill="92D050"/>
          </w:tcPr>
          <w:p w:rsidR="00FB79BD" w:rsidRPr="007265B2" w:rsidRDefault="00FB79BD" w:rsidP="00AA223A">
            <w:pPr>
              <w:keepNext/>
              <w:jc w:val="left"/>
            </w:pPr>
            <w:r>
              <w:t>Low (shared L2; only L1 invalidations)</w:t>
            </w:r>
          </w:p>
        </w:tc>
        <w:tc>
          <w:tcPr>
            <w:tcW w:w="2448" w:type="dxa"/>
            <w:shd w:val="clear" w:color="auto" w:fill="92D050"/>
          </w:tcPr>
          <w:p w:rsidR="00FB79BD" w:rsidRDefault="00FB79BD" w:rsidP="00B820BC">
            <w:pPr>
              <w:keepNext/>
              <w:jc w:val="left"/>
            </w:pPr>
            <w:r>
              <w:t>None</w:t>
            </w:r>
          </w:p>
        </w:tc>
      </w:tr>
      <w:tr w:rsidR="00FB79BD" w:rsidTr="00F35DEE">
        <w:tc>
          <w:tcPr>
            <w:tcW w:w="1998" w:type="dxa"/>
          </w:tcPr>
          <w:p w:rsidR="00FB79BD" w:rsidRPr="006D2420" w:rsidRDefault="00B54512" w:rsidP="00B54512">
            <w:pPr>
              <w:keepNext/>
              <w:jc w:val="left"/>
              <w:rPr>
                <w:b/>
              </w:rPr>
            </w:pPr>
            <w:r>
              <w:rPr>
                <w:b/>
              </w:rPr>
              <w:t>Standalone f</w:t>
            </w:r>
            <w:r w:rsidRPr="006D2420">
              <w:rPr>
                <w:b/>
              </w:rPr>
              <w:t>ixed</w:t>
            </w:r>
            <w:r w:rsidR="00FB79BD" w:rsidRPr="006D2420">
              <w:rPr>
                <w:b/>
              </w:rPr>
              <w:t>-function accelerator implications</w:t>
            </w:r>
          </w:p>
        </w:tc>
        <w:tc>
          <w:tcPr>
            <w:tcW w:w="2610" w:type="dxa"/>
            <w:shd w:val="clear" w:color="auto" w:fill="FF5050"/>
          </w:tcPr>
          <w:p w:rsidR="00FB79BD" w:rsidRPr="007265B2" w:rsidRDefault="00FB79BD" w:rsidP="0097428A">
            <w:pPr>
              <w:keepNext/>
              <w:jc w:val="left"/>
            </w:pPr>
            <w:r>
              <w:t xml:space="preserve">High </w:t>
            </w:r>
            <w:r w:rsidR="0097428A">
              <w:t xml:space="preserve">area or </w:t>
            </w:r>
            <w:r>
              <w:t xml:space="preserve">performance overhead (separate </w:t>
            </w:r>
            <w:r w:rsidR="00AF3D06">
              <w:t xml:space="preserve">L2 </w:t>
            </w:r>
            <w:r>
              <w:t>cache</w:t>
            </w:r>
            <w:r w:rsidR="0097428A">
              <w:t xml:space="preserve"> or no L2 cache</w:t>
            </w:r>
            <w:r>
              <w:t>)</w:t>
            </w:r>
          </w:p>
        </w:tc>
        <w:tc>
          <w:tcPr>
            <w:tcW w:w="2448" w:type="dxa"/>
            <w:shd w:val="clear" w:color="auto" w:fill="92D050"/>
          </w:tcPr>
          <w:p w:rsidR="00FB79BD" w:rsidRPr="007265B2" w:rsidRDefault="00FB79BD" w:rsidP="00AA223A">
            <w:pPr>
              <w:keepNext/>
              <w:jc w:val="left"/>
            </w:pPr>
            <w:r>
              <w:t>Low overhead (shares existing L2 caches)</w:t>
            </w:r>
          </w:p>
        </w:tc>
        <w:tc>
          <w:tcPr>
            <w:tcW w:w="2448" w:type="dxa"/>
            <w:shd w:val="clear" w:color="auto" w:fill="FF5050"/>
          </w:tcPr>
          <w:p w:rsidR="00FB79BD" w:rsidRDefault="00FB79BD" w:rsidP="00FB79BD">
            <w:pPr>
              <w:keepNext/>
              <w:jc w:val="left"/>
            </w:pPr>
            <w:r>
              <w:t>High performance overhead (no caching)</w:t>
            </w:r>
          </w:p>
        </w:tc>
      </w:tr>
      <w:tr w:rsidR="00FB79BD" w:rsidTr="00F35DEE">
        <w:tc>
          <w:tcPr>
            <w:tcW w:w="1998" w:type="dxa"/>
          </w:tcPr>
          <w:p w:rsidR="00FB79BD" w:rsidRPr="006D2420" w:rsidRDefault="00FB79BD" w:rsidP="00AA223A">
            <w:pPr>
              <w:keepNext/>
              <w:jc w:val="left"/>
              <w:rPr>
                <w:b/>
              </w:rPr>
            </w:pPr>
            <w:r w:rsidRPr="006D2420">
              <w:rPr>
                <w:b/>
              </w:rPr>
              <w:t>Design reuse</w:t>
            </w:r>
          </w:p>
        </w:tc>
        <w:tc>
          <w:tcPr>
            <w:tcW w:w="2610" w:type="dxa"/>
            <w:shd w:val="clear" w:color="auto" w:fill="92D050"/>
          </w:tcPr>
          <w:p w:rsidR="00FB79BD" w:rsidRPr="007265B2" w:rsidRDefault="00FB79BD" w:rsidP="00AA223A">
            <w:pPr>
              <w:keepNext/>
              <w:jc w:val="left"/>
            </w:pPr>
            <w:r>
              <w:t xml:space="preserve">Easy (similar cache hierarchy to mainstream </w:t>
            </w:r>
            <w:r w:rsidR="00575B1D">
              <w:t>processors</w:t>
            </w:r>
            <w:r>
              <w:t>)</w:t>
            </w:r>
          </w:p>
        </w:tc>
        <w:tc>
          <w:tcPr>
            <w:tcW w:w="2448" w:type="dxa"/>
            <w:shd w:val="clear" w:color="auto" w:fill="FF5050"/>
          </w:tcPr>
          <w:p w:rsidR="00FB79BD" w:rsidRPr="007265B2" w:rsidRDefault="00FB79BD" w:rsidP="00AA223A">
            <w:pPr>
              <w:keepNext/>
              <w:jc w:val="left"/>
            </w:pPr>
            <w:r>
              <w:t xml:space="preserve">Difficult (need customizations to cache hierarchy of mainstream </w:t>
            </w:r>
            <w:r w:rsidR="00575B1D">
              <w:t>processors</w:t>
            </w:r>
            <w:r>
              <w:t>)</w:t>
            </w:r>
          </w:p>
        </w:tc>
        <w:tc>
          <w:tcPr>
            <w:tcW w:w="2448" w:type="dxa"/>
            <w:shd w:val="clear" w:color="auto" w:fill="FF5050"/>
          </w:tcPr>
          <w:p w:rsidR="00FB79BD" w:rsidRDefault="00FB79BD" w:rsidP="0076750D">
            <w:pPr>
              <w:keepNext/>
              <w:jc w:val="left"/>
            </w:pPr>
            <w:r>
              <w:t xml:space="preserve">Difficult (need customizations to cache hierarchy of mainstream </w:t>
            </w:r>
            <w:r w:rsidR="00575B1D">
              <w:t>processors</w:t>
            </w:r>
            <w:r>
              <w:t>)</w:t>
            </w:r>
          </w:p>
        </w:tc>
      </w:tr>
    </w:tbl>
    <w:p w:rsidR="00B07854" w:rsidRDefault="00B07854" w:rsidP="00B07854">
      <w:bookmarkStart w:id="411" w:name="_Ref356210049"/>
      <w:bookmarkStart w:id="412" w:name="_Ref353549595"/>
    </w:p>
    <w:p w:rsidR="008758AE" w:rsidRDefault="00110DA6" w:rsidP="008758AE">
      <w:pPr>
        <w:pStyle w:val="Heading3"/>
      </w:pPr>
      <w:bookmarkStart w:id="413" w:name="_Toc357084141"/>
      <w:bookmarkStart w:id="414" w:name="_Ref356337470"/>
      <w:bookmarkStart w:id="415" w:name="_Ref356915791"/>
      <w:bookmarkStart w:id="416" w:name="_Toc359310268"/>
      <w:bookmarkEnd w:id="411"/>
      <w:bookmarkEnd w:id="413"/>
      <w:r>
        <w:t xml:space="preserve">Cache Coherence </w:t>
      </w:r>
      <w:r w:rsidR="0073080C">
        <w:t>Cost/Benefit Considerations</w:t>
      </w:r>
      <w:bookmarkEnd w:id="416"/>
      <w:r w:rsidR="0073080C">
        <w:t xml:space="preserve"> </w:t>
      </w:r>
      <w:bookmarkEnd w:id="412"/>
      <w:bookmarkEnd w:id="414"/>
      <w:bookmarkEnd w:id="415"/>
    </w:p>
    <w:p w:rsidR="00E97992" w:rsidRDefault="00740793" w:rsidP="008758AE">
      <w:r>
        <w:t xml:space="preserve">Cache coherence provides a unified view of memory contents to multiple computing units with </w:t>
      </w:r>
      <w:r w:rsidR="00E97992">
        <w:t xml:space="preserve">separate </w:t>
      </w:r>
      <w:r>
        <w:t xml:space="preserve">caches. </w:t>
      </w:r>
      <w:r w:rsidR="00D3551F">
        <w:t xml:space="preserve">In the context of PIM in AMD’s </w:t>
      </w:r>
      <w:r w:rsidR="00F35C33">
        <w:t xml:space="preserve">proposed </w:t>
      </w:r>
      <w:proofErr w:type="spellStart"/>
      <w:r w:rsidR="00D3551F">
        <w:t>FastForward</w:t>
      </w:r>
      <w:proofErr w:type="spellEnd"/>
      <w:r w:rsidR="00D3551F">
        <w:t xml:space="preserve"> node architecture, there are two crucial cache coherence interfaces. The first is cache coherence </w:t>
      </w:r>
      <w:r w:rsidR="00D3551F">
        <w:lastRenderedPageBreak/>
        <w:t>between the host processor and each of the PIM processors on a node</w:t>
      </w:r>
      <w:r w:rsidR="009B663E">
        <w:t xml:space="preserve"> (</w:t>
      </w:r>
      <w:r w:rsidR="00C570C6" w:rsidRPr="00C570C6">
        <w:rPr>
          <w:i/>
        </w:rPr>
        <w:t>host-PIM coherence</w:t>
      </w:r>
      <w:r w:rsidR="009B663E">
        <w:t>)</w:t>
      </w:r>
      <w:r w:rsidR="00D3551F">
        <w:t>. The second is among the multiple PIM processors within the node</w:t>
      </w:r>
      <w:r w:rsidR="009B663E">
        <w:t xml:space="preserve"> (</w:t>
      </w:r>
      <w:r w:rsidR="00C570C6" w:rsidRPr="00C570C6">
        <w:rPr>
          <w:i/>
        </w:rPr>
        <w:t>inter-PIM coherence</w:t>
      </w:r>
      <w:r w:rsidR="009B663E">
        <w:t>)</w:t>
      </w:r>
      <w:r w:rsidR="00D3551F">
        <w:t xml:space="preserve">. </w:t>
      </w:r>
      <w:r w:rsidR="002E42C3">
        <w:t>The following sub-sections discuss the tradeoffs associated with these.</w:t>
      </w:r>
    </w:p>
    <w:p w:rsidR="00D3551F" w:rsidRPr="00DF5BE8" w:rsidRDefault="00DF5BE8" w:rsidP="00F57E02">
      <w:pPr>
        <w:pStyle w:val="UnnumberedHeading"/>
        <w:rPr>
          <w:rStyle w:val="IntenseEmphasis"/>
        </w:rPr>
      </w:pPr>
      <w:r w:rsidRPr="00DF5BE8">
        <w:rPr>
          <w:rStyle w:val="IntenseEmphasis"/>
        </w:rPr>
        <w:t>Host-PIM Coherence</w:t>
      </w:r>
    </w:p>
    <w:p w:rsidR="001657F2" w:rsidRDefault="00DF5BE8" w:rsidP="008758AE">
      <w:r>
        <w:t xml:space="preserve">The </w:t>
      </w:r>
      <w:r w:rsidR="00782CC2">
        <w:t xml:space="preserve">cost/benefit tradeoff </w:t>
      </w:r>
      <w:r>
        <w:t>of host-PIM cache coherence is very much application-dependent.</w:t>
      </w:r>
      <w:r w:rsidR="001657F2">
        <w:t xml:space="preserve"> Consider the following use</w:t>
      </w:r>
      <w:r w:rsidR="00575B1D">
        <w:t>-</w:t>
      </w:r>
      <w:r w:rsidR="001657F2">
        <w:t>case scenarios of PIM and their coherence requirements:</w:t>
      </w:r>
    </w:p>
    <w:p w:rsidR="00DF5BE8" w:rsidRDefault="001657F2" w:rsidP="001657F2">
      <w:pPr>
        <w:pStyle w:val="ListParagraph"/>
        <w:numPr>
          <w:ilvl w:val="0"/>
          <w:numId w:val="18"/>
        </w:numPr>
      </w:pPr>
      <w:r>
        <w:t>O</w:t>
      </w:r>
      <w:r w:rsidR="00DF5BE8">
        <w:t xml:space="preserve">ne class of prime candidates for PIM computation are applications that do not cache well due to some combination of large data set sizes and lack of locality in access patterns. </w:t>
      </w:r>
      <w:r>
        <w:t xml:space="preserve">For these applications, moving the computation close to memory provides higher bandwidth and lower latency on the inevitable large numbers of cache misses. </w:t>
      </w:r>
      <w:r w:rsidR="00BB323A">
        <w:t>C</w:t>
      </w:r>
      <w:r>
        <w:t xml:space="preserve">aches are of limited use </w:t>
      </w:r>
      <w:r w:rsidR="00BB323A">
        <w:t>for these applications</w:t>
      </w:r>
      <w:r>
        <w:t xml:space="preserve"> </w:t>
      </w:r>
      <w:r w:rsidR="00BB323A">
        <w:t>and conventional solutions that provide cache coherence across the entire address space (at significant hardware and energy cost) appear</w:t>
      </w:r>
      <w:r>
        <w:t xml:space="preserve"> to be </w:t>
      </w:r>
      <w:r w:rsidR="00B07854">
        <w:t>overkill</w:t>
      </w:r>
      <w:r>
        <w:t xml:space="preserve">. </w:t>
      </w:r>
    </w:p>
    <w:p w:rsidR="00BB323A" w:rsidRDefault="00BB323A" w:rsidP="001657F2">
      <w:pPr>
        <w:pStyle w:val="ListParagraph"/>
        <w:numPr>
          <w:ilvl w:val="0"/>
          <w:numId w:val="18"/>
        </w:numPr>
      </w:pPr>
      <w:r>
        <w:t xml:space="preserve">Another class of candidates for PIM </w:t>
      </w:r>
      <w:r w:rsidR="006340AA">
        <w:t xml:space="preserve">includes </w:t>
      </w:r>
      <w:r>
        <w:t xml:space="preserve">application </w:t>
      </w:r>
      <w:r w:rsidR="00EF63F4">
        <w:t xml:space="preserve">phases </w:t>
      </w:r>
      <w:r>
        <w:t xml:space="preserve">with low compute to </w:t>
      </w:r>
      <w:r w:rsidR="00575B1D">
        <w:t xml:space="preserve">memory </w:t>
      </w:r>
      <w:r>
        <w:t xml:space="preserve">bandwidth ratios. However, PIM is only beneficial if the data </w:t>
      </w:r>
      <w:r w:rsidR="00EF63F4">
        <w:t xml:space="preserve">only </w:t>
      </w:r>
      <w:r>
        <w:t xml:space="preserve">resides in memory </w:t>
      </w:r>
      <w:r w:rsidR="00EF63F4">
        <w:t xml:space="preserve">and not in on-chip </w:t>
      </w:r>
      <w:r w:rsidR="00575B1D">
        <w:t xml:space="preserve">host </w:t>
      </w:r>
      <w:r w:rsidR="00EF63F4">
        <w:t xml:space="preserve">caches </w:t>
      </w:r>
      <w:r>
        <w:t>(</w:t>
      </w:r>
      <w:r w:rsidR="003165D6">
        <w:t xml:space="preserve">i.e., </w:t>
      </w:r>
      <w:r>
        <w:t>if the application can be blocked such that the inputs to such phases are already in host caches, the computation can be performed on the host itself). Therefore, again</w:t>
      </w:r>
      <w:r w:rsidR="00B07854">
        <w:t>,</w:t>
      </w:r>
      <w:r>
        <w:t xml:space="preserve"> conventional cache coherence may be </w:t>
      </w:r>
      <w:r w:rsidR="00B07854">
        <w:t>overkill</w:t>
      </w:r>
      <w:r>
        <w:t xml:space="preserve"> as the data accessed by PIM is unlikely to be </w:t>
      </w:r>
      <w:r w:rsidR="00EF63F4">
        <w:t xml:space="preserve">in </w:t>
      </w:r>
      <w:r>
        <w:t>host processor caches.</w:t>
      </w:r>
    </w:p>
    <w:p w:rsidR="00BB323A" w:rsidRDefault="00BB323A" w:rsidP="001657F2">
      <w:pPr>
        <w:pStyle w:val="ListParagraph"/>
        <w:numPr>
          <w:ilvl w:val="0"/>
          <w:numId w:val="18"/>
        </w:numPr>
      </w:pPr>
      <w:r>
        <w:t>A third use case for PIM is to augment the overall compute capability of the node</w:t>
      </w:r>
      <w:r w:rsidR="00EF63F4">
        <w:t xml:space="preserve"> (i.e.</w:t>
      </w:r>
      <w:r w:rsidR="00160D89">
        <w:t>,</w:t>
      </w:r>
      <w:r w:rsidR="00EF63F4">
        <w:t xml:space="preserve"> more total FLOPS within a fixed interposer area or fixed physical volume)</w:t>
      </w:r>
      <w:r>
        <w:t xml:space="preserve">. In such cases, the host and PIM devices may communicate at fine granularity and conventional cache coherence could be essential to enabling efficient communication </w:t>
      </w:r>
      <w:r w:rsidR="00EF63F4">
        <w:t xml:space="preserve">between </w:t>
      </w:r>
      <w:r>
        <w:t>the host and PIM</w:t>
      </w:r>
      <w:r w:rsidR="00EF63F4">
        <w:t xml:space="preserve"> device</w:t>
      </w:r>
      <w:r>
        <w:t>s</w:t>
      </w:r>
      <w:r w:rsidR="00C904FF">
        <w:t xml:space="preserve"> and for ease of programmability</w:t>
      </w:r>
      <w:r>
        <w:t>.</w:t>
      </w:r>
    </w:p>
    <w:p w:rsidR="00D3551F" w:rsidRDefault="00D3551F" w:rsidP="008758AE"/>
    <w:p w:rsidR="00C034C3" w:rsidRDefault="00C034C3" w:rsidP="008758AE">
      <w:r>
        <w:t>At a high-level</w:t>
      </w:r>
      <w:r w:rsidR="00245DB9">
        <w:t>,</w:t>
      </w:r>
      <w:r>
        <w:t xml:space="preserve"> cache coherence implementations can be considered to fall in to three primary categories:</w:t>
      </w:r>
    </w:p>
    <w:p w:rsidR="00C034C3" w:rsidRDefault="00C034C3" w:rsidP="00C034C3">
      <w:pPr>
        <w:pStyle w:val="ListParagraph"/>
        <w:numPr>
          <w:ilvl w:val="0"/>
          <w:numId w:val="19"/>
        </w:numPr>
      </w:pPr>
      <w:r w:rsidRPr="00345C01">
        <w:rPr>
          <w:b/>
        </w:rPr>
        <w:t>Software-only coherence</w:t>
      </w:r>
      <w:r>
        <w:t>: These schemes rely on software techniques to flush hardware caches at appropriate synchronization points to ensure a consistent view of memory across multiple computing units operating in the same address space. A consistent view is only guaranteed at the points where caches are flushed. Such a scheme is used between discrete GPUs and host (CPU) processors today</w:t>
      </w:r>
      <w:r w:rsidR="00160D89">
        <w:t xml:space="preserve"> in non-HSA systems</w:t>
      </w:r>
      <w:r>
        <w:t xml:space="preserve">. Due to the overhead inherent in cache flushes, such schemes are only </w:t>
      </w:r>
      <w:r w:rsidR="00575B1D">
        <w:t>efficient</w:t>
      </w:r>
      <w:r>
        <w:t xml:space="preserve"> when the need to share data is infrequent.</w:t>
      </w:r>
    </w:p>
    <w:p w:rsidR="00C034C3" w:rsidRDefault="00C034C3" w:rsidP="00C034C3">
      <w:pPr>
        <w:pStyle w:val="ListParagraph"/>
        <w:numPr>
          <w:ilvl w:val="0"/>
          <w:numId w:val="19"/>
        </w:numPr>
      </w:pPr>
      <w:r w:rsidRPr="00345C01">
        <w:rPr>
          <w:b/>
        </w:rPr>
        <w:t>Hardware coherence</w:t>
      </w:r>
      <w:r>
        <w:t xml:space="preserve">: These schemes provide a consistent view of memory at all times </w:t>
      </w:r>
      <w:r w:rsidR="00345C01">
        <w:t xml:space="preserve">enabling the least complex and most flexible programming models. However, this desirable abstraction comes </w:t>
      </w:r>
      <w:r>
        <w:t>at the expense of significant hardware and energy overheads. Schemes based on cache snooping</w:t>
      </w:r>
      <w:r w:rsidR="00345C01">
        <w:t xml:space="preserve">, </w:t>
      </w:r>
      <w:r>
        <w:t>coherence directories</w:t>
      </w:r>
      <w:r w:rsidR="00345C01">
        <w:t xml:space="preserve">, coherence </w:t>
      </w:r>
      <w:r w:rsidR="00396380">
        <w:t>tokens</w:t>
      </w:r>
      <w:r>
        <w:t xml:space="preserve"> etc. fall in </w:t>
      </w:r>
      <w:r w:rsidR="00345C01">
        <w:t xml:space="preserve">to this category and encompass the vast majority of cache coherent commercial systems implemented to date. </w:t>
      </w:r>
    </w:p>
    <w:p w:rsidR="00345C01" w:rsidRDefault="00345C01" w:rsidP="00C034C3">
      <w:pPr>
        <w:pStyle w:val="ListParagraph"/>
        <w:numPr>
          <w:ilvl w:val="0"/>
          <w:numId w:val="19"/>
        </w:numPr>
      </w:pPr>
      <w:r w:rsidRPr="00345C01">
        <w:rPr>
          <w:b/>
        </w:rPr>
        <w:t>Hybrid coherence schemes</w:t>
      </w:r>
      <w:r>
        <w:t xml:space="preserve">: These combine hardware and software </w:t>
      </w:r>
      <w:r w:rsidR="00867199">
        <w:t>techniques</w:t>
      </w:r>
      <w:r>
        <w:t xml:space="preserve"> to provide some degree of coherence (without having to flush caches) with reduced hardware overheads. </w:t>
      </w:r>
      <w:r w:rsidR="00867199">
        <w:t xml:space="preserve">An example of such an approach is </w:t>
      </w:r>
      <w:proofErr w:type="spellStart"/>
      <w:r w:rsidR="00575B1D">
        <w:rPr>
          <w:i/>
        </w:rPr>
        <w:t>A</w:t>
      </w:r>
      <w:r w:rsidR="00867199" w:rsidRPr="00867199">
        <w:rPr>
          <w:i/>
        </w:rPr>
        <w:t>coherence</w:t>
      </w:r>
      <w:proofErr w:type="spellEnd"/>
      <w:r w:rsidR="00867199">
        <w:t xml:space="preserve"> </w:t>
      </w:r>
      <w:r w:rsidR="00A141B1">
        <w:fldChar w:fldCharType="begin"/>
      </w:r>
      <w:r w:rsidR="00EF63F4">
        <w:instrText xml:space="preserve"> REF _Ref355876604 \r \h </w:instrText>
      </w:r>
      <w:r w:rsidR="00A141B1">
        <w:fldChar w:fldCharType="separate"/>
      </w:r>
      <w:r w:rsidR="00C91EA6">
        <w:t>[19]</w:t>
      </w:r>
      <w:r w:rsidR="00A141B1">
        <w:fldChar w:fldCharType="end"/>
      </w:r>
      <w:r w:rsidR="00867199">
        <w:t xml:space="preserve"> that </w:t>
      </w:r>
      <w:r w:rsidR="00867199">
        <w:lastRenderedPageBreak/>
        <w:t>requires software to annotate points in execution where a consistent view of memory is needed and implements efficient hardware mechanisms to support that</w:t>
      </w:r>
      <w:r w:rsidR="008B55BD">
        <w:t xml:space="preserve"> </w:t>
      </w:r>
      <w:r w:rsidR="00575B1D">
        <w:t xml:space="preserve">view </w:t>
      </w:r>
      <w:r w:rsidR="008B55BD">
        <w:t>(i.e.</w:t>
      </w:r>
      <w:r w:rsidR="00782CC2">
        <w:t>,</w:t>
      </w:r>
      <w:r w:rsidR="008B55BD">
        <w:t xml:space="preserve"> not a full cache flush)</w:t>
      </w:r>
      <w:r w:rsidR="00867199">
        <w:t xml:space="preserve">. In general, these schemes may also provide regions of memory that implement </w:t>
      </w:r>
      <w:r w:rsidR="003F044B">
        <w:t>differing levels of coherence support</w:t>
      </w:r>
      <w:r w:rsidR="00867199">
        <w:t xml:space="preserve">. The burden of identifying which data structures in an application may need </w:t>
      </w:r>
      <w:r w:rsidR="003F044B">
        <w:t>what level of coherence</w:t>
      </w:r>
      <w:r w:rsidR="00867199">
        <w:t xml:space="preserve"> fall</w:t>
      </w:r>
      <w:r w:rsidR="003F044B">
        <w:t>s</w:t>
      </w:r>
      <w:r w:rsidR="00867199">
        <w:t xml:space="preserve"> on the programmer (either the application programmers or the developers of compile- or run-time tools to manage these decisions).</w:t>
      </w:r>
    </w:p>
    <w:p w:rsidR="00C034C3" w:rsidRDefault="00C034C3" w:rsidP="008758AE"/>
    <w:p w:rsidR="00867199" w:rsidRDefault="00867199" w:rsidP="008758AE">
      <w:r>
        <w:t xml:space="preserve">The key drawback of software-only schemes – the need to flush caches – is exacerbated in our design due to </w:t>
      </w:r>
      <w:r w:rsidR="00846C21">
        <w:t xml:space="preserve">potentially </w:t>
      </w:r>
      <w:r>
        <w:t>large cache capacities of the host (</w:t>
      </w:r>
      <w:r w:rsidR="00846C21">
        <w:t xml:space="preserve">for example, </w:t>
      </w:r>
      <w:r w:rsidR="00245DB9">
        <w:t xml:space="preserve">the </w:t>
      </w:r>
      <w:r w:rsidR="00846C21">
        <w:t xml:space="preserve">EHP host of our </w:t>
      </w:r>
      <w:proofErr w:type="spellStart"/>
      <w:r w:rsidR="00846C21">
        <w:t>FastForward</w:t>
      </w:r>
      <w:proofErr w:type="spellEnd"/>
      <w:r w:rsidR="00846C21">
        <w:t xml:space="preserve"> node architecture baseline has </w:t>
      </w:r>
      <w:r>
        <w:t xml:space="preserve">cumulative totals of 32MB </w:t>
      </w:r>
      <w:r w:rsidR="008B55BD">
        <w:t xml:space="preserve">of </w:t>
      </w:r>
      <w:r>
        <w:t xml:space="preserve">CPU L3 caches, 24MB of GPU L2 caches, and 32MB of shared last-level caches). Flushing </w:t>
      </w:r>
      <w:proofErr w:type="gramStart"/>
      <w:r>
        <w:t>all of the</w:t>
      </w:r>
      <w:proofErr w:type="gramEnd"/>
      <w:r>
        <w:t xml:space="preserve"> </w:t>
      </w:r>
      <w:r w:rsidR="00846C21">
        <w:t xml:space="preserve">host </w:t>
      </w:r>
      <w:r>
        <w:t xml:space="preserve">caches any time a PIM device needs a consistent view of memory is neither scalable with the number of PIMs nor desirable. </w:t>
      </w:r>
      <w:r w:rsidR="004538C0">
        <w:t>Techniques that rely on the programmer to annotate which data is accessed by both the host and PIM, and only flush</w:t>
      </w:r>
      <w:r w:rsidR="00C17202">
        <w:t>ing</w:t>
      </w:r>
      <w:r w:rsidR="004538C0">
        <w:t xml:space="preserve"> that data from caches, may be a viable adaptation for some applications.</w:t>
      </w:r>
    </w:p>
    <w:p w:rsidR="00867199" w:rsidRDefault="00867199" w:rsidP="008758AE"/>
    <w:p w:rsidR="00CC6F51" w:rsidRDefault="00273A41" w:rsidP="008758AE">
      <w:r>
        <w:t>Purely s</w:t>
      </w:r>
      <w:r w:rsidR="004538C0">
        <w:t xml:space="preserve">nooping-based hardware cache coherence schemes have well-understood challenges for high-bandwidth systems (as is the case with the host and the PIMs in our </w:t>
      </w:r>
      <w:r w:rsidR="000F234A">
        <w:t xml:space="preserve">proposed </w:t>
      </w:r>
      <w:r w:rsidR="004538C0">
        <w:t xml:space="preserve">architecture) and for scaling beyond small numbers of processors. Therefore, </w:t>
      </w:r>
      <w:r>
        <w:t xml:space="preserve">we do not consider </w:t>
      </w:r>
      <w:r w:rsidR="004538C0">
        <w:t>this a viable option for host-PIM coherence. The key drawback of directory-based</w:t>
      </w:r>
      <w:r>
        <w:rPr>
          <w:rStyle w:val="FootnoteReference"/>
        </w:rPr>
        <w:footnoteReference w:id="7"/>
      </w:r>
      <w:r w:rsidR="004538C0">
        <w:t xml:space="preserve"> traditional hardware cache coherence schemes is the storage overhead necessary to store the directory to track which caches contain copies of any given piece of data. Adopting such a scheme would require implementing a directory at each PIM to avoid probing host caches on each PIM memory access (</w:t>
      </w:r>
      <w:r w:rsidR="00C17202">
        <w:t xml:space="preserve">frequently probing host caches </w:t>
      </w:r>
      <w:r w:rsidR="004538C0">
        <w:t xml:space="preserve">would negate </w:t>
      </w:r>
      <w:r w:rsidR="00C17202">
        <w:t xml:space="preserve">a significant fraction </w:t>
      </w:r>
      <w:r w:rsidR="004538C0">
        <w:t xml:space="preserve">of the benefits of in-memory </w:t>
      </w:r>
      <w:r w:rsidR="00CC6F51">
        <w:t>processing</w:t>
      </w:r>
      <w:r w:rsidR="004538C0">
        <w:t xml:space="preserve">). The directory would track which data is cached in the host and only generate coherence traffic to the host for data that is cached there.  However, a traditional directory, which tracks cached data at the granularity of </w:t>
      </w:r>
      <w:r w:rsidR="00D214BE">
        <w:t xml:space="preserve">individual cache lines, would require on the order of </w:t>
      </w:r>
      <w:r w:rsidR="00D62E5B">
        <w:t>2MB to 4</w:t>
      </w:r>
      <w:r w:rsidR="00D214BE">
        <w:t xml:space="preserve">MB per PIM to implement. Such a structure implemented </w:t>
      </w:r>
      <w:r w:rsidR="00D62E5B">
        <w:t>in a memory stack c</w:t>
      </w:r>
      <w:r w:rsidR="00D214BE">
        <w:t xml:space="preserve">ould consume </w:t>
      </w:r>
      <w:r w:rsidR="00D62E5B">
        <w:t>10</w:t>
      </w:r>
      <w:r w:rsidR="00D214BE">
        <w:t xml:space="preserve">% or more of </w:t>
      </w:r>
      <w:r w:rsidR="00D62E5B">
        <w:t>a</w:t>
      </w:r>
      <w:r w:rsidR="00D214BE">
        <w:t xml:space="preserve"> logic die’s </w:t>
      </w:r>
      <w:r w:rsidR="00D62E5B">
        <w:t xml:space="preserve">total </w:t>
      </w:r>
      <w:r w:rsidR="00D214BE">
        <w:t xml:space="preserve">area (for typical </w:t>
      </w:r>
      <w:r w:rsidR="00D62E5B">
        <w:t xml:space="preserve">anticipated </w:t>
      </w:r>
      <w:r w:rsidR="00D214BE">
        <w:t xml:space="preserve">DRAM die stack footprints). </w:t>
      </w:r>
      <w:r>
        <w:t>C</w:t>
      </w:r>
      <w:r w:rsidR="00D214BE">
        <w:t xml:space="preserve">oherence </w:t>
      </w:r>
      <w:r>
        <w:t xml:space="preserve">schemes that track caching at coarser </w:t>
      </w:r>
      <w:r>
        <w:rPr>
          <w:i/>
        </w:rPr>
        <w:t xml:space="preserve">region </w:t>
      </w:r>
      <w:r>
        <w:t xml:space="preserve">granularities </w:t>
      </w:r>
      <w:r w:rsidR="00A141B1">
        <w:fldChar w:fldCharType="begin"/>
      </w:r>
      <w:r w:rsidR="00C17202">
        <w:instrText xml:space="preserve"> REF _Ref355878187 \r \h </w:instrText>
      </w:r>
      <w:r w:rsidR="00A141B1">
        <w:fldChar w:fldCharType="separate"/>
      </w:r>
      <w:r w:rsidR="00C91EA6">
        <w:t>[20]</w:t>
      </w:r>
      <w:r w:rsidR="00A141B1">
        <w:fldChar w:fldCharType="end"/>
      </w:r>
      <w:r w:rsidR="00EB2A89">
        <w:t xml:space="preserve"> could pay significant dividends in reducing </w:t>
      </w:r>
      <w:r w:rsidR="00D62E5B">
        <w:t xml:space="preserve">directory </w:t>
      </w:r>
      <w:r w:rsidR="00EB2A89">
        <w:t xml:space="preserve">storage </w:t>
      </w:r>
      <w:r w:rsidR="00D62E5B">
        <w:t xml:space="preserve">requirements </w:t>
      </w:r>
      <w:r w:rsidR="00EB2A89">
        <w:t xml:space="preserve">as well as </w:t>
      </w:r>
      <w:r w:rsidR="00D62E5B">
        <w:t xml:space="preserve">in reducing </w:t>
      </w:r>
      <w:r w:rsidR="00EB2A89">
        <w:t xml:space="preserve">coherence traffic. </w:t>
      </w:r>
      <w:r w:rsidR="00D62E5B">
        <w:t>An implementation of r</w:t>
      </w:r>
      <w:r w:rsidR="00EB2A89">
        <w:t xml:space="preserve">egion coherence that tracks sharing at 4KB granularity </w:t>
      </w:r>
      <w:r>
        <w:t>has been shown to</w:t>
      </w:r>
      <w:r w:rsidR="00EB2A89">
        <w:t xml:space="preserve"> reduce storage </w:t>
      </w:r>
      <w:r>
        <w:t xml:space="preserve">requirements by 50-75% for general-purpose workloads </w:t>
      </w:r>
      <w:r w:rsidR="00A141B1">
        <w:fldChar w:fldCharType="begin"/>
      </w:r>
      <w:r w:rsidR="00C17202">
        <w:instrText xml:space="preserve"> REF _Ref355878215 \r \h </w:instrText>
      </w:r>
      <w:r w:rsidR="00A141B1">
        <w:fldChar w:fldCharType="separate"/>
      </w:r>
      <w:r w:rsidR="00C91EA6">
        <w:t>[21]</w:t>
      </w:r>
      <w:r w:rsidR="00A141B1">
        <w:fldChar w:fldCharType="end"/>
      </w:r>
      <w:r w:rsidR="00C17202">
        <w:t>.</w:t>
      </w:r>
      <w:r>
        <w:t xml:space="preserve"> </w:t>
      </w:r>
    </w:p>
    <w:p w:rsidR="00CC6F51" w:rsidRDefault="00CC6F51" w:rsidP="008758AE"/>
    <w:p w:rsidR="004538C0" w:rsidRDefault="00D62E5B" w:rsidP="008758AE">
      <w:r>
        <w:t xml:space="preserve">Region coherence has been proposed, and is being researched in detail, in the context of </w:t>
      </w:r>
      <w:r w:rsidR="00CC6F51">
        <w:t xml:space="preserve">the proposed </w:t>
      </w:r>
      <w:r>
        <w:t xml:space="preserve">EHP architecture within AMD’s </w:t>
      </w:r>
      <w:proofErr w:type="spellStart"/>
      <w:r>
        <w:t>FastForward</w:t>
      </w:r>
      <w:proofErr w:type="spellEnd"/>
      <w:r>
        <w:t xml:space="preserve"> processor re</w:t>
      </w:r>
      <w:r w:rsidR="001E3F5D">
        <w:t>search</w:t>
      </w:r>
      <w:r w:rsidR="006340AA">
        <w:t>.</w:t>
      </w:r>
      <w:r w:rsidR="001E3F5D">
        <w:t xml:space="preserve"> </w:t>
      </w:r>
      <w:r w:rsidR="006340AA">
        <w:t>T</w:t>
      </w:r>
      <w:r w:rsidR="001E3F5D">
        <w:t>he PIM project intends to</w:t>
      </w:r>
      <w:r>
        <w:t xml:space="preserve"> incorporate additional enhancements to this approach</w:t>
      </w:r>
      <w:r w:rsidR="001E3F5D">
        <w:t xml:space="preserve"> resulting from that work</w:t>
      </w:r>
      <w:r>
        <w:t>. E</w:t>
      </w:r>
      <w:r w:rsidR="00EB2A89">
        <w:t xml:space="preserve">arly </w:t>
      </w:r>
      <w:r w:rsidR="001E3F5D">
        <w:t xml:space="preserve">internal </w:t>
      </w:r>
      <w:r w:rsidR="00EB2A89">
        <w:t xml:space="preserve">evaluations of region coherence </w:t>
      </w:r>
      <w:r w:rsidR="001E3F5D">
        <w:t xml:space="preserve">with 4KB regions </w:t>
      </w:r>
      <w:r w:rsidR="00EB2A89">
        <w:t xml:space="preserve">have </w:t>
      </w:r>
      <w:r w:rsidR="001E3F5D">
        <w:t>shown cache coherence traffic reductions averaging 98% across a set of general-purpose benchmarks</w:t>
      </w:r>
      <w:r w:rsidR="00403AAB">
        <w:t xml:space="preserve"> </w:t>
      </w:r>
      <w:r w:rsidR="00A141B1">
        <w:fldChar w:fldCharType="begin"/>
      </w:r>
      <w:r w:rsidR="00403AAB">
        <w:instrText xml:space="preserve"> REF _Ref355822857 \r \h </w:instrText>
      </w:r>
      <w:r w:rsidR="00A141B1">
        <w:fldChar w:fldCharType="separate"/>
      </w:r>
      <w:r w:rsidR="00C91EA6">
        <w:t>[18]</w:t>
      </w:r>
      <w:r w:rsidR="00A141B1">
        <w:fldChar w:fldCharType="end"/>
      </w:r>
      <w:r w:rsidR="00EB2A89">
        <w:t xml:space="preserve">. </w:t>
      </w:r>
      <w:r w:rsidR="00C17202">
        <w:t>Further,</w:t>
      </w:r>
      <w:r w:rsidR="004F3AEB">
        <w:t xml:space="preserve"> some</w:t>
      </w:r>
      <w:r w:rsidR="00C17202">
        <w:t xml:space="preserve"> region coherence schemes </w:t>
      </w:r>
      <w:r w:rsidR="004F3AEB">
        <w:t>are able to gracefully degrade to cache-line-</w:t>
      </w:r>
      <w:r w:rsidR="004F3AEB">
        <w:lastRenderedPageBreak/>
        <w:t xml:space="preserve">granularity tracking of sharing for parts of memory where fine-grain sharing is detected </w:t>
      </w:r>
      <w:r w:rsidR="00A141B1">
        <w:fldChar w:fldCharType="begin"/>
      </w:r>
      <w:r w:rsidR="00403AAB">
        <w:instrText xml:space="preserve"> REF _Ref355822857 \r \h </w:instrText>
      </w:r>
      <w:r w:rsidR="00A141B1">
        <w:fldChar w:fldCharType="separate"/>
      </w:r>
      <w:r w:rsidR="00C91EA6">
        <w:t>[18]</w:t>
      </w:r>
      <w:r w:rsidR="00A141B1">
        <w:fldChar w:fldCharType="end"/>
      </w:r>
      <w:r w:rsidR="00A141B1">
        <w:fldChar w:fldCharType="begin"/>
      </w:r>
      <w:r w:rsidR="00C17202">
        <w:instrText xml:space="preserve"> REF _Ref355878215 \r \h </w:instrText>
      </w:r>
      <w:r w:rsidR="00A141B1">
        <w:fldChar w:fldCharType="separate"/>
      </w:r>
      <w:r w:rsidR="00C91EA6">
        <w:t>[21]</w:t>
      </w:r>
      <w:r w:rsidR="00A141B1">
        <w:fldChar w:fldCharType="end"/>
      </w:r>
      <w:r w:rsidR="00C17202">
        <w:t xml:space="preserve">. </w:t>
      </w:r>
      <w:r w:rsidR="001E3F5D">
        <w:t>We anticipate that a</w:t>
      </w:r>
      <w:r w:rsidR="00EB2A89">
        <w:t xml:space="preserve"> coarse-grain tracking method, such as region coherence, meets the needs of the example </w:t>
      </w:r>
      <w:r>
        <w:t>use</w:t>
      </w:r>
      <w:r w:rsidR="00EB2A89">
        <w:t xml:space="preserve"> cases identified above that have minimal </w:t>
      </w:r>
      <w:r>
        <w:t xml:space="preserve">needs or opportunities for </w:t>
      </w:r>
      <w:r w:rsidR="00EB2A89">
        <w:t>cache-level data sharing while still enabling the use cases that do require efficient host-PIM sharing.</w:t>
      </w:r>
      <w:r w:rsidR="001E3F5D">
        <w:t xml:space="preserve"> Therefore, we expect that the potential for area</w:t>
      </w:r>
      <w:r w:rsidR="006340AA">
        <w:t>,</w:t>
      </w:r>
      <w:r w:rsidR="00DA0C7C">
        <w:t xml:space="preserve"> energy,</w:t>
      </w:r>
      <w:r w:rsidR="001E3F5D">
        <w:t xml:space="preserve"> and coherence traffic reductions </w:t>
      </w:r>
      <w:r w:rsidR="00DD3485">
        <w:t xml:space="preserve">from region coherence </w:t>
      </w:r>
      <w:r w:rsidR="001E3F5D">
        <w:t xml:space="preserve">may be even greater for PIM use cases </w:t>
      </w:r>
      <w:r w:rsidR="00DD3485">
        <w:t>than for general-purpose workloads due to the</w:t>
      </w:r>
      <w:r w:rsidR="001E3F5D">
        <w:t xml:space="preserve"> very large data sets with well-defined sharing patterns</w:t>
      </w:r>
      <w:r w:rsidR="00DD3485">
        <w:t xml:space="preserve"> that are likely to be typical of PIM workloads</w:t>
      </w:r>
      <w:r w:rsidR="001E3F5D">
        <w:t>.</w:t>
      </w:r>
    </w:p>
    <w:p w:rsidR="00EB2A89" w:rsidRDefault="00EB2A89" w:rsidP="008758AE"/>
    <w:p w:rsidR="009B3A69" w:rsidRDefault="00EB2A89" w:rsidP="008758AE">
      <w:r>
        <w:t xml:space="preserve">Hybrid coherence schemes </w:t>
      </w:r>
      <w:r w:rsidR="001E3F5D">
        <w:t xml:space="preserve">that incorporate aspects of both hardware and software coherence schemes are another option. These have the potential to </w:t>
      </w:r>
      <w:r>
        <w:t xml:space="preserve">provide significant </w:t>
      </w:r>
      <w:r w:rsidR="004F3AEB">
        <w:t xml:space="preserve">flexibility </w:t>
      </w:r>
      <w:r w:rsidR="003F044B">
        <w:t>to tailor coherence support to application requirement</w:t>
      </w:r>
      <w:r w:rsidR="00456AB1">
        <w:t>s. For example, such a scheme</w:t>
      </w:r>
      <w:r w:rsidR="003F044B">
        <w:t xml:space="preserve"> may pro</w:t>
      </w:r>
      <w:r w:rsidR="00456AB1">
        <w:t xml:space="preserve">vide multiple segments of memory, each with </w:t>
      </w:r>
      <w:r w:rsidR="00435E49">
        <w:t xml:space="preserve">its own choice among </w:t>
      </w:r>
      <w:r w:rsidR="00456AB1">
        <w:t>no coherence (for data used only by the host or PIM but not both), software-like-coherence (for data that is not likely to cache well, as discussed in some use cases above), or hardware coherence (for synchronization variables, fine-grain shared data etc.)</w:t>
      </w:r>
      <w:r w:rsidR="00782CC2">
        <w:t>.</w:t>
      </w:r>
      <w:r w:rsidR="00456AB1">
        <w:t xml:space="preserve"> Hardware support for each segment can be implemented as appropriate to achieve desired performance levels without prohibitive </w:t>
      </w:r>
      <w:r w:rsidR="00435E49">
        <w:t>area and cost</w:t>
      </w:r>
      <w:r w:rsidR="00456AB1">
        <w:t xml:space="preserve"> overheads. However, programmer</w:t>
      </w:r>
      <w:r w:rsidR="00435E49">
        <w:t>s</w:t>
      </w:r>
      <w:r w:rsidR="00456AB1">
        <w:t xml:space="preserve"> </w:t>
      </w:r>
      <w:r w:rsidR="00435E49">
        <w:t>are</w:t>
      </w:r>
      <w:r w:rsidR="00456AB1">
        <w:t xml:space="preserve"> required to annotate each data structure with its desired level of coherence and incorrect annotations can lead to not just reduced performance but incorrect results.</w:t>
      </w:r>
    </w:p>
    <w:p w:rsidR="009B3A69" w:rsidRDefault="009B3A69" w:rsidP="008758AE"/>
    <w:p w:rsidR="0008239D" w:rsidRDefault="009B3A69" w:rsidP="00025F14">
      <w:r>
        <w:t xml:space="preserve">Some features of the PIM API described in </w:t>
      </w:r>
      <w:r w:rsidR="00CC6F51">
        <w:t>S</w:t>
      </w:r>
      <w:r>
        <w:t xml:space="preserve">ection </w:t>
      </w:r>
      <w:r w:rsidR="00A141B1">
        <w:fldChar w:fldCharType="begin"/>
      </w:r>
      <w:r>
        <w:instrText xml:space="preserve"> REF _Ref352856865 \r \h </w:instrText>
      </w:r>
      <w:r w:rsidR="00A141B1">
        <w:fldChar w:fldCharType="separate"/>
      </w:r>
      <w:r w:rsidR="00C91EA6">
        <w:t>4</w:t>
      </w:r>
      <w:r w:rsidR="00A141B1">
        <w:fldChar w:fldCharType="end"/>
      </w:r>
      <w:r>
        <w:t xml:space="preserve"> have already been conceived to </w:t>
      </w:r>
      <w:r w:rsidR="00C857DA">
        <w:t>enable</w:t>
      </w:r>
      <w:r>
        <w:t xml:space="preserve"> hybrid coherence schemes. </w:t>
      </w:r>
      <w:r w:rsidRPr="009B3A69">
        <w:rPr>
          <w:i/>
        </w:rPr>
        <w:t>Map</w:t>
      </w:r>
      <w:r>
        <w:t xml:space="preserve"> (</w:t>
      </w:r>
      <w:r w:rsidR="00CC6F51">
        <w:t>S</w:t>
      </w:r>
      <w:r>
        <w:t xml:space="preserve">ection </w:t>
      </w:r>
      <w:r w:rsidR="00A141B1">
        <w:fldChar w:fldCharType="begin"/>
      </w:r>
      <w:r>
        <w:instrText xml:space="preserve"> REF _Ref353807094 \r \h </w:instrText>
      </w:r>
      <w:r w:rsidR="00A141B1">
        <w:fldChar w:fldCharType="separate"/>
      </w:r>
      <w:r w:rsidR="00C91EA6">
        <w:t>4.2.6</w:t>
      </w:r>
      <w:r w:rsidR="00A141B1">
        <w:fldChar w:fldCharType="end"/>
      </w:r>
      <w:r>
        <w:t xml:space="preserve">) and </w:t>
      </w:r>
      <w:proofErr w:type="spellStart"/>
      <w:r w:rsidRPr="009B3A69">
        <w:rPr>
          <w:i/>
        </w:rPr>
        <w:t>unmap</w:t>
      </w:r>
      <w:proofErr w:type="spellEnd"/>
      <w:r>
        <w:t xml:space="preserve"> (</w:t>
      </w:r>
      <w:r w:rsidR="00CC6F51">
        <w:t xml:space="preserve">Section </w:t>
      </w:r>
      <w:r w:rsidR="00A141B1">
        <w:fldChar w:fldCharType="begin"/>
      </w:r>
      <w:r>
        <w:instrText xml:space="preserve"> REF _Ref353807105 \r \h </w:instrText>
      </w:r>
      <w:r w:rsidR="00A141B1">
        <w:fldChar w:fldCharType="separate"/>
      </w:r>
      <w:r w:rsidR="00C91EA6">
        <w:t>4.2.7</w:t>
      </w:r>
      <w:r w:rsidR="00A141B1">
        <w:fldChar w:fldCharType="end"/>
      </w:r>
      <w:r>
        <w:t xml:space="preserve">) API calls </w:t>
      </w:r>
      <w:r w:rsidR="00A20EF1">
        <w:t xml:space="preserve">can serve to </w:t>
      </w:r>
      <w:r>
        <w:t>annotate coherence points between host and PIM devices. A specialized PIM memory allocation routine (</w:t>
      </w:r>
      <w:r w:rsidR="00CC6F51">
        <w:t>S</w:t>
      </w:r>
      <w:r>
        <w:t xml:space="preserve">ection </w:t>
      </w:r>
      <w:r w:rsidR="00A141B1">
        <w:fldChar w:fldCharType="begin"/>
      </w:r>
      <w:r>
        <w:instrText xml:space="preserve"> REF _Ref353806970 \r \h </w:instrText>
      </w:r>
      <w:r w:rsidR="00A141B1">
        <w:fldChar w:fldCharType="separate"/>
      </w:r>
      <w:r w:rsidR="00C91EA6">
        <w:t>4.2.3</w:t>
      </w:r>
      <w:r w:rsidR="00A141B1">
        <w:fldChar w:fldCharType="end"/>
      </w:r>
      <w:r>
        <w:t>) takes in a set of flag</w:t>
      </w:r>
      <w:r w:rsidR="004F3AEB">
        <w:t xml:space="preserve"> argument</w:t>
      </w:r>
      <w:r>
        <w:t>s that specify which devices in the node are expected to read and/or write the allocated data</w:t>
      </w:r>
      <w:r w:rsidR="004F3AEB">
        <w:t>.</w:t>
      </w:r>
      <w:r>
        <w:t xml:space="preserve"> </w:t>
      </w:r>
      <w:r w:rsidR="004F3AEB">
        <w:t xml:space="preserve">These flags </w:t>
      </w:r>
      <w:r>
        <w:t>can drive optimization</w:t>
      </w:r>
      <w:r w:rsidR="00C857DA">
        <w:t>s</w:t>
      </w:r>
      <w:r>
        <w:t xml:space="preserve"> on which subsets of caches </w:t>
      </w:r>
      <w:r w:rsidR="00C857DA">
        <w:t xml:space="preserve">and cache lines </w:t>
      </w:r>
      <w:r>
        <w:t xml:space="preserve">need to be flushed </w:t>
      </w:r>
      <w:r w:rsidR="00A20EF1">
        <w:t xml:space="preserve">and which ones need to be invalidated </w:t>
      </w:r>
      <w:r>
        <w:t xml:space="preserve">at coherence points. </w:t>
      </w:r>
    </w:p>
    <w:p w:rsidR="00025F14" w:rsidRDefault="00025F14" w:rsidP="00025F14"/>
    <w:p w:rsidR="0008239D" w:rsidRDefault="00A141B1" w:rsidP="008758AE">
      <w:r>
        <w:fldChar w:fldCharType="begin"/>
      </w:r>
      <w:r w:rsidR="006340AA">
        <w:instrText xml:space="preserve"> REF _Ref357183908 \h </w:instrText>
      </w:r>
      <w:r>
        <w:fldChar w:fldCharType="separate"/>
      </w:r>
      <w:r w:rsidR="00C91EA6">
        <w:t xml:space="preserve">Table </w:t>
      </w:r>
      <w:r w:rsidR="00C91EA6">
        <w:rPr>
          <w:noProof/>
        </w:rPr>
        <w:t>2</w:t>
      </w:r>
      <w:r>
        <w:fldChar w:fldCharType="end"/>
      </w:r>
      <w:r w:rsidR="00171DAB">
        <w:t xml:space="preserve"> </w:t>
      </w:r>
      <w:r w:rsidR="0008239D">
        <w:t xml:space="preserve">summarizes the advantages and disadvantages of the viable flavors of each of the above coherence types. </w:t>
      </w:r>
      <w:r w:rsidR="00C857DA">
        <w:t xml:space="preserve">Both region coherence and hybrid coherence have desirable characteristics and are promising candidates for host-PIM coherence. </w:t>
      </w:r>
      <w:r w:rsidR="0008239D">
        <w:t xml:space="preserve">A quantitative evaluation of these options requires the availability of a sufficiently broad </w:t>
      </w:r>
      <w:r w:rsidR="00C857DA">
        <w:t>range</w:t>
      </w:r>
      <w:r w:rsidR="0008239D">
        <w:t xml:space="preserve"> of application</w:t>
      </w:r>
      <w:r w:rsidR="0052489F">
        <w:t>s</w:t>
      </w:r>
      <w:r w:rsidR="0008239D">
        <w:t xml:space="preserve"> ported to the PIM environment </w:t>
      </w:r>
      <w:r w:rsidR="00C857DA">
        <w:t xml:space="preserve">as well as tools geared towards detailed cache analysis of PIM. Therefore, such a study is </w:t>
      </w:r>
      <w:r w:rsidR="005A5892">
        <w:t>not feasible within the</w:t>
      </w:r>
      <w:r w:rsidR="00C857DA">
        <w:t xml:space="preserve"> scope of the current milestone</w:t>
      </w:r>
      <w:r w:rsidR="00782CC2">
        <w:t>,</w:t>
      </w:r>
      <w:r w:rsidR="00C857DA">
        <w:t xml:space="preserve"> but this is an important area of future research in developing PIM solutions</w:t>
      </w:r>
      <w:proofErr w:type="gramStart"/>
      <w:r w:rsidR="00C857DA">
        <w:t>.</w:t>
      </w:r>
      <w:r w:rsidR="00782CC2" w:rsidRPr="00A60AE5">
        <w:rPr>
          <w:rFonts w:ascii="Calibri" w:eastAsia="Times New Roman" w:hAnsi="Calibri" w:cs="Calibri"/>
          <w:b/>
          <w:color w:val="C00000"/>
          <w:vertAlign w:val="superscript"/>
          <w:lang w:eastAsia="en-US"/>
        </w:rPr>
        <w:t>[</w:t>
      </w:r>
      <w:proofErr w:type="gramEnd"/>
      <w:r w:rsidR="00782CC2" w:rsidRPr="00A60AE5">
        <w:rPr>
          <w:rFonts w:ascii="Calibri" w:eastAsia="Times New Roman" w:hAnsi="Calibri" w:cs="Calibri"/>
          <w:b/>
          <w:color w:val="C00000"/>
          <w:vertAlign w:val="superscript"/>
          <w:lang w:eastAsia="en-US"/>
        </w:rPr>
        <w:t>*]</w:t>
      </w:r>
      <w:r w:rsidR="00C857DA">
        <w:t xml:space="preserve"> </w:t>
      </w:r>
    </w:p>
    <w:p w:rsidR="00F22C47" w:rsidRDefault="00F22C47" w:rsidP="008758AE"/>
    <w:p w:rsidR="003C1646" w:rsidRDefault="003C1646" w:rsidP="003C1646">
      <w:pPr>
        <w:pStyle w:val="Caption"/>
      </w:pPr>
      <w:bookmarkStart w:id="417" w:name="_Ref357183908"/>
      <w:r>
        <w:lastRenderedPageBreak/>
        <w:t xml:space="preserve">Table </w:t>
      </w:r>
      <w:r w:rsidR="00A141B1">
        <w:fldChar w:fldCharType="begin"/>
      </w:r>
      <w:r>
        <w:instrText xml:space="preserve"> SEQ Table \* ARABIC </w:instrText>
      </w:r>
      <w:r w:rsidR="00A141B1">
        <w:fldChar w:fldCharType="separate"/>
      </w:r>
      <w:r w:rsidR="00C91EA6">
        <w:rPr>
          <w:noProof/>
        </w:rPr>
        <w:t>2</w:t>
      </w:r>
      <w:r w:rsidR="00A141B1">
        <w:fldChar w:fldCharType="end"/>
      </w:r>
      <w:bookmarkEnd w:id="417"/>
      <w:r>
        <w:t xml:space="preserve">: </w:t>
      </w:r>
      <w:r w:rsidRPr="002924D4">
        <w:t>Tradeoffs among viable host-PIM coherence options</w:t>
      </w:r>
    </w:p>
    <w:tbl>
      <w:tblPr>
        <w:tblStyle w:val="TableGrid"/>
        <w:tblW w:w="0" w:type="auto"/>
        <w:tblLook w:val="04A0"/>
      </w:tblPr>
      <w:tblGrid>
        <w:gridCol w:w="1915"/>
        <w:gridCol w:w="1915"/>
        <w:gridCol w:w="1915"/>
        <w:gridCol w:w="1915"/>
        <w:gridCol w:w="1916"/>
      </w:tblGrid>
      <w:tr w:rsidR="00DE6624" w:rsidTr="00DE6624">
        <w:tc>
          <w:tcPr>
            <w:tcW w:w="1915" w:type="dxa"/>
          </w:tcPr>
          <w:p w:rsidR="00DE6624" w:rsidRDefault="00DE6624" w:rsidP="00AA223A">
            <w:pPr>
              <w:keepNext/>
              <w:jc w:val="left"/>
            </w:pPr>
          </w:p>
        </w:tc>
        <w:tc>
          <w:tcPr>
            <w:tcW w:w="1915" w:type="dxa"/>
          </w:tcPr>
          <w:p w:rsidR="00DE6624" w:rsidRPr="00F22C47" w:rsidRDefault="00294319" w:rsidP="00AA223A">
            <w:pPr>
              <w:keepNext/>
              <w:jc w:val="left"/>
              <w:rPr>
                <w:b/>
              </w:rPr>
            </w:pPr>
            <w:r w:rsidRPr="00F22C47">
              <w:rPr>
                <w:b/>
              </w:rPr>
              <w:t xml:space="preserve">Selective </w:t>
            </w:r>
            <w:r w:rsidR="00DE6624" w:rsidRPr="00F22C47">
              <w:rPr>
                <w:b/>
              </w:rPr>
              <w:t>Software Coherence</w:t>
            </w:r>
          </w:p>
        </w:tc>
        <w:tc>
          <w:tcPr>
            <w:tcW w:w="1915" w:type="dxa"/>
          </w:tcPr>
          <w:p w:rsidR="00DE6624" w:rsidRPr="00F22C47" w:rsidRDefault="00DE6624" w:rsidP="00AA223A">
            <w:pPr>
              <w:keepNext/>
              <w:jc w:val="left"/>
              <w:rPr>
                <w:b/>
              </w:rPr>
            </w:pPr>
            <w:r w:rsidRPr="00F22C47">
              <w:rPr>
                <w:b/>
              </w:rPr>
              <w:t>Fine-grain Hardware Coherence</w:t>
            </w:r>
          </w:p>
        </w:tc>
        <w:tc>
          <w:tcPr>
            <w:tcW w:w="1915" w:type="dxa"/>
          </w:tcPr>
          <w:p w:rsidR="00DE6624" w:rsidRPr="00F22C47" w:rsidRDefault="00DE6624" w:rsidP="00AA223A">
            <w:pPr>
              <w:keepNext/>
              <w:jc w:val="left"/>
              <w:rPr>
                <w:b/>
              </w:rPr>
            </w:pPr>
            <w:r w:rsidRPr="00F22C47">
              <w:rPr>
                <w:b/>
              </w:rPr>
              <w:t>Region Hardware Coherence</w:t>
            </w:r>
          </w:p>
        </w:tc>
        <w:tc>
          <w:tcPr>
            <w:tcW w:w="1916" w:type="dxa"/>
          </w:tcPr>
          <w:p w:rsidR="00DE6624" w:rsidRPr="00F22C47" w:rsidRDefault="00DE6624" w:rsidP="00AA223A">
            <w:pPr>
              <w:keepNext/>
              <w:jc w:val="left"/>
              <w:rPr>
                <w:b/>
              </w:rPr>
            </w:pPr>
            <w:r w:rsidRPr="00F22C47">
              <w:rPr>
                <w:b/>
              </w:rPr>
              <w:t>Hybrid Coherence</w:t>
            </w:r>
          </w:p>
        </w:tc>
      </w:tr>
      <w:tr w:rsidR="00294319" w:rsidTr="00F35DEE">
        <w:tc>
          <w:tcPr>
            <w:tcW w:w="1915" w:type="dxa"/>
          </w:tcPr>
          <w:p w:rsidR="00294319" w:rsidRPr="00F22C47" w:rsidRDefault="00846C21" w:rsidP="00AA223A">
            <w:pPr>
              <w:keepNext/>
              <w:jc w:val="left"/>
              <w:rPr>
                <w:b/>
              </w:rPr>
            </w:pPr>
            <w:r>
              <w:rPr>
                <w:b/>
              </w:rPr>
              <w:t>Host</w:t>
            </w:r>
            <w:r w:rsidRPr="00F22C47">
              <w:rPr>
                <w:b/>
              </w:rPr>
              <w:t xml:space="preserve"> </w:t>
            </w:r>
            <w:r w:rsidR="00294319" w:rsidRPr="00F22C47">
              <w:rPr>
                <w:b/>
              </w:rPr>
              <w:t>cache flushes</w:t>
            </w:r>
          </w:p>
        </w:tc>
        <w:tc>
          <w:tcPr>
            <w:tcW w:w="1915" w:type="dxa"/>
            <w:shd w:val="clear" w:color="auto" w:fill="FF5050"/>
          </w:tcPr>
          <w:p w:rsidR="00294319" w:rsidRDefault="00294319" w:rsidP="00AA223A">
            <w:pPr>
              <w:keepNext/>
              <w:jc w:val="left"/>
            </w:pPr>
            <w:r>
              <w:t>At coherence points</w:t>
            </w:r>
            <w:r w:rsidR="000478F4">
              <w:t xml:space="preserve"> (any data that may be shared)</w:t>
            </w:r>
          </w:p>
        </w:tc>
        <w:tc>
          <w:tcPr>
            <w:tcW w:w="1915" w:type="dxa"/>
            <w:shd w:val="clear" w:color="auto" w:fill="92D050"/>
          </w:tcPr>
          <w:p w:rsidR="00294319" w:rsidRDefault="00294319" w:rsidP="00AA223A">
            <w:pPr>
              <w:keepNext/>
              <w:jc w:val="left"/>
            </w:pPr>
            <w:r>
              <w:t>No</w:t>
            </w:r>
          </w:p>
        </w:tc>
        <w:tc>
          <w:tcPr>
            <w:tcW w:w="1915" w:type="dxa"/>
            <w:shd w:val="clear" w:color="auto" w:fill="92D050"/>
          </w:tcPr>
          <w:p w:rsidR="00294319" w:rsidRDefault="00294319" w:rsidP="00AA223A">
            <w:pPr>
              <w:keepNext/>
              <w:jc w:val="left"/>
            </w:pPr>
            <w:r>
              <w:t>No</w:t>
            </w:r>
          </w:p>
        </w:tc>
        <w:tc>
          <w:tcPr>
            <w:tcW w:w="1916" w:type="dxa"/>
            <w:shd w:val="clear" w:color="auto" w:fill="FFC000"/>
          </w:tcPr>
          <w:p w:rsidR="00294319" w:rsidRDefault="00294319" w:rsidP="00AA223A">
            <w:pPr>
              <w:keepNext/>
              <w:jc w:val="left"/>
            </w:pPr>
            <w:r>
              <w:t>At coherence points</w:t>
            </w:r>
            <w:r w:rsidR="000478F4">
              <w:t xml:space="preserve"> (</w:t>
            </w:r>
            <w:r>
              <w:t>limited only to tru</w:t>
            </w:r>
            <w:r w:rsidR="000478F4">
              <w:t>e</w:t>
            </w:r>
            <w:r>
              <w:t xml:space="preserve"> </w:t>
            </w:r>
            <w:r w:rsidR="000478F4">
              <w:t>host-cached, shared data)</w:t>
            </w:r>
          </w:p>
        </w:tc>
      </w:tr>
      <w:tr w:rsidR="00294319" w:rsidTr="00F35DEE">
        <w:tc>
          <w:tcPr>
            <w:tcW w:w="1915" w:type="dxa"/>
          </w:tcPr>
          <w:p w:rsidR="00294319" w:rsidRPr="00F22C47" w:rsidRDefault="00294319" w:rsidP="00AA223A">
            <w:pPr>
              <w:keepNext/>
              <w:jc w:val="left"/>
              <w:rPr>
                <w:b/>
              </w:rPr>
            </w:pPr>
            <w:r w:rsidRPr="00F22C47">
              <w:rPr>
                <w:b/>
              </w:rPr>
              <w:t>PIM cache flushes</w:t>
            </w:r>
          </w:p>
        </w:tc>
        <w:tc>
          <w:tcPr>
            <w:tcW w:w="1915" w:type="dxa"/>
            <w:shd w:val="clear" w:color="auto" w:fill="FF5050"/>
          </w:tcPr>
          <w:p w:rsidR="00294319" w:rsidRDefault="00294319" w:rsidP="00AA223A">
            <w:pPr>
              <w:keepNext/>
              <w:jc w:val="left"/>
            </w:pPr>
            <w:r>
              <w:t>At coherence points</w:t>
            </w:r>
            <w:r w:rsidR="000478F4">
              <w:t xml:space="preserve"> (any data that may be shared)</w:t>
            </w:r>
          </w:p>
        </w:tc>
        <w:tc>
          <w:tcPr>
            <w:tcW w:w="1915" w:type="dxa"/>
            <w:shd w:val="clear" w:color="auto" w:fill="92D050"/>
          </w:tcPr>
          <w:p w:rsidR="00294319" w:rsidRDefault="00294319" w:rsidP="00AA223A">
            <w:pPr>
              <w:keepNext/>
              <w:jc w:val="left"/>
            </w:pPr>
            <w:r>
              <w:t>No</w:t>
            </w:r>
          </w:p>
        </w:tc>
        <w:tc>
          <w:tcPr>
            <w:tcW w:w="1915" w:type="dxa"/>
            <w:shd w:val="clear" w:color="auto" w:fill="92D050"/>
          </w:tcPr>
          <w:p w:rsidR="00294319" w:rsidRDefault="00294319" w:rsidP="00AA223A">
            <w:pPr>
              <w:keepNext/>
              <w:jc w:val="left"/>
            </w:pPr>
            <w:r>
              <w:t>No</w:t>
            </w:r>
          </w:p>
        </w:tc>
        <w:tc>
          <w:tcPr>
            <w:tcW w:w="1916" w:type="dxa"/>
            <w:shd w:val="clear" w:color="auto" w:fill="FFC000"/>
          </w:tcPr>
          <w:p w:rsidR="00294319" w:rsidRDefault="000478F4" w:rsidP="00AA223A">
            <w:pPr>
              <w:keepNext/>
              <w:jc w:val="left"/>
            </w:pPr>
            <w:r>
              <w:t>At coherence points (limited only to true PIM-cached, shared data)</w:t>
            </w:r>
          </w:p>
        </w:tc>
      </w:tr>
      <w:tr w:rsidR="00294319" w:rsidTr="00F35DEE">
        <w:tc>
          <w:tcPr>
            <w:tcW w:w="1915" w:type="dxa"/>
          </w:tcPr>
          <w:p w:rsidR="00294319" w:rsidRPr="00F22C47" w:rsidRDefault="00294319" w:rsidP="00AA223A">
            <w:pPr>
              <w:keepNext/>
              <w:jc w:val="left"/>
              <w:rPr>
                <w:b/>
              </w:rPr>
            </w:pPr>
            <w:r w:rsidRPr="00F22C47">
              <w:rPr>
                <w:b/>
              </w:rPr>
              <w:t>Programmer overhead for annotations</w:t>
            </w:r>
          </w:p>
        </w:tc>
        <w:tc>
          <w:tcPr>
            <w:tcW w:w="1915" w:type="dxa"/>
            <w:shd w:val="clear" w:color="auto" w:fill="FF5050"/>
          </w:tcPr>
          <w:p w:rsidR="00294319" w:rsidRDefault="00294319" w:rsidP="00AA223A">
            <w:pPr>
              <w:keepNext/>
              <w:jc w:val="left"/>
            </w:pPr>
            <w:r>
              <w:t>High</w:t>
            </w:r>
          </w:p>
        </w:tc>
        <w:tc>
          <w:tcPr>
            <w:tcW w:w="1915" w:type="dxa"/>
            <w:shd w:val="clear" w:color="auto" w:fill="92D050"/>
          </w:tcPr>
          <w:p w:rsidR="00294319" w:rsidRDefault="00294319" w:rsidP="00AA223A">
            <w:pPr>
              <w:keepNext/>
              <w:jc w:val="left"/>
            </w:pPr>
            <w:r>
              <w:t>None</w:t>
            </w:r>
          </w:p>
        </w:tc>
        <w:tc>
          <w:tcPr>
            <w:tcW w:w="1915" w:type="dxa"/>
            <w:shd w:val="clear" w:color="auto" w:fill="92D050"/>
          </w:tcPr>
          <w:p w:rsidR="00294319" w:rsidRDefault="00294319" w:rsidP="00AA223A">
            <w:pPr>
              <w:keepNext/>
              <w:jc w:val="left"/>
            </w:pPr>
            <w:r>
              <w:t>None</w:t>
            </w:r>
          </w:p>
        </w:tc>
        <w:tc>
          <w:tcPr>
            <w:tcW w:w="1916" w:type="dxa"/>
            <w:shd w:val="clear" w:color="auto" w:fill="FFC000"/>
          </w:tcPr>
          <w:p w:rsidR="00294319" w:rsidRDefault="00294319" w:rsidP="00AA223A">
            <w:pPr>
              <w:keepNext/>
              <w:jc w:val="left"/>
            </w:pPr>
            <w:r>
              <w:t>Selectable</w:t>
            </w:r>
          </w:p>
        </w:tc>
      </w:tr>
      <w:tr w:rsidR="00294319" w:rsidTr="00F35DEE">
        <w:tc>
          <w:tcPr>
            <w:tcW w:w="1915" w:type="dxa"/>
          </w:tcPr>
          <w:p w:rsidR="00294319" w:rsidRPr="00F22C47" w:rsidRDefault="00294319" w:rsidP="00AA223A">
            <w:pPr>
              <w:keepNext/>
              <w:jc w:val="left"/>
              <w:rPr>
                <w:b/>
              </w:rPr>
            </w:pPr>
            <w:r w:rsidRPr="00F22C47">
              <w:rPr>
                <w:b/>
              </w:rPr>
              <w:t>Overhead at coherence points</w:t>
            </w:r>
          </w:p>
        </w:tc>
        <w:tc>
          <w:tcPr>
            <w:tcW w:w="1915" w:type="dxa"/>
            <w:shd w:val="clear" w:color="auto" w:fill="FF5050"/>
          </w:tcPr>
          <w:p w:rsidR="00294319" w:rsidRDefault="00294319" w:rsidP="00AA223A">
            <w:pPr>
              <w:keepNext/>
              <w:jc w:val="left"/>
            </w:pPr>
            <w:r>
              <w:t xml:space="preserve">High </w:t>
            </w:r>
            <w:r w:rsidR="000478F4">
              <w:t>(</w:t>
            </w:r>
            <w:r>
              <w:t>due to cache flushes</w:t>
            </w:r>
            <w:r w:rsidR="000478F4">
              <w:t>)</w:t>
            </w:r>
          </w:p>
        </w:tc>
        <w:tc>
          <w:tcPr>
            <w:tcW w:w="1915" w:type="dxa"/>
            <w:shd w:val="clear" w:color="auto" w:fill="92D050"/>
          </w:tcPr>
          <w:p w:rsidR="00294319" w:rsidRDefault="00294319" w:rsidP="00AA223A">
            <w:pPr>
              <w:keepNext/>
              <w:jc w:val="left"/>
            </w:pPr>
            <w:r>
              <w:t>None</w:t>
            </w:r>
          </w:p>
        </w:tc>
        <w:tc>
          <w:tcPr>
            <w:tcW w:w="1915" w:type="dxa"/>
            <w:shd w:val="clear" w:color="auto" w:fill="92D050"/>
          </w:tcPr>
          <w:p w:rsidR="00294319" w:rsidRDefault="00294319" w:rsidP="00AA223A">
            <w:pPr>
              <w:keepNext/>
              <w:jc w:val="left"/>
            </w:pPr>
            <w:r>
              <w:t>None</w:t>
            </w:r>
          </w:p>
        </w:tc>
        <w:tc>
          <w:tcPr>
            <w:tcW w:w="1916" w:type="dxa"/>
            <w:shd w:val="clear" w:color="auto" w:fill="FFC000"/>
          </w:tcPr>
          <w:p w:rsidR="00294319" w:rsidRDefault="00F86BFC" w:rsidP="00AA223A">
            <w:pPr>
              <w:keepNext/>
              <w:jc w:val="left"/>
            </w:pPr>
            <w:r>
              <w:t xml:space="preserve">Medium </w:t>
            </w:r>
            <w:r w:rsidR="000478F4">
              <w:t>(</w:t>
            </w:r>
            <w:r w:rsidR="00294319">
              <w:t xml:space="preserve">due to </w:t>
            </w:r>
            <w:r w:rsidR="000478F4">
              <w:t xml:space="preserve">selective </w:t>
            </w:r>
            <w:r w:rsidR="00294319">
              <w:t>cache flushes</w:t>
            </w:r>
            <w:r w:rsidR="000478F4">
              <w:t>)</w:t>
            </w:r>
          </w:p>
        </w:tc>
      </w:tr>
      <w:tr w:rsidR="00294319" w:rsidTr="00F35DEE">
        <w:tc>
          <w:tcPr>
            <w:tcW w:w="1915" w:type="dxa"/>
          </w:tcPr>
          <w:p w:rsidR="00294319" w:rsidRPr="00F22C47" w:rsidRDefault="00294319" w:rsidP="00AA223A">
            <w:pPr>
              <w:keepNext/>
              <w:jc w:val="left"/>
              <w:rPr>
                <w:b/>
              </w:rPr>
            </w:pPr>
            <w:r w:rsidRPr="00F22C47">
              <w:rPr>
                <w:b/>
              </w:rPr>
              <w:t>Hardware overhead</w:t>
            </w:r>
          </w:p>
        </w:tc>
        <w:tc>
          <w:tcPr>
            <w:tcW w:w="1915" w:type="dxa"/>
            <w:shd w:val="clear" w:color="auto" w:fill="92D050"/>
          </w:tcPr>
          <w:p w:rsidR="00294319" w:rsidRDefault="00294319" w:rsidP="00AA223A">
            <w:pPr>
              <w:keepNext/>
              <w:jc w:val="left"/>
            </w:pPr>
            <w:r>
              <w:t>Minimal</w:t>
            </w:r>
          </w:p>
        </w:tc>
        <w:tc>
          <w:tcPr>
            <w:tcW w:w="1915" w:type="dxa"/>
            <w:shd w:val="clear" w:color="auto" w:fill="FF5050"/>
          </w:tcPr>
          <w:p w:rsidR="00294319" w:rsidRDefault="00294319" w:rsidP="00AA223A">
            <w:pPr>
              <w:keepNext/>
              <w:jc w:val="left"/>
            </w:pPr>
            <w:r>
              <w:t>High</w:t>
            </w:r>
          </w:p>
        </w:tc>
        <w:tc>
          <w:tcPr>
            <w:tcW w:w="1915" w:type="dxa"/>
            <w:shd w:val="clear" w:color="auto" w:fill="FFC000"/>
          </w:tcPr>
          <w:p w:rsidR="00294319" w:rsidRDefault="00294319" w:rsidP="00AA223A">
            <w:pPr>
              <w:keepNext/>
              <w:jc w:val="left"/>
            </w:pPr>
            <w:r>
              <w:t>Medium</w:t>
            </w:r>
          </w:p>
        </w:tc>
        <w:tc>
          <w:tcPr>
            <w:tcW w:w="1916" w:type="dxa"/>
            <w:shd w:val="clear" w:color="auto" w:fill="92D050"/>
          </w:tcPr>
          <w:p w:rsidR="00294319" w:rsidRDefault="00294319" w:rsidP="00AA223A">
            <w:pPr>
              <w:keepNext/>
              <w:jc w:val="left"/>
            </w:pPr>
            <w:r>
              <w:t>Low</w:t>
            </w:r>
          </w:p>
        </w:tc>
      </w:tr>
      <w:tr w:rsidR="00294319" w:rsidTr="00F35DEE">
        <w:tc>
          <w:tcPr>
            <w:tcW w:w="1915" w:type="dxa"/>
          </w:tcPr>
          <w:p w:rsidR="00294319" w:rsidRPr="00F22C47" w:rsidRDefault="00294319" w:rsidP="00AA223A">
            <w:pPr>
              <w:keepNext/>
              <w:jc w:val="left"/>
              <w:rPr>
                <w:b/>
              </w:rPr>
            </w:pPr>
            <w:r w:rsidRPr="00F22C47">
              <w:rPr>
                <w:b/>
              </w:rPr>
              <w:t>Coherence traffic</w:t>
            </w:r>
          </w:p>
        </w:tc>
        <w:tc>
          <w:tcPr>
            <w:tcW w:w="1915" w:type="dxa"/>
            <w:shd w:val="clear" w:color="auto" w:fill="92D050"/>
          </w:tcPr>
          <w:p w:rsidR="00294319" w:rsidRDefault="00294319" w:rsidP="00AA223A">
            <w:pPr>
              <w:keepNext/>
              <w:jc w:val="left"/>
            </w:pPr>
            <w:r>
              <w:t>None</w:t>
            </w:r>
          </w:p>
        </w:tc>
        <w:tc>
          <w:tcPr>
            <w:tcW w:w="1915" w:type="dxa"/>
            <w:shd w:val="clear" w:color="auto" w:fill="FF5050"/>
          </w:tcPr>
          <w:p w:rsidR="00294319" w:rsidRDefault="00294319" w:rsidP="00AA223A">
            <w:pPr>
              <w:keepNext/>
              <w:jc w:val="left"/>
            </w:pPr>
            <w:r>
              <w:t>High</w:t>
            </w:r>
          </w:p>
        </w:tc>
        <w:tc>
          <w:tcPr>
            <w:tcW w:w="1915" w:type="dxa"/>
            <w:shd w:val="clear" w:color="auto" w:fill="FFC000"/>
          </w:tcPr>
          <w:p w:rsidR="00294319" w:rsidRDefault="00294319" w:rsidP="00AA223A">
            <w:pPr>
              <w:keepNext/>
              <w:jc w:val="left"/>
            </w:pPr>
            <w:r>
              <w:t>Medium</w:t>
            </w:r>
          </w:p>
        </w:tc>
        <w:tc>
          <w:tcPr>
            <w:tcW w:w="1916" w:type="dxa"/>
            <w:shd w:val="clear" w:color="auto" w:fill="92D050"/>
          </w:tcPr>
          <w:p w:rsidR="00294319" w:rsidRDefault="00294319" w:rsidP="00AA223A">
            <w:pPr>
              <w:keepNext/>
              <w:jc w:val="left"/>
            </w:pPr>
            <w:r>
              <w:t>Low</w:t>
            </w:r>
          </w:p>
        </w:tc>
      </w:tr>
      <w:tr w:rsidR="00294319" w:rsidTr="00F35DEE">
        <w:tc>
          <w:tcPr>
            <w:tcW w:w="1915" w:type="dxa"/>
          </w:tcPr>
          <w:p w:rsidR="00294319" w:rsidRPr="00F22C47" w:rsidRDefault="00294319" w:rsidP="00AA223A">
            <w:pPr>
              <w:keepNext/>
              <w:jc w:val="left"/>
              <w:rPr>
                <w:b/>
              </w:rPr>
            </w:pPr>
            <w:r w:rsidRPr="00F22C47">
              <w:rPr>
                <w:b/>
              </w:rPr>
              <w:t>Energy overhead</w:t>
            </w:r>
          </w:p>
        </w:tc>
        <w:tc>
          <w:tcPr>
            <w:tcW w:w="1915" w:type="dxa"/>
            <w:shd w:val="clear" w:color="auto" w:fill="FFC000"/>
          </w:tcPr>
          <w:p w:rsidR="00294319" w:rsidRDefault="000478F4" w:rsidP="00AA223A">
            <w:pPr>
              <w:keepNext/>
              <w:jc w:val="left"/>
            </w:pPr>
            <w:r>
              <w:t>Medium (due to cache flushes)</w:t>
            </w:r>
          </w:p>
        </w:tc>
        <w:tc>
          <w:tcPr>
            <w:tcW w:w="1915" w:type="dxa"/>
            <w:shd w:val="clear" w:color="auto" w:fill="FF5050"/>
          </w:tcPr>
          <w:p w:rsidR="00294319" w:rsidRDefault="000478F4" w:rsidP="00AA223A">
            <w:pPr>
              <w:keepNext/>
              <w:jc w:val="left"/>
            </w:pPr>
            <w:r>
              <w:t>High (due to coherence traffic</w:t>
            </w:r>
            <w:r w:rsidR="009617B8">
              <w:t xml:space="preserve"> and coherence structures</w:t>
            </w:r>
            <w:r>
              <w:t>)</w:t>
            </w:r>
          </w:p>
        </w:tc>
        <w:tc>
          <w:tcPr>
            <w:tcW w:w="1915" w:type="dxa"/>
            <w:shd w:val="clear" w:color="auto" w:fill="92D050"/>
          </w:tcPr>
          <w:p w:rsidR="00294319" w:rsidRDefault="000478F4" w:rsidP="00AA223A">
            <w:pPr>
              <w:keepNext/>
              <w:jc w:val="left"/>
            </w:pPr>
            <w:r>
              <w:t>Moderate (due to region coherence traffic</w:t>
            </w:r>
            <w:r w:rsidR="009617B8">
              <w:t xml:space="preserve"> and structures</w:t>
            </w:r>
            <w:r>
              <w:t>)</w:t>
            </w:r>
          </w:p>
        </w:tc>
        <w:tc>
          <w:tcPr>
            <w:tcW w:w="1916" w:type="dxa"/>
            <w:shd w:val="clear" w:color="auto" w:fill="92D050"/>
          </w:tcPr>
          <w:p w:rsidR="00294319" w:rsidRDefault="000478F4" w:rsidP="00AA223A">
            <w:pPr>
              <w:keepNext/>
              <w:jc w:val="left"/>
            </w:pPr>
            <w:r>
              <w:t>Moderate (selective cache flushes and limited coherence)</w:t>
            </w:r>
          </w:p>
        </w:tc>
      </w:tr>
      <w:tr w:rsidR="00F22C47" w:rsidTr="00F35DEE">
        <w:tc>
          <w:tcPr>
            <w:tcW w:w="1915" w:type="dxa"/>
          </w:tcPr>
          <w:p w:rsidR="00F22C47" w:rsidRPr="00F22C47" w:rsidRDefault="00F22C47" w:rsidP="00AA223A">
            <w:pPr>
              <w:keepNext/>
              <w:jc w:val="left"/>
              <w:rPr>
                <w:b/>
              </w:rPr>
            </w:pPr>
            <w:r w:rsidRPr="00F22C47">
              <w:rPr>
                <w:b/>
              </w:rPr>
              <w:t>Pathological corner cases</w:t>
            </w:r>
          </w:p>
        </w:tc>
        <w:tc>
          <w:tcPr>
            <w:tcW w:w="1915" w:type="dxa"/>
            <w:shd w:val="clear" w:color="auto" w:fill="FF5050"/>
          </w:tcPr>
          <w:p w:rsidR="00F22C47" w:rsidRDefault="00F22C47" w:rsidP="00AA223A">
            <w:pPr>
              <w:keepNext/>
              <w:jc w:val="left"/>
            </w:pPr>
            <w:r>
              <w:t>Degrades to full cache flushes at coherence points</w:t>
            </w:r>
          </w:p>
        </w:tc>
        <w:tc>
          <w:tcPr>
            <w:tcW w:w="1915" w:type="dxa"/>
            <w:shd w:val="clear" w:color="auto" w:fill="FF5050"/>
          </w:tcPr>
          <w:p w:rsidR="00F22C47" w:rsidRDefault="00F22C47" w:rsidP="00AA223A">
            <w:pPr>
              <w:keepNext/>
              <w:jc w:val="left"/>
            </w:pPr>
            <w:r>
              <w:t>High coherence traffic</w:t>
            </w:r>
          </w:p>
        </w:tc>
        <w:tc>
          <w:tcPr>
            <w:tcW w:w="1915" w:type="dxa"/>
            <w:shd w:val="clear" w:color="auto" w:fill="FF5050"/>
          </w:tcPr>
          <w:p w:rsidR="00F22C47" w:rsidRDefault="00F22C47" w:rsidP="00AA223A">
            <w:pPr>
              <w:keepNext/>
              <w:jc w:val="left"/>
            </w:pPr>
            <w:r>
              <w:t>Degrades to fine-grain coherence</w:t>
            </w:r>
          </w:p>
        </w:tc>
        <w:tc>
          <w:tcPr>
            <w:tcW w:w="1916" w:type="dxa"/>
            <w:shd w:val="clear" w:color="auto" w:fill="92D050"/>
          </w:tcPr>
          <w:p w:rsidR="00F22C47" w:rsidRDefault="00F22C47" w:rsidP="0076750D">
            <w:pPr>
              <w:keepNext/>
              <w:jc w:val="left"/>
            </w:pPr>
            <w:r>
              <w:t>Efficiently managed with sufficient user hints</w:t>
            </w:r>
          </w:p>
        </w:tc>
      </w:tr>
    </w:tbl>
    <w:p w:rsidR="0052489F" w:rsidRDefault="0052489F" w:rsidP="00F57E02">
      <w:pPr>
        <w:pStyle w:val="UnnumberedHeading"/>
        <w:rPr>
          <w:rStyle w:val="IntenseEmphasis"/>
        </w:rPr>
      </w:pPr>
      <w:r w:rsidRPr="00EB2A89">
        <w:rPr>
          <w:rStyle w:val="IntenseEmphasis"/>
        </w:rPr>
        <w:t>Inter-PIM Coherence</w:t>
      </w:r>
    </w:p>
    <w:p w:rsidR="00105590" w:rsidRDefault="006C0753" w:rsidP="008758AE">
      <w:r>
        <w:t>M</w:t>
      </w:r>
      <w:r w:rsidR="008E0243">
        <w:t xml:space="preserve">ethods discussed above for host-PIM </w:t>
      </w:r>
      <w:r w:rsidR="00DA0C7C">
        <w:t xml:space="preserve">cache </w:t>
      </w:r>
      <w:r w:rsidR="008E0243">
        <w:t>coherence that have limited hardware overheads</w:t>
      </w:r>
      <w:r w:rsidR="006340AA">
        <w:t>,</w:t>
      </w:r>
      <w:r w:rsidR="008E0243">
        <w:t xml:space="preserve"> such as region coherence and hybrid coherence</w:t>
      </w:r>
      <w:r w:rsidR="006340AA">
        <w:t>,</w:t>
      </w:r>
      <w:r w:rsidR="008E0243">
        <w:t xml:space="preserve"> can be extended to encompass inter-PIM cache coherence as well. Hybrid coherence, in particular, may be extended such that software can annotate data that requires inter-PIM coherence similarly to the way data that requires host-PIM coherence</w:t>
      </w:r>
      <w:r>
        <w:t xml:space="preserve"> may be annotated</w:t>
      </w:r>
      <w:r w:rsidR="008E0243">
        <w:t xml:space="preserve">. </w:t>
      </w:r>
      <w:r w:rsidR="009242FC">
        <w:t>E</w:t>
      </w:r>
      <w:r w:rsidR="008E0243">
        <w:t>ncompassing inter-PIM coherence adds incrementally to any hardware tracking structures for two reasons:</w:t>
      </w:r>
    </w:p>
    <w:p w:rsidR="008E0243" w:rsidRDefault="008E0243" w:rsidP="008E0243">
      <w:pPr>
        <w:pStyle w:val="ListParagraph"/>
        <w:numPr>
          <w:ilvl w:val="0"/>
          <w:numId w:val="20"/>
        </w:numPr>
      </w:pPr>
      <w:r>
        <w:t xml:space="preserve">Additional state is needed to track the contents of PIM caches in addition to </w:t>
      </w:r>
      <w:r w:rsidR="00846C21">
        <w:t xml:space="preserve">host </w:t>
      </w:r>
      <w:r>
        <w:t>caches.</w:t>
      </w:r>
    </w:p>
    <w:p w:rsidR="008E0243" w:rsidRDefault="008E0243" w:rsidP="008E0243">
      <w:pPr>
        <w:pStyle w:val="ListParagraph"/>
        <w:numPr>
          <w:ilvl w:val="0"/>
          <w:numId w:val="20"/>
        </w:numPr>
      </w:pPr>
      <w:r>
        <w:lastRenderedPageBreak/>
        <w:t>Encoding of sharer sets (i.e.</w:t>
      </w:r>
      <w:r w:rsidR="00782CC2">
        <w:t>,</w:t>
      </w:r>
      <w:r>
        <w:t xml:space="preserve"> which entities have valid copies of the data) needs additional fields as PIMs become potential sharers.</w:t>
      </w:r>
    </w:p>
    <w:p w:rsidR="00105590" w:rsidRDefault="00105590" w:rsidP="008758AE"/>
    <w:p w:rsidR="008E0243" w:rsidRDefault="00142897" w:rsidP="008758AE">
      <w:r>
        <w:t>Exploiting</w:t>
      </w:r>
      <w:r w:rsidR="009242FC">
        <w:t xml:space="preserve"> the fact that </w:t>
      </w:r>
      <w:r w:rsidR="008E0243">
        <w:t>o</w:t>
      </w:r>
      <w:r w:rsidR="0052489F">
        <w:t>ptimized PIM computations must operate primarily out of the local memory stack to realize the benefits of in-memory compute</w:t>
      </w:r>
      <w:r>
        <w:t xml:space="preserve"> can allow </w:t>
      </w:r>
      <w:r w:rsidR="009242FC">
        <w:t>further reduc</w:t>
      </w:r>
      <w:r>
        <w:t>tions in</w:t>
      </w:r>
      <w:r w:rsidR="009242FC">
        <w:t xml:space="preserve"> inter-PIM coherence overheads</w:t>
      </w:r>
      <w:r w:rsidR="0052489F">
        <w:t xml:space="preserve">. While access to all of memory within the node from any PIM is supported, such accesses are meant to alleviate the need to spend optimization effort on non-performance-critical aspects of computations. </w:t>
      </w:r>
      <w:r>
        <w:t>As a result, we anticipate accesses from PIMs to other memory stacks to be infrequent and off the performance critical path in optimized code. Consequently</w:t>
      </w:r>
      <w:r w:rsidR="0052489F">
        <w:t>, inter-PIM coherence requirements may be more amenable to relaxation</w:t>
      </w:r>
      <w:r w:rsidR="009242FC">
        <w:t xml:space="preserve"> (from a performance point of view)</w:t>
      </w:r>
      <w:r w:rsidR="0052489F">
        <w:t xml:space="preserve"> to reduce hardware and energy overheads.</w:t>
      </w:r>
      <w:r w:rsidR="008E0243">
        <w:t xml:space="preserve"> As such, the following techniques that further reduce hardware overheads may also be viable for inter-PIM coherence:</w:t>
      </w:r>
    </w:p>
    <w:p w:rsidR="0052489F" w:rsidRDefault="008E0243" w:rsidP="008E0243">
      <w:pPr>
        <w:pStyle w:val="ListParagraph"/>
        <w:numPr>
          <w:ilvl w:val="0"/>
          <w:numId w:val="21"/>
        </w:numPr>
      </w:pPr>
      <w:r w:rsidRPr="006D25B0">
        <w:rPr>
          <w:b/>
        </w:rPr>
        <w:t>No remote caching:</w:t>
      </w:r>
      <w:r>
        <w:t xml:space="preserve"> PIM caches can only hold data from the local memory stack. This avoids the issue of inter-PIM coherence altogether by disallowing multiple copies of a given line among the PIM caches. The key downside is the </w:t>
      </w:r>
      <w:proofErr w:type="gramStart"/>
      <w:r>
        <w:t xml:space="preserve">need to traverse the inter-PIM </w:t>
      </w:r>
      <w:r w:rsidR="006D1CA1">
        <w:t>interconnect</w:t>
      </w:r>
      <w:proofErr w:type="gramEnd"/>
      <w:r>
        <w:t xml:space="preserve"> on every non-local access, and the inability to exploit even </w:t>
      </w:r>
      <w:r w:rsidR="006D25B0">
        <w:t>immediate spatial locality (at a cache-line granularity). While this may</w:t>
      </w:r>
      <w:r w:rsidR="00142897">
        <w:t xml:space="preserve"> potentially</w:t>
      </w:r>
      <w:r w:rsidR="006D25B0">
        <w:t xml:space="preserve"> be desirable for sparse gather/scatter operations, it can greatly increase the number of independent requests on the inter-PIM interconnect.</w:t>
      </w:r>
    </w:p>
    <w:p w:rsidR="006D25B0" w:rsidRDefault="006D25B0" w:rsidP="008E0243">
      <w:pPr>
        <w:pStyle w:val="ListParagraph"/>
        <w:numPr>
          <w:ilvl w:val="0"/>
          <w:numId w:val="21"/>
        </w:numPr>
      </w:pPr>
      <w:r w:rsidRPr="006D25B0">
        <w:rPr>
          <w:b/>
        </w:rPr>
        <w:t xml:space="preserve">Bounded-lifetime </w:t>
      </w:r>
      <w:r w:rsidR="00A540C9">
        <w:rPr>
          <w:b/>
        </w:rPr>
        <w:t xml:space="preserve">remote </w:t>
      </w:r>
      <w:r w:rsidRPr="006D25B0">
        <w:rPr>
          <w:b/>
        </w:rPr>
        <w:t>caching</w:t>
      </w:r>
      <w:r>
        <w:t>: PIM</w:t>
      </w:r>
      <w:r w:rsidR="00D753F0">
        <w:t xml:space="preserve"> device</w:t>
      </w:r>
      <w:r>
        <w:t xml:space="preserve">s are allowed to cache data from other memory stacks for short, bounded periods of time and the cached copies are invalidated at the end of that period. This enables some amount of </w:t>
      </w:r>
      <w:r w:rsidR="00142897">
        <w:t xml:space="preserve">short-term </w:t>
      </w:r>
      <w:r>
        <w:t>cache-line-granularity coalescing of data</w:t>
      </w:r>
      <w:r w:rsidR="006D1CA1">
        <w:t>,</w:t>
      </w:r>
      <w:r>
        <w:t xml:space="preserve"> leading to potential improvements in interconnect </w:t>
      </w:r>
      <w:r w:rsidR="00142897">
        <w:t xml:space="preserve">utilization and </w:t>
      </w:r>
      <w:r>
        <w:t xml:space="preserve">requirements. However, there is no need for </w:t>
      </w:r>
      <w:r w:rsidR="00142897">
        <w:t xml:space="preserve">explicit </w:t>
      </w:r>
      <w:r>
        <w:t xml:space="preserve">coherence </w:t>
      </w:r>
      <w:r w:rsidR="00142897">
        <w:t xml:space="preserve">messages </w:t>
      </w:r>
      <w:r>
        <w:t>as all cached copie</w:t>
      </w:r>
      <w:r w:rsidR="00E36BC5">
        <w:t>s</w:t>
      </w:r>
      <w:r>
        <w:t xml:space="preserve"> in the system will self-invalidate within a bounded (short) period of time. This idea is described in </w:t>
      </w:r>
      <w:r w:rsidR="00A141B1">
        <w:fldChar w:fldCharType="begin"/>
      </w:r>
      <w:r w:rsidR="00142897">
        <w:instrText xml:space="preserve"> REF _Ref355910619 \r \h </w:instrText>
      </w:r>
      <w:r w:rsidR="00A141B1">
        <w:fldChar w:fldCharType="separate"/>
      </w:r>
      <w:r w:rsidR="00C91EA6">
        <w:t>[22]</w:t>
      </w:r>
      <w:r w:rsidR="00A141B1">
        <w:fldChar w:fldCharType="end"/>
      </w:r>
      <w:r>
        <w:t xml:space="preserve"> and is related to recent research on intra-GPU coherence </w:t>
      </w:r>
      <w:r w:rsidR="00A141B1">
        <w:fldChar w:fldCharType="begin"/>
      </w:r>
      <w:r w:rsidR="00C047BF">
        <w:instrText xml:space="preserve"> REF _Ref355910644 \r \h </w:instrText>
      </w:r>
      <w:r w:rsidR="00A141B1">
        <w:fldChar w:fldCharType="separate"/>
      </w:r>
      <w:r w:rsidR="00C91EA6">
        <w:t>[23]</w:t>
      </w:r>
      <w:r w:rsidR="00A141B1">
        <w:fldChar w:fldCharType="end"/>
      </w:r>
      <w:r>
        <w:t>.</w:t>
      </w:r>
    </w:p>
    <w:p w:rsidR="00782CC2" w:rsidRDefault="00EA5980" w:rsidP="008E0243">
      <w:pPr>
        <w:pStyle w:val="ListParagraph"/>
        <w:numPr>
          <w:ilvl w:val="0"/>
          <w:numId w:val="21"/>
        </w:numPr>
      </w:pPr>
      <w:r w:rsidRPr="00EA5980">
        <w:rPr>
          <w:b/>
        </w:rPr>
        <w:t>Bounded-capacity remote caching</w:t>
      </w:r>
      <w:r w:rsidR="00D753F0">
        <w:t>: Each PIM device allow</w:t>
      </w:r>
      <w:r w:rsidR="003B061C">
        <w:t>s</w:t>
      </w:r>
      <w:r w:rsidR="00D753F0">
        <w:t xml:space="preserve"> a limited (small) number of cache lines worth of data from the memory stacked with it to be remotely cached</w:t>
      </w:r>
      <w:r w:rsidR="003B061C">
        <w:t xml:space="preserve"> by other PIM devices</w:t>
      </w:r>
      <w:r w:rsidR="00D753F0">
        <w:t xml:space="preserve">. </w:t>
      </w:r>
      <w:r w:rsidR="008534DD">
        <w:t xml:space="preserve">Once the full allotment of remotely cached lines is reached, each new remotely cached access results in the “recall” of a previously remotely cached line. </w:t>
      </w:r>
      <w:r w:rsidR="00D753F0">
        <w:t>This bounds the overhead for tracking remote copies as well as the number of coherence messages needed</w:t>
      </w:r>
      <w:r w:rsidR="003B061C">
        <w:t xml:space="preserve">. While this is in some ways an extreme case of coherence directory caches </w:t>
      </w:r>
      <w:r w:rsidR="00A141B1">
        <w:fldChar w:fldCharType="begin"/>
      </w:r>
      <w:r w:rsidR="00B126E1">
        <w:instrText xml:space="preserve"> REF _Ref357030929 \r \h </w:instrText>
      </w:r>
      <w:r w:rsidR="00A141B1">
        <w:fldChar w:fldCharType="separate"/>
      </w:r>
      <w:r w:rsidR="00C91EA6">
        <w:t>[24]</w:t>
      </w:r>
      <w:r w:rsidR="00A141B1">
        <w:fldChar w:fldCharType="end"/>
      </w:r>
      <w:r w:rsidR="003B061C">
        <w:t>, this application is explicitly geared for very infrequent data sharing. The efficiency of this technique can be further enhanced by API extensions to enable application-level input and/or hardware predictors (either at the requestor or the home PIM device or both) to select which subsets of data needs cache coherent among PIM devices.</w:t>
      </w:r>
    </w:p>
    <w:p w:rsidR="0052489F" w:rsidRDefault="0052489F" w:rsidP="008758AE"/>
    <w:p w:rsidR="009D561B" w:rsidRPr="0052489F" w:rsidRDefault="006D25B0" w:rsidP="009D561B">
      <w:pPr>
        <w:rPr>
          <w:i/>
          <w:color w:val="FF0000"/>
        </w:rPr>
      </w:pPr>
      <w:r>
        <w:t>The tradeoffs of the above approaches for inter-PIM coherence are summarized in</w:t>
      </w:r>
      <w:r w:rsidR="00171DAB">
        <w:t xml:space="preserve"> </w:t>
      </w:r>
      <w:r w:rsidR="00A141B1">
        <w:fldChar w:fldCharType="begin"/>
      </w:r>
      <w:r w:rsidR="006340AA">
        <w:instrText xml:space="preserve"> REF _Ref357184116 \h </w:instrText>
      </w:r>
      <w:r w:rsidR="00A141B1">
        <w:fldChar w:fldCharType="separate"/>
      </w:r>
      <w:r w:rsidR="00C91EA6">
        <w:t xml:space="preserve">Table </w:t>
      </w:r>
      <w:r w:rsidR="00C91EA6">
        <w:rPr>
          <w:noProof/>
        </w:rPr>
        <w:t>3</w:t>
      </w:r>
      <w:r w:rsidR="00A141B1">
        <w:fldChar w:fldCharType="end"/>
      </w:r>
      <w:r>
        <w:t>.</w:t>
      </w:r>
      <w:r w:rsidR="00EE51EA">
        <w:t xml:space="preserve"> While the ideal solution depends heavily on application characteristics, bounded-lifetime remote caching is </w:t>
      </w:r>
      <w:r w:rsidR="00126899">
        <w:t xml:space="preserve">especially </w:t>
      </w:r>
      <w:r w:rsidR="00EE51EA">
        <w:t>promising for anticipate</w:t>
      </w:r>
      <w:r w:rsidR="00126899">
        <w:t>d</w:t>
      </w:r>
      <w:r w:rsidR="00EE51EA">
        <w:t xml:space="preserve"> PIM usage scenarios where non-local accesses from PIM devices are expected to be rare. Similar to host-PIM coherence, quantitative evaluations of these tradeoffs require porting a </w:t>
      </w:r>
      <w:r w:rsidR="00126899">
        <w:t xml:space="preserve">large </w:t>
      </w:r>
      <w:r w:rsidR="00EE51EA">
        <w:t xml:space="preserve">number of applications </w:t>
      </w:r>
      <w:r w:rsidR="00EE51EA">
        <w:lastRenderedPageBreak/>
        <w:t>and developing specialized tools. While this is not feasible within the current milestone, this, again, promises to be an interesting area of future research</w:t>
      </w:r>
      <w:proofErr w:type="gramStart"/>
      <w:r w:rsidR="00EE51EA">
        <w:t>.</w:t>
      </w:r>
      <w:r w:rsidR="00782CC2" w:rsidRPr="00A60AE5">
        <w:rPr>
          <w:rFonts w:ascii="Calibri" w:eastAsia="Times New Roman" w:hAnsi="Calibri" w:cs="Calibri"/>
          <w:b/>
          <w:color w:val="C00000"/>
          <w:vertAlign w:val="superscript"/>
          <w:lang w:eastAsia="en-US"/>
        </w:rPr>
        <w:t>[</w:t>
      </w:r>
      <w:proofErr w:type="gramEnd"/>
      <w:r w:rsidR="00782CC2" w:rsidRPr="00A60AE5">
        <w:rPr>
          <w:rFonts w:ascii="Calibri" w:eastAsia="Times New Roman" w:hAnsi="Calibri" w:cs="Calibri"/>
          <w:b/>
          <w:color w:val="C00000"/>
          <w:vertAlign w:val="superscript"/>
          <w:lang w:eastAsia="en-US"/>
        </w:rPr>
        <w:t>*]</w:t>
      </w:r>
    </w:p>
    <w:p w:rsidR="00A540C9" w:rsidRDefault="00A540C9" w:rsidP="006D25B0">
      <w:pPr>
        <w:rPr>
          <w:color w:val="FF0000"/>
        </w:rPr>
      </w:pPr>
    </w:p>
    <w:p w:rsidR="003C1646" w:rsidRDefault="003C1646" w:rsidP="003C1646">
      <w:pPr>
        <w:pStyle w:val="Caption"/>
      </w:pPr>
      <w:bookmarkStart w:id="418" w:name="_Ref357184116"/>
      <w:r>
        <w:lastRenderedPageBreak/>
        <w:t xml:space="preserve">Table </w:t>
      </w:r>
      <w:r w:rsidR="00A141B1">
        <w:fldChar w:fldCharType="begin"/>
      </w:r>
      <w:r>
        <w:instrText xml:space="preserve"> SEQ Table \* ARABIC </w:instrText>
      </w:r>
      <w:r w:rsidR="00A141B1">
        <w:fldChar w:fldCharType="separate"/>
      </w:r>
      <w:r w:rsidR="00C91EA6">
        <w:rPr>
          <w:noProof/>
        </w:rPr>
        <w:t>3</w:t>
      </w:r>
      <w:r w:rsidR="00A141B1">
        <w:fldChar w:fldCharType="end"/>
      </w:r>
      <w:bookmarkEnd w:id="418"/>
      <w:r>
        <w:t xml:space="preserve">: </w:t>
      </w:r>
      <w:r w:rsidRPr="002B5137">
        <w:t>Tradeoffs among viable inter-PIM coherence options</w:t>
      </w:r>
    </w:p>
    <w:tbl>
      <w:tblPr>
        <w:tblStyle w:val="TableGrid"/>
        <w:tblW w:w="0" w:type="auto"/>
        <w:tblLook w:val="04A0"/>
      </w:tblPr>
      <w:tblGrid>
        <w:gridCol w:w="2088"/>
        <w:gridCol w:w="1800"/>
        <w:gridCol w:w="1890"/>
        <w:gridCol w:w="1890"/>
        <w:gridCol w:w="1908"/>
      </w:tblGrid>
      <w:tr w:rsidR="008534DD" w:rsidTr="008534DD">
        <w:tc>
          <w:tcPr>
            <w:tcW w:w="2088" w:type="dxa"/>
          </w:tcPr>
          <w:p w:rsidR="003B061C" w:rsidRPr="009617B8" w:rsidRDefault="003B061C" w:rsidP="00AA223A">
            <w:pPr>
              <w:keepNext/>
              <w:jc w:val="left"/>
              <w:rPr>
                <w:b/>
              </w:rPr>
            </w:pPr>
          </w:p>
        </w:tc>
        <w:tc>
          <w:tcPr>
            <w:tcW w:w="1800" w:type="dxa"/>
          </w:tcPr>
          <w:p w:rsidR="003B061C" w:rsidRPr="009617B8" w:rsidRDefault="003B061C" w:rsidP="008534DD">
            <w:pPr>
              <w:keepNext/>
              <w:jc w:val="left"/>
              <w:rPr>
                <w:b/>
              </w:rPr>
            </w:pPr>
            <w:r w:rsidRPr="009617B8">
              <w:rPr>
                <w:b/>
              </w:rPr>
              <w:t xml:space="preserve">Encompass Inter-PIM Coherence in Host-PIM Coherence </w:t>
            </w:r>
          </w:p>
        </w:tc>
        <w:tc>
          <w:tcPr>
            <w:tcW w:w="1890" w:type="dxa"/>
          </w:tcPr>
          <w:p w:rsidR="003B061C" w:rsidRPr="009617B8" w:rsidRDefault="003B061C" w:rsidP="00AA223A">
            <w:pPr>
              <w:keepNext/>
              <w:jc w:val="left"/>
              <w:rPr>
                <w:b/>
              </w:rPr>
            </w:pPr>
            <w:r w:rsidRPr="009617B8">
              <w:rPr>
                <w:b/>
              </w:rPr>
              <w:t xml:space="preserve">No Remote Caching </w:t>
            </w:r>
          </w:p>
        </w:tc>
        <w:tc>
          <w:tcPr>
            <w:tcW w:w="1890" w:type="dxa"/>
          </w:tcPr>
          <w:p w:rsidR="003B061C" w:rsidRPr="009617B8" w:rsidRDefault="003B061C" w:rsidP="00AA223A">
            <w:pPr>
              <w:keepNext/>
              <w:jc w:val="left"/>
              <w:rPr>
                <w:b/>
              </w:rPr>
            </w:pPr>
            <w:r w:rsidRPr="009617B8">
              <w:rPr>
                <w:b/>
              </w:rPr>
              <w:t>Bounded-Lifetime Remote Caching</w:t>
            </w:r>
          </w:p>
        </w:tc>
        <w:tc>
          <w:tcPr>
            <w:tcW w:w="1908" w:type="dxa"/>
          </w:tcPr>
          <w:p w:rsidR="003B061C" w:rsidRPr="009617B8" w:rsidRDefault="003B061C" w:rsidP="00AA223A">
            <w:pPr>
              <w:keepNext/>
              <w:jc w:val="left"/>
              <w:rPr>
                <w:b/>
              </w:rPr>
            </w:pPr>
            <w:r>
              <w:rPr>
                <w:b/>
              </w:rPr>
              <w:t>Bounded-Capacity Remote Caching</w:t>
            </w:r>
          </w:p>
        </w:tc>
      </w:tr>
      <w:tr w:rsidR="008534DD" w:rsidTr="008534DD">
        <w:tc>
          <w:tcPr>
            <w:tcW w:w="2088" w:type="dxa"/>
          </w:tcPr>
          <w:p w:rsidR="003B061C" w:rsidRPr="009617B8" w:rsidRDefault="003B061C" w:rsidP="00AA223A">
            <w:pPr>
              <w:keepNext/>
              <w:jc w:val="left"/>
              <w:rPr>
                <w:b/>
              </w:rPr>
            </w:pPr>
            <w:r w:rsidRPr="009617B8">
              <w:rPr>
                <w:b/>
              </w:rPr>
              <w:t>Interconnect traffic efficiency for dense access patterns</w:t>
            </w:r>
          </w:p>
        </w:tc>
        <w:tc>
          <w:tcPr>
            <w:tcW w:w="1800" w:type="dxa"/>
            <w:shd w:val="clear" w:color="auto" w:fill="92D050"/>
          </w:tcPr>
          <w:p w:rsidR="003B061C" w:rsidRPr="00A540C9" w:rsidRDefault="003B061C" w:rsidP="00AA223A">
            <w:pPr>
              <w:keepNext/>
              <w:jc w:val="left"/>
            </w:pPr>
            <w:r>
              <w:t>Efficient (cache line transfers)</w:t>
            </w:r>
          </w:p>
        </w:tc>
        <w:tc>
          <w:tcPr>
            <w:tcW w:w="1890" w:type="dxa"/>
            <w:shd w:val="clear" w:color="auto" w:fill="FF5050"/>
          </w:tcPr>
          <w:p w:rsidR="003B061C" w:rsidRPr="00A540C9" w:rsidRDefault="003B061C" w:rsidP="00AA223A">
            <w:pPr>
              <w:keepNext/>
              <w:jc w:val="left"/>
            </w:pPr>
            <w:r>
              <w:t>Inefficient (single-word transfers)</w:t>
            </w:r>
          </w:p>
        </w:tc>
        <w:tc>
          <w:tcPr>
            <w:tcW w:w="1890" w:type="dxa"/>
            <w:shd w:val="clear" w:color="auto" w:fill="92D050"/>
          </w:tcPr>
          <w:p w:rsidR="003B061C" w:rsidRPr="00A540C9" w:rsidRDefault="003B061C" w:rsidP="00AA223A">
            <w:pPr>
              <w:keepNext/>
              <w:jc w:val="left"/>
            </w:pPr>
            <w:r>
              <w:t>Efficient (cache line transfers)</w:t>
            </w:r>
          </w:p>
        </w:tc>
        <w:tc>
          <w:tcPr>
            <w:tcW w:w="1908" w:type="dxa"/>
            <w:shd w:val="clear" w:color="auto" w:fill="92D050"/>
          </w:tcPr>
          <w:p w:rsidR="003B061C" w:rsidRDefault="003B061C" w:rsidP="00AA223A">
            <w:pPr>
              <w:keepNext/>
              <w:jc w:val="left"/>
            </w:pPr>
            <w:r>
              <w:t>Efficient (cache line transfers)</w:t>
            </w:r>
          </w:p>
        </w:tc>
      </w:tr>
      <w:tr w:rsidR="008534DD" w:rsidTr="008534DD">
        <w:tc>
          <w:tcPr>
            <w:tcW w:w="2088" w:type="dxa"/>
          </w:tcPr>
          <w:p w:rsidR="003B061C" w:rsidRPr="009617B8" w:rsidRDefault="003B061C" w:rsidP="00AA223A">
            <w:pPr>
              <w:keepNext/>
              <w:jc w:val="left"/>
              <w:rPr>
                <w:b/>
              </w:rPr>
            </w:pPr>
            <w:r w:rsidRPr="009617B8">
              <w:rPr>
                <w:b/>
              </w:rPr>
              <w:t>Interconnect traffic efficiency for sparse access patterns</w:t>
            </w:r>
          </w:p>
        </w:tc>
        <w:tc>
          <w:tcPr>
            <w:tcW w:w="1800" w:type="dxa"/>
            <w:shd w:val="clear" w:color="auto" w:fill="FF5050"/>
          </w:tcPr>
          <w:p w:rsidR="003B061C" w:rsidRPr="00A540C9" w:rsidRDefault="003B061C" w:rsidP="008534DD">
            <w:pPr>
              <w:keepNext/>
              <w:jc w:val="left"/>
            </w:pPr>
            <w:r>
              <w:t>Inefficient — full cache line reads and possibly writes</w:t>
            </w:r>
          </w:p>
        </w:tc>
        <w:tc>
          <w:tcPr>
            <w:tcW w:w="1890" w:type="dxa"/>
            <w:shd w:val="clear" w:color="auto" w:fill="92D050"/>
          </w:tcPr>
          <w:p w:rsidR="003B061C" w:rsidRPr="00A540C9" w:rsidRDefault="003B061C" w:rsidP="00AA223A">
            <w:pPr>
              <w:keepNext/>
              <w:jc w:val="left"/>
            </w:pPr>
            <w:r>
              <w:t>Optimal (interconnect can be optimized for short transfers)</w:t>
            </w:r>
          </w:p>
        </w:tc>
        <w:tc>
          <w:tcPr>
            <w:tcW w:w="1890" w:type="dxa"/>
            <w:shd w:val="clear" w:color="auto" w:fill="FF5050"/>
          </w:tcPr>
          <w:p w:rsidR="003B061C" w:rsidRPr="00A540C9" w:rsidRDefault="003B061C" w:rsidP="008534DD">
            <w:pPr>
              <w:keepNext/>
              <w:jc w:val="left"/>
            </w:pPr>
            <w:r>
              <w:t xml:space="preserve">Inefficient </w:t>
            </w:r>
            <w:r w:rsidR="008534DD">
              <w:t xml:space="preserve">—full </w:t>
            </w:r>
            <w:r>
              <w:t>cache line reads (writes may only transfer valid data)</w:t>
            </w:r>
          </w:p>
        </w:tc>
        <w:tc>
          <w:tcPr>
            <w:tcW w:w="1908" w:type="dxa"/>
            <w:shd w:val="clear" w:color="auto" w:fill="FF5050"/>
          </w:tcPr>
          <w:p w:rsidR="003B061C" w:rsidRDefault="008534DD" w:rsidP="008534DD">
            <w:pPr>
              <w:keepNext/>
              <w:jc w:val="left"/>
            </w:pPr>
            <w:r>
              <w:t>Inefficient —full cache line reads (writes may only transfer valid data)</w:t>
            </w:r>
          </w:p>
        </w:tc>
      </w:tr>
      <w:tr w:rsidR="008534DD" w:rsidTr="008534DD">
        <w:tc>
          <w:tcPr>
            <w:tcW w:w="2088" w:type="dxa"/>
          </w:tcPr>
          <w:p w:rsidR="003B061C" w:rsidRPr="009617B8" w:rsidRDefault="003B061C" w:rsidP="00AA223A">
            <w:pPr>
              <w:keepNext/>
              <w:jc w:val="left"/>
              <w:rPr>
                <w:b/>
              </w:rPr>
            </w:pPr>
            <w:r w:rsidRPr="009617B8">
              <w:rPr>
                <w:b/>
              </w:rPr>
              <w:t>Temporal locality capture</w:t>
            </w:r>
          </w:p>
        </w:tc>
        <w:tc>
          <w:tcPr>
            <w:tcW w:w="1800" w:type="dxa"/>
            <w:shd w:val="clear" w:color="auto" w:fill="92D050"/>
          </w:tcPr>
          <w:p w:rsidR="003B061C" w:rsidRPr="00A540C9" w:rsidRDefault="003B061C" w:rsidP="00AA223A">
            <w:pPr>
              <w:keepNext/>
              <w:jc w:val="left"/>
            </w:pPr>
            <w:r>
              <w:t>Optimal (true caching efficiency)</w:t>
            </w:r>
          </w:p>
        </w:tc>
        <w:tc>
          <w:tcPr>
            <w:tcW w:w="1890" w:type="dxa"/>
            <w:shd w:val="clear" w:color="auto" w:fill="FF5050"/>
          </w:tcPr>
          <w:p w:rsidR="003B061C" w:rsidRPr="00A540C9" w:rsidRDefault="003B061C" w:rsidP="00AA223A">
            <w:pPr>
              <w:keepNext/>
              <w:jc w:val="left"/>
            </w:pPr>
            <w:r>
              <w:t>None</w:t>
            </w:r>
          </w:p>
        </w:tc>
        <w:tc>
          <w:tcPr>
            <w:tcW w:w="1890" w:type="dxa"/>
            <w:shd w:val="clear" w:color="auto" w:fill="FFC000"/>
          </w:tcPr>
          <w:p w:rsidR="003B061C" w:rsidRPr="00A540C9" w:rsidRDefault="003B061C" w:rsidP="00AA223A">
            <w:pPr>
              <w:keepNext/>
              <w:jc w:val="left"/>
            </w:pPr>
            <w:r>
              <w:t>Limited (only during lifetime)</w:t>
            </w:r>
          </w:p>
        </w:tc>
        <w:tc>
          <w:tcPr>
            <w:tcW w:w="1908" w:type="dxa"/>
            <w:shd w:val="clear" w:color="auto" w:fill="FFC000"/>
          </w:tcPr>
          <w:p w:rsidR="003B061C" w:rsidRDefault="008534DD" w:rsidP="008534DD">
            <w:pPr>
              <w:keepNext/>
              <w:jc w:val="left"/>
            </w:pPr>
            <w:r>
              <w:t>Limited (only a small number of lines outstanding)</w:t>
            </w:r>
          </w:p>
        </w:tc>
      </w:tr>
      <w:tr w:rsidR="008534DD" w:rsidTr="008534DD">
        <w:tc>
          <w:tcPr>
            <w:tcW w:w="2088" w:type="dxa"/>
          </w:tcPr>
          <w:p w:rsidR="003B061C" w:rsidRPr="009617B8" w:rsidRDefault="003B061C" w:rsidP="00AA223A">
            <w:pPr>
              <w:keepNext/>
              <w:jc w:val="left"/>
              <w:rPr>
                <w:b/>
              </w:rPr>
            </w:pPr>
            <w:r w:rsidRPr="009617B8">
              <w:rPr>
                <w:b/>
              </w:rPr>
              <w:t>Hardware overhead</w:t>
            </w:r>
          </w:p>
        </w:tc>
        <w:tc>
          <w:tcPr>
            <w:tcW w:w="1800" w:type="dxa"/>
            <w:shd w:val="clear" w:color="auto" w:fill="FFC000"/>
          </w:tcPr>
          <w:p w:rsidR="003B061C" w:rsidRPr="00A540C9" w:rsidRDefault="003B061C" w:rsidP="00AA223A">
            <w:pPr>
              <w:keepNext/>
              <w:jc w:val="left"/>
            </w:pPr>
            <w:r>
              <w:t>Medium (extends host-PIM coherence structures)</w:t>
            </w:r>
          </w:p>
        </w:tc>
        <w:tc>
          <w:tcPr>
            <w:tcW w:w="1890" w:type="dxa"/>
            <w:shd w:val="clear" w:color="auto" w:fill="92D050"/>
          </w:tcPr>
          <w:p w:rsidR="003B061C" w:rsidRPr="00A540C9" w:rsidRDefault="003B061C" w:rsidP="00AA223A">
            <w:pPr>
              <w:keepNext/>
              <w:jc w:val="left"/>
            </w:pPr>
            <w:r>
              <w:t>None</w:t>
            </w:r>
          </w:p>
        </w:tc>
        <w:tc>
          <w:tcPr>
            <w:tcW w:w="1890" w:type="dxa"/>
            <w:shd w:val="clear" w:color="auto" w:fill="92D050"/>
          </w:tcPr>
          <w:p w:rsidR="003B061C" w:rsidRPr="00A540C9" w:rsidRDefault="003B061C" w:rsidP="00AA223A">
            <w:pPr>
              <w:keepNext/>
              <w:jc w:val="left"/>
            </w:pPr>
            <w:r>
              <w:t>Minimal</w:t>
            </w:r>
          </w:p>
        </w:tc>
        <w:tc>
          <w:tcPr>
            <w:tcW w:w="1908" w:type="dxa"/>
            <w:shd w:val="clear" w:color="auto" w:fill="92D050"/>
          </w:tcPr>
          <w:p w:rsidR="003B061C" w:rsidRDefault="008534DD" w:rsidP="00AA223A">
            <w:pPr>
              <w:keepNext/>
              <w:jc w:val="left"/>
            </w:pPr>
            <w:r>
              <w:t>Minimal</w:t>
            </w:r>
          </w:p>
        </w:tc>
      </w:tr>
      <w:tr w:rsidR="008534DD" w:rsidTr="008534DD">
        <w:tc>
          <w:tcPr>
            <w:tcW w:w="2088" w:type="dxa"/>
          </w:tcPr>
          <w:p w:rsidR="003B061C" w:rsidRPr="009617B8" w:rsidRDefault="003B061C" w:rsidP="00AA223A">
            <w:pPr>
              <w:keepNext/>
              <w:jc w:val="left"/>
              <w:rPr>
                <w:b/>
              </w:rPr>
            </w:pPr>
            <w:r w:rsidRPr="009617B8">
              <w:rPr>
                <w:b/>
              </w:rPr>
              <w:t>Coherence traffic</w:t>
            </w:r>
          </w:p>
        </w:tc>
        <w:tc>
          <w:tcPr>
            <w:tcW w:w="1800" w:type="dxa"/>
            <w:shd w:val="clear" w:color="auto" w:fill="FFC000"/>
          </w:tcPr>
          <w:p w:rsidR="003B061C" w:rsidRPr="00A540C9" w:rsidRDefault="003B061C" w:rsidP="008534DD">
            <w:pPr>
              <w:keepNext/>
              <w:jc w:val="left"/>
            </w:pPr>
            <w:r>
              <w:t>Medium (assumes region or hybrid coherence)</w:t>
            </w:r>
          </w:p>
        </w:tc>
        <w:tc>
          <w:tcPr>
            <w:tcW w:w="1890" w:type="dxa"/>
            <w:shd w:val="clear" w:color="auto" w:fill="92D050"/>
          </w:tcPr>
          <w:p w:rsidR="003B061C" w:rsidRPr="00A540C9" w:rsidRDefault="003B061C" w:rsidP="00AA223A">
            <w:pPr>
              <w:keepNext/>
              <w:jc w:val="left"/>
            </w:pPr>
            <w:r>
              <w:t>None</w:t>
            </w:r>
          </w:p>
        </w:tc>
        <w:tc>
          <w:tcPr>
            <w:tcW w:w="1890" w:type="dxa"/>
            <w:shd w:val="clear" w:color="auto" w:fill="92D050"/>
          </w:tcPr>
          <w:p w:rsidR="003B061C" w:rsidRPr="00A540C9" w:rsidRDefault="003B061C" w:rsidP="00AA223A">
            <w:pPr>
              <w:keepNext/>
              <w:jc w:val="left"/>
            </w:pPr>
            <w:r>
              <w:t>None</w:t>
            </w:r>
          </w:p>
        </w:tc>
        <w:tc>
          <w:tcPr>
            <w:tcW w:w="1908" w:type="dxa"/>
            <w:shd w:val="clear" w:color="auto" w:fill="FFC000"/>
          </w:tcPr>
          <w:p w:rsidR="003B061C" w:rsidRDefault="008534DD" w:rsidP="008534DD">
            <w:pPr>
              <w:keepNext/>
              <w:jc w:val="left"/>
            </w:pPr>
            <w:r>
              <w:t>Medium (coherence for a limited number of lines)</w:t>
            </w:r>
          </w:p>
        </w:tc>
      </w:tr>
      <w:tr w:rsidR="008534DD" w:rsidTr="008534DD">
        <w:tc>
          <w:tcPr>
            <w:tcW w:w="2088" w:type="dxa"/>
          </w:tcPr>
          <w:p w:rsidR="003B061C" w:rsidRPr="009617B8" w:rsidRDefault="003B061C" w:rsidP="00AA223A">
            <w:pPr>
              <w:keepNext/>
              <w:jc w:val="left"/>
              <w:rPr>
                <w:b/>
              </w:rPr>
            </w:pPr>
            <w:r w:rsidRPr="009617B8">
              <w:rPr>
                <w:b/>
              </w:rPr>
              <w:t>Energy overhead (assuming mostly dense access patterns)</w:t>
            </w:r>
          </w:p>
        </w:tc>
        <w:tc>
          <w:tcPr>
            <w:tcW w:w="1800" w:type="dxa"/>
            <w:shd w:val="clear" w:color="auto" w:fill="FFC000"/>
          </w:tcPr>
          <w:p w:rsidR="003B061C" w:rsidRPr="00A540C9" w:rsidRDefault="003B061C" w:rsidP="00AA223A">
            <w:pPr>
              <w:keepNext/>
              <w:jc w:val="left"/>
            </w:pPr>
            <w:r>
              <w:t>Medium (due to coherence traffic and coherence structures)</w:t>
            </w:r>
          </w:p>
        </w:tc>
        <w:tc>
          <w:tcPr>
            <w:tcW w:w="1890" w:type="dxa"/>
            <w:shd w:val="clear" w:color="auto" w:fill="FF5050"/>
          </w:tcPr>
          <w:p w:rsidR="003B061C" w:rsidRPr="00A540C9" w:rsidRDefault="003B061C" w:rsidP="00AA223A">
            <w:pPr>
              <w:keepNext/>
              <w:jc w:val="left"/>
            </w:pPr>
            <w:r>
              <w:t>High (due to no spatial or temporal locality capture)</w:t>
            </w:r>
          </w:p>
        </w:tc>
        <w:tc>
          <w:tcPr>
            <w:tcW w:w="1890" w:type="dxa"/>
            <w:shd w:val="clear" w:color="auto" w:fill="FFC000"/>
          </w:tcPr>
          <w:p w:rsidR="003B061C" w:rsidRPr="00A540C9" w:rsidRDefault="003B061C" w:rsidP="0076750D">
            <w:pPr>
              <w:keepNext/>
              <w:jc w:val="left"/>
            </w:pPr>
            <w:r>
              <w:t>Medium (due to limited temporal locality capture)</w:t>
            </w:r>
          </w:p>
        </w:tc>
        <w:tc>
          <w:tcPr>
            <w:tcW w:w="1908" w:type="dxa"/>
            <w:shd w:val="clear" w:color="auto" w:fill="FFC000"/>
          </w:tcPr>
          <w:p w:rsidR="003B061C" w:rsidRDefault="008534DD" w:rsidP="0076750D">
            <w:pPr>
              <w:keepNext/>
              <w:jc w:val="left"/>
            </w:pPr>
            <w:r>
              <w:t>Medium (due to limited temporal locality capture)</w:t>
            </w:r>
          </w:p>
        </w:tc>
      </w:tr>
      <w:tr w:rsidR="008534DD" w:rsidTr="008534DD">
        <w:tc>
          <w:tcPr>
            <w:tcW w:w="2088" w:type="dxa"/>
          </w:tcPr>
          <w:p w:rsidR="003B061C" w:rsidRPr="009617B8" w:rsidRDefault="003B061C" w:rsidP="00AA223A">
            <w:pPr>
              <w:keepNext/>
              <w:jc w:val="left"/>
              <w:rPr>
                <w:b/>
              </w:rPr>
            </w:pPr>
            <w:r>
              <w:rPr>
                <w:b/>
              </w:rPr>
              <w:t>Scalability with number of PIM devices</w:t>
            </w:r>
          </w:p>
        </w:tc>
        <w:tc>
          <w:tcPr>
            <w:tcW w:w="1800" w:type="dxa"/>
            <w:shd w:val="clear" w:color="auto" w:fill="FF5050"/>
          </w:tcPr>
          <w:p w:rsidR="003B061C" w:rsidRDefault="003B061C" w:rsidP="00AA223A">
            <w:pPr>
              <w:keepNext/>
              <w:jc w:val="left"/>
            </w:pPr>
            <w:r>
              <w:t>Max number of supported devices must be known at design time</w:t>
            </w:r>
          </w:p>
        </w:tc>
        <w:tc>
          <w:tcPr>
            <w:tcW w:w="1890" w:type="dxa"/>
            <w:shd w:val="clear" w:color="auto" w:fill="92D050"/>
          </w:tcPr>
          <w:p w:rsidR="003B061C" w:rsidRDefault="003B061C" w:rsidP="00D753F0">
            <w:pPr>
              <w:keepNext/>
              <w:jc w:val="left"/>
            </w:pPr>
            <w:r>
              <w:t>Independent of the number of devices</w:t>
            </w:r>
          </w:p>
        </w:tc>
        <w:tc>
          <w:tcPr>
            <w:tcW w:w="1890" w:type="dxa"/>
            <w:shd w:val="clear" w:color="auto" w:fill="92D050"/>
          </w:tcPr>
          <w:p w:rsidR="003B061C" w:rsidRDefault="003B061C" w:rsidP="0076750D">
            <w:pPr>
              <w:keepNext/>
              <w:jc w:val="left"/>
            </w:pPr>
            <w:r>
              <w:t>Independent of the number of devices</w:t>
            </w:r>
          </w:p>
        </w:tc>
        <w:tc>
          <w:tcPr>
            <w:tcW w:w="1908" w:type="dxa"/>
            <w:shd w:val="clear" w:color="auto" w:fill="FF5050"/>
          </w:tcPr>
          <w:p w:rsidR="003B061C" w:rsidRDefault="008534DD" w:rsidP="0076750D">
            <w:pPr>
              <w:keepNext/>
              <w:jc w:val="left"/>
            </w:pPr>
            <w:r>
              <w:t>Max number of supported devices must be known at design time</w:t>
            </w:r>
          </w:p>
        </w:tc>
      </w:tr>
    </w:tbl>
    <w:p w:rsidR="008758AE" w:rsidRDefault="008758AE" w:rsidP="008758AE">
      <w:pPr>
        <w:pStyle w:val="Heading3"/>
      </w:pPr>
      <w:bookmarkStart w:id="419" w:name="_Toc357084143"/>
      <w:bookmarkStart w:id="420" w:name="_Toc356999152"/>
      <w:bookmarkStart w:id="421" w:name="_Toc356999235"/>
      <w:bookmarkStart w:id="422" w:name="_Toc356999310"/>
      <w:bookmarkStart w:id="423" w:name="_Toc357005328"/>
      <w:bookmarkStart w:id="424" w:name="_Toc357024400"/>
      <w:bookmarkStart w:id="425" w:name="_Toc357028334"/>
      <w:bookmarkStart w:id="426" w:name="_Toc357030354"/>
      <w:bookmarkStart w:id="427" w:name="_Toc357030573"/>
      <w:bookmarkStart w:id="428" w:name="_Toc357030951"/>
      <w:bookmarkStart w:id="429" w:name="_Toc357031356"/>
      <w:bookmarkStart w:id="430" w:name="_Toc357031466"/>
      <w:bookmarkStart w:id="431" w:name="_Toc357032005"/>
      <w:bookmarkStart w:id="432" w:name="_Toc357034695"/>
      <w:bookmarkStart w:id="433" w:name="_Toc357034806"/>
      <w:bookmarkStart w:id="434" w:name="_Toc357034917"/>
      <w:bookmarkStart w:id="435" w:name="_Toc357040709"/>
      <w:bookmarkStart w:id="436" w:name="_Toc357084144"/>
      <w:bookmarkStart w:id="437" w:name="_Toc356999156"/>
      <w:bookmarkStart w:id="438" w:name="_Toc356999239"/>
      <w:bookmarkStart w:id="439" w:name="_Toc356999314"/>
      <w:bookmarkStart w:id="440" w:name="_Toc357005332"/>
      <w:bookmarkStart w:id="441" w:name="_Toc357024404"/>
      <w:bookmarkStart w:id="442" w:name="_Toc357028338"/>
      <w:bookmarkStart w:id="443" w:name="_Toc357030358"/>
      <w:bookmarkStart w:id="444" w:name="_Toc357030577"/>
      <w:bookmarkStart w:id="445" w:name="_Toc357030955"/>
      <w:bookmarkStart w:id="446" w:name="_Toc357031360"/>
      <w:bookmarkStart w:id="447" w:name="_Toc357031470"/>
      <w:bookmarkStart w:id="448" w:name="_Toc357032009"/>
      <w:bookmarkStart w:id="449" w:name="_Toc357034699"/>
      <w:bookmarkStart w:id="450" w:name="_Toc357034810"/>
      <w:bookmarkStart w:id="451" w:name="_Toc357034921"/>
      <w:bookmarkStart w:id="452" w:name="_Toc357040713"/>
      <w:bookmarkStart w:id="453" w:name="_Toc357084148"/>
      <w:bookmarkStart w:id="454" w:name="_Toc356999158"/>
      <w:bookmarkStart w:id="455" w:name="_Toc356999241"/>
      <w:bookmarkStart w:id="456" w:name="_Toc356999316"/>
      <w:bookmarkStart w:id="457" w:name="_Toc357005334"/>
      <w:bookmarkStart w:id="458" w:name="_Toc357024406"/>
      <w:bookmarkStart w:id="459" w:name="_Toc357028340"/>
      <w:bookmarkStart w:id="460" w:name="_Toc357030360"/>
      <w:bookmarkStart w:id="461" w:name="_Toc357030579"/>
      <w:bookmarkStart w:id="462" w:name="_Toc357030957"/>
      <w:bookmarkStart w:id="463" w:name="_Toc357031362"/>
      <w:bookmarkStart w:id="464" w:name="_Toc357031472"/>
      <w:bookmarkStart w:id="465" w:name="_Toc357032011"/>
      <w:bookmarkStart w:id="466" w:name="_Toc357034701"/>
      <w:bookmarkStart w:id="467" w:name="_Toc357034812"/>
      <w:bookmarkStart w:id="468" w:name="_Toc357034923"/>
      <w:bookmarkStart w:id="469" w:name="_Toc357040715"/>
      <w:bookmarkStart w:id="470" w:name="_Toc357084150"/>
      <w:bookmarkStart w:id="471" w:name="_Toc356999159"/>
      <w:bookmarkStart w:id="472" w:name="_Toc356999242"/>
      <w:bookmarkStart w:id="473" w:name="_Toc356999317"/>
      <w:bookmarkStart w:id="474" w:name="_Toc357005335"/>
      <w:bookmarkStart w:id="475" w:name="_Toc357024407"/>
      <w:bookmarkStart w:id="476" w:name="_Toc357028341"/>
      <w:bookmarkStart w:id="477" w:name="_Toc357030361"/>
      <w:bookmarkStart w:id="478" w:name="_Toc357030580"/>
      <w:bookmarkStart w:id="479" w:name="_Toc357030958"/>
      <w:bookmarkStart w:id="480" w:name="_Toc357031363"/>
      <w:bookmarkStart w:id="481" w:name="_Toc357031473"/>
      <w:bookmarkStart w:id="482" w:name="_Toc357032012"/>
      <w:bookmarkStart w:id="483" w:name="_Toc357034702"/>
      <w:bookmarkStart w:id="484" w:name="_Toc357034813"/>
      <w:bookmarkStart w:id="485" w:name="_Toc357034924"/>
      <w:bookmarkStart w:id="486" w:name="_Toc357040716"/>
      <w:bookmarkStart w:id="487" w:name="_Toc357084151"/>
      <w:bookmarkStart w:id="488" w:name="_Toc356999160"/>
      <w:bookmarkStart w:id="489" w:name="_Toc356999243"/>
      <w:bookmarkStart w:id="490" w:name="_Toc356999318"/>
      <w:bookmarkStart w:id="491" w:name="_Toc357005336"/>
      <w:bookmarkStart w:id="492" w:name="_Toc357024408"/>
      <w:bookmarkStart w:id="493" w:name="_Toc357028342"/>
      <w:bookmarkStart w:id="494" w:name="_Toc357030362"/>
      <w:bookmarkStart w:id="495" w:name="_Toc357030581"/>
      <w:bookmarkStart w:id="496" w:name="_Toc357030959"/>
      <w:bookmarkStart w:id="497" w:name="_Toc357031364"/>
      <w:bookmarkStart w:id="498" w:name="_Toc357031474"/>
      <w:bookmarkStart w:id="499" w:name="_Toc357032013"/>
      <w:bookmarkStart w:id="500" w:name="_Toc357034703"/>
      <w:bookmarkStart w:id="501" w:name="_Toc357034814"/>
      <w:bookmarkStart w:id="502" w:name="_Toc357034925"/>
      <w:bookmarkStart w:id="503" w:name="_Toc357040717"/>
      <w:bookmarkStart w:id="504" w:name="_Toc357084152"/>
      <w:bookmarkStart w:id="505" w:name="_Toc356999162"/>
      <w:bookmarkStart w:id="506" w:name="_Toc356999245"/>
      <w:bookmarkStart w:id="507" w:name="_Toc356999320"/>
      <w:bookmarkStart w:id="508" w:name="_Toc357005338"/>
      <w:bookmarkStart w:id="509" w:name="_Toc357024410"/>
      <w:bookmarkStart w:id="510" w:name="_Toc357028344"/>
      <w:bookmarkStart w:id="511" w:name="_Toc357030364"/>
      <w:bookmarkStart w:id="512" w:name="_Toc357030583"/>
      <w:bookmarkStart w:id="513" w:name="_Toc357030961"/>
      <w:bookmarkStart w:id="514" w:name="_Toc357031366"/>
      <w:bookmarkStart w:id="515" w:name="_Toc357031476"/>
      <w:bookmarkStart w:id="516" w:name="_Toc357032015"/>
      <w:bookmarkStart w:id="517" w:name="_Toc357034705"/>
      <w:bookmarkStart w:id="518" w:name="_Toc357034816"/>
      <w:bookmarkStart w:id="519" w:name="_Toc357034927"/>
      <w:bookmarkStart w:id="520" w:name="_Toc357040719"/>
      <w:bookmarkStart w:id="521" w:name="_Toc357084154"/>
      <w:bookmarkStart w:id="522" w:name="_Toc356999163"/>
      <w:bookmarkStart w:id="523" w:name="_Toc356999246"/>
      <w:bookmarkStart w:id="524" w:name="_Toc356999321"/>
      <w:bookmarkStart w:id="525" w:name="_Toc357005339"/>
      <w:bookmarkStart w:id="526" w:name="_Toc357024411"/>
      <w:bookmarkStart w:id="527" w:name="_Toc357028345"/>
      <w:bookmarkStart w:id="528" w:name="_Toc357030365"/>
      <w:bookmarkStart w:id="529" w:name="_Toc357030584"/>
      <w:bookmarkStart w:id="530" w:name="_Toc357030962"/>
      <w:bookmarkStart w:id="531" w:name="_Toc357031367"/>
      <w:bookmarkStart w:id="532" w:name="_Toc357031477"/>
      <w:bookmarkStart w:id="533" w:name="_Toc357032016"/>
      <w:bookmarkStart w:id="534" w:name="_Toc357034706"/>
      <w:bookmarkStart w:id="535" w:name="_Toc357034817"/>
      <w:bookmarkStart w:id="536" w:name="_Toc357034928"/>
      <w:bookmarkStart w:id="537" w:name="_Toc357040720"/>
      <w:bookmarkStart w:id="538" w:name="_Toc357084155"/>
      <w:bookmarkStart w:id="539" w:name="_Toc359310269"/>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r>
        <w:t>Address Striping</w:t>
      </w:r>
      <w:bookmarkEnd w:id="539"/>
    </w:p>
    <w:p w:rsidR="00CE6F14" w:rsidRDefault="00CE6F14" w:rsidP="008758AE">
      <w:r>
        <w:t>Architectures with multiple memory modules (e.g.</w:t>
      </w:r>
      <w:r w:rsidR="00766727">
        <w:t>,</w:t>
      </w:r>
      <w:r>
        <w:t xml:space="preserve"> the eight DRAM stacks in our </w:t>
      </w:r>
      <w:r w:rsidR="003A7EA8">
        <w:t xml:space="preserve">proposed EHP </w:t>
      </w:r>
      <w:r>
        <w:t xml:space="preserve">node architecture) have a choice in how the physical address space is distributed among those modules. At one extreme, the addresses can be interleaved at a fine granularity, such as a single cache-line, among the modules. At the other extreme, each </w:t>
      </w:r>
      <w:r>
        <w:lastRenderedPageBreak/>
        <w:t xml:space="preserve">module </w:t>
      </w:r>
      <w:r w:rsidR="001D5AF2">
        <w:t xml:space="preserve">can be </w:t>
      </w:r>
      <w:r>
        <w:t>assigned a contiguous address range equivalent to the capacity of the module to achieve an extremely coarse interleaving.</w:t>
      </w:r>
      <w:r w:rsidR="00997884">
        <w:t xml:space="preserve"> </w:t>
      </w:r>
    </w:p>
    <w:p w:rsidR="00CE6F14" w:rsidRDefault="00CE6F14" w:rsidP="008758AE"/>
    <w:p w:rsidR="00CE6F14" w:rsidRDefault="00CE6F14" w:rsidP="008758AE">
      <w:r>
        <w:t>Modern throughput-oriented architectures typically employ fine grain (e.g.</w:t>
      </w:r>
      <w:r w:rsidR="00766727">
        <w:t>,</w:t>
      </w:r>
      <w:r>
        <w:t xml:space="preserve"> 1-8 cache line) interleaving among memory modules</w:t>
      </w:r>
      <w:r w:rsidR="001D5AF2">
        <w:t xml:space="preserve"> (or channels)</w:t>
      </w:r>
      <w:r>
        <w:t xml:space="preserve">. </w:t>
      </w:r>
      <w:r w:rsidR="00997884">
        <w:t xml:space="preserve">For access patterns with spatial locality, this provides improved memory traffic distribution across </w:t>
      </w:r>
      <w:r w:rsidR="00A164B6">
        <w:t xml:space="preserve">all available </w:t>
      </w:r>
      <w:r w:rsidR="00997884">
        <w:t xml:space="preserve">memory modules, resulting in </w:t>
      </w:r>
      <w:r w:rsidR="00A164B6">
        <w:t xml:space="preserve">higher </w:t>
      </w:r>
      <w:r w:rsidR="00997884">
        <w:t>aggregate</w:t>
      </w:r>
      <w:r w:rsidR="00A164B6">
        <w:t xml:space="preserve"> bandwidth </w:t>
      </w:r>
      <w:r w:rsidR="00997884">
        <w:t xml:space="preserve">(conversely, a coarse distribution will lead to heavy accesses to one module for some time while other modules idle, then heavy accesses to another module and so on). For this reason, data accessed by the </w:t>
      </w:r>
      <w:r w:rsidR="00846C21">
        <w:t xml:space="preserve">host </w:t>
      </w:r>
      <w:r w:rsidR="00997884">
        <w:t>can often benefit from fine grain address interleaving among the DRAM stacks in our node architecture.</w:t>
      </w:r>
    </w:p>
    <w:p w:rsidR="00997884" w:rsidRDefault="00997884" w:rsidP="008758AE"/>
    <w:p w:rsidR="00DF4B4F" w:rsidRDefault="00997884" w:rsidP="008758AE">
      <w:r>
        <w:t xml:space="preserve">PIM, on the other hand, has a diametrically opposed requirement. As the realization of the benefits of PIM require the majority of accesses to be to the local </w:t>
      </w:r>
      <w:r w:rsidR="00570496">
        <w:t xml:space="preserve">memory </w:t>
      </w:r>
      <w:r>
        <w:t xml:space="preserve">stack, </w:t>
      </w:r>
      <w:r w:rsidR="00570496">
        <w:t>PIM often benefits from the allocation of entire large data structures within a single stack. In other words, PIM often requires an effectively very coarse-grain interleaving. In a paged virtual memory system,</w:t>
      </w:r>
      <w:r w:rsidR="00EC0EC6">
        <w:t xml:space="preserve"> this requirement implies that address interleaving among memory modules must be no finer than </w:t>
      </w:r>
      <w:r w:rsidR="00F86BFC">
        <w:t xml:space="preserve">the smallest </w:t>
      </w:r>
      <w:r w:rsidR="00EC0EC6">
        <w:t>OS page size. The interleaving need not be any coarser</w:t>
      </w:r>
      <w:r w:rsidR="00DF4B4F">
        <w:t xml:space="preserve"> than </w:t>
      </w:r>
      <w:r w:rsidR="00FF40E6">
        <w:t xml:space="preserve">an </w:t>
      </w:r>
      <w:r w:rsidR="00DF4B4F">
        <w:t>OS page size</w:t>
      </w:r>
      <w:r w:rsidR="00EC0EC6">
        <w:t xml:space="preserve"> as </w:t>
      </w:r>
      <w:r w:rsidR="00570496">
        <w:t xml:space="preserve">PIM-accessed data structures </w:t>
      </w:r>
      <w:r w:rsidR="00EC0EC6">
        <w:t xml:space="preserve">can be allocated </w:t>
      </w:r>
      <w:r w:rsidR="00570496">
        <w:t>contiguously in virtual</w:t>
      </w:r>
      <w:r w:rsidR="00EC0EC6">
        <w:t xml:space="preserve"> address space and </w:t>
      </w:r>
      <w:r w:rsidR="00A164B6">
        <w:t xml:space="preserve">a PIM-aware OS can ensure </w:t>
      </w:r>
      <w:r w:rsidR="00EC0EC6">
        <w:t xml:space="preserve">all of those virtual pages map to physical </w:t>
      </w:r>
      <w:r w:rsidR="00A164B6">
        <w:t xml:space="preserve">memory </w:t>
      </w:r>
      <w:r w:rsidR="00EC0EC6">
        <w:t>within a single memory stack.</w:t>
      </w:r>
      <w:r w:rsidR="00DF4B4F">
        <w:t xml:space="preserve"> </w:t>
      </w:r>
    </w:p>
    <w:p w:rsidR="00DF4B4F" w:rsidRDefault="00DF4B4F" w:rsidP="008758AE"/>
    <w:p w:rsidR="00997884" w:rsidRDefault="00DF4B4F" w:rsidP="008758AE">
      <w:r>
        <w:t>We assume our baseline node architecture implements address interleaving among memory modules at an OS page granularity.</w:t>
      </w:r>
    </w:p>
    <w:p w:rsidR="00570496" w:rsidRDefault="00570496" w:rsidP="008758AE"/>
    <w:p w:rsidR="00986F2B" w:rsidRDefault="00DF4B4F" w:rsidP="008758AE">
      <w:r>
        <w:t>A more advanced</w:t>
      </w:r>
      <w:r w:rsidR="001D5EAD">
        <w:t xml:space="preserve"> approach </w:t>
      </w:r>
      <w:r>
        <w:t xml:space="preserve">that can meet </w:t>
      </w:r>
      <w:r w:rsidR="001D5EAD">
        <w:t xml:space="preserve">both of the </w:t>
      </w:r>
      <w:r>
        <w:t>conflicting</w:t>
      </w:r>
      <w:r w:rsidR="001D5EAD">
        <w:t xml:space="preserve"> requirements on address interleaving is to partition the physical address space in</w:t>
      </w:r>
      <w:r>
        <w:t xml:space="preserve"> to</w:t>
      </w:r>
      <w:r w:rsidR="001D5EAD">
        <w:t xml:space="preserve"> two </w:t>
      </w:r>
      <w:r w:rsidR="00A164B6">
        <w:t xml:space="preserve">(or more) </w:t>
      </w:r>
      <w:r w:rsidR="001D5EAD">
        <w:t xml:space="preserve">segments, one of which is interleaved finely among memory modules and the other interleaved at coarse granularity. </w:t>
      </w:r>
      <w:r w:rsidR="00A141B1">
        <w:fldChar w:fldCharType="begin"/>
      </w:r>
      <w:r w:rsidR="006340AA">
        <w:instrText xml:space="preserve"> REF _Ref357184229 \h </w:instrText>
      </w:r>
      <w:r w:rsidR="00A141B1">
        <w:fldChar w:fldCharType="separate"/>
      </w:r>
      <w:r w:rsidR="00C91EA6">
        <w:t xml:space="preserve">Figure </w:t>
      </w:r>
      <w:r w:rsidR="00C91EA6">
        <w:rPr>
          <w:noProof/>
        </w:rPr>
        <w:t>5</w:t>
      </w:r>
      <w:r w:rsidR="00A141B1">
        <w:fldChar w:fldCharType="end"/>
      </w:r>
      <w:r w:rsidR="00171DAB">
        <w:t xml:space="preserve"> </w:t>
      </w:r>
      <w:r w:rsidR="002F3519">
        <w:t xml:space="preserve">shows an example address distribution across four modules for two segments – one with a fine granularity and the other with a coarse granularity. </w:t>
      </w:r>
    </w:p>
    <w:p w:rsidR="001D5EAD" w:rsidRDefault="001D5EAD" w:rsidP="008758AE"/>
    <w:p w:rsidR="003C1646" w:rsidRDefault="008138EE" w:rsidP="003C1646">
      <w:pPr>
        <w:keepNext/>
        <w:jc w:val="center"/>
      </w:pPr>
      <w:r>
        <w:rPr>
          <w:noProof/>
          <w:lang w:eastAsia="en-US"/>
        </w:rPr>
        <w:drawing>
          <wp:inline distT="0" distB="0" distL="0" distR="0">
            <wp:extent cx="5248910" cy="1457325"/>
            <wp:effectExtent l="0" t="0" r="889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5248910" cy="1457325"/>
                    </a:xfrm>
                    <a:prstGeom prst="rect">
                      <a:avLst/>
                    </a:prstGeom>
                    <a:noFill/>
                  </pic:spPr>
                </pic:pic>
              </a:graphicData>
            </a:graphic>
          </wp:inline>
        </w:drawing>
      </w:r>
    </w:p>
    <w:p w:rsidR="00EA5980" w:rsidRDefault="003C1646" w:rsidP="003C1646">
      <w:pPr>
        <w:pStyle w:val="Caption"/>
      </w:pPr>
      <w:bookmarkStart w:id="540" w:name="_Ref357184229"/>
      <w:r>
        <w:t xml:space="preserve">Figure </w:t>
      </w:r>
      <w:r w:rsidR="00A141B1">
        <w:fldChar w:fldCharType="begin"/>
      </w:r>
      <w:r>
        <w:instrText xml:space="preserve"> SEQ Figure \* ARABIC </w:instrText>
      </w:r>
      <w:r w:rsidR="00A141B1">
        <w:fldChar w:fldCharType="separate"/>
      </w:r>
      <w:r w:rsidR="00C91EA6">
        <w:rPr>
          <w:noProof/>
        </w:rPr>
        <w:t>5</w:t>
      </w:r>
      <w:r w:rsidR="00A141B1">
        <w:fldChar w:fldCharType="end"/>
      </w:r>
      <w:bookmarkEnd w:id="540"/>
      <w:r>
        <w:t xml:space="preserve">: </w:t>
      </w:r>
      <w:r w:rsidRPr="004C37C3">
        <w:t>Example multi-granularity address distribution and mapping of physical address bits for segment and module selection</w:t>
      </w:r>
    </w:p>
    <w:p w:rsidR="002F3519" w:rsidRPr="00CE6F14" w:rsidRDefault="002F3519" w:rsidP="008758AE">
      <w:r>
        <w:t>Given segments with fine and coarse (</w:t>
      </w:r>
      <w:r w:rsidR="003165D6">
        <w:t xml:space="preserve">i.e., </w:t>
      </w:r>
      <w:r w:rsidR="00A164B6">
        <w:t xml:space="preserve">≥ </w:t>
      </w:r>
      <w:r>
        <w:t xml:space="preserve">OS page) granularity address interleaving, data accessed primarily by the host </w:t>
      </w:r>
      <w:r w:rsidR="00BA4EC7">
        <w:t>may</w:t>
      </w:r>
      <w:r>
        <w:t xml:space="preserve"> be allocated in the fine-grain distributed segment while data accessed primarily by the PIM may be allocated in the coarse-grain distributed segment. While the relative sizes of the segments may be dynamically modified, we do not </w:t>
      </w:r>
      <w:r>
        <w:lastRenderedPageBreak/>
        <w:t xml:space="preserve">currently </w:t>
      </w:r>
      <w:r w:rsidR="00DF4B4F">
        <w:t>envision</w:t>
      </w:r>
      <w:r>
        <w:t xml:space="preserve"> the dynamic variation o</w:t>
      </w:r>
      <w:r w:rsidR="00DF4B4F">
        <w:t>f interleaving granularity of</w:t>
      </w:r>
      <w:r>
        <w:t xml:space="preserve"> already-allocated </w:t>
      </w:r>
      <w:r w:rsidR="00DF4B4F">
        <w:t xml:space="preserve">and populated </w:t>
      </w:r>
      <w:r>
        <w:t>data structure</w:t>
      </w:r>
      <w:r w:rsidR="00DF4B4F">
        <w:t>s</w:t>
      </w:r>
      <w:r>
        <w:t xml:space="preserve">. If the interleaving granularity of a data structure needs to be changed, it </w:t>
      </w:r>
      <w:r w:rsidR="00DF4B4F">
        <w:t>may</w:t>
      </w:r>
      <w:r>
        <w:t xml:space="preserve"> be physically copied from one segment to another. Note, however, that such migrations can be done entirely within the physical address space while keeping the virtual addresses </w:t>
      </w:r>
      <w:proofErr w:type="gramStart"/>
      <w:r>
        <w:t>unchanged</w:t>
      </w:r>
      <w:r w:rsidR="00DF4B4F">
        <w:t>,</w:t>
      </w:r>
      <w:proofErr w:type="gramEnd"/>
      <w:r w:rsidR="00EF6983">
        <w:t xml:space="preserve"> making </w:t>
      </w:r>
      <w:r w:rsidR="00DF4B4F">
        <w:t>these migrations</w:t>
      </w:r>
      <w:r w:rsidR="00EF6983">
        <w:t xml:space="preserve"> transparent to the application (this is especially true if the data structure is page-aligned and padded to an integer number of pages to ensure no side-effects of the migration on other data)</w:t>
      </w:r>
      <w:r>
        <w:t xml:space="preserve">. </w:t>
      </w:r>
    </w:p>
    <w:p w:rsidR="00096658" w:rsidRDefault="00096658" w:rsidP="00096658">
      <w:pPr>
        <w:pStyle w:val="Heading2"/>
      </w:pPr>
      <w:bookmarkStart w:id="541" w:name="_Toc356999249"/>
      <w:bookmarkStart w:id="542" w:name="_Toc356999324"/>
      <w:bookmarkStart w:id="543" w:name="_Toc357005342"/>
      <w:bookmarkStart w:id="544" w:name="_Toc357024414"/>
      <w:bookmarkStart w:id="545" w:name="_Toc357028348"/>
      <w:bookmarkStart w:id="546" w:name="_Toc357030368"/>
      <w:bookmarkStart w:id="547" w:name="_Toc357030587"/>
      <w:bookmarkStart w:id="548" w:name="_Toc357030965"/>
      <w:bookmarkStart w:id="549" w:name="_Toc357031370"/>
      <w:bookmarkStart w:id="550" w:name="_Toc357031480"/>
      <w:bookmarkStart w:id="551" w:name="_Toc357032019"/>
      <w:bookmarkStart w:id="552" w:name="_Toc357034709"/>
      <w:bookmarkStart w:id="553" w:name="_Toc357034820"/>
      <w:bookmarkStart w:id="554" w:name="_Toc357034931"/>
      <w:bookmarkStart w:id="555" w:name="_Toc357040723"/>
      <w:bookmarkStart w:id="556" w:name="_Toc357084158"/>
      <w:bookmarkStart w:id="557" w:name="_Toc356999250"/>
      <w:bookmarkStart w:id="558" w:name="_Toc356999325"/>
      <w:bookmarkStart w:id="559" w:name="_Toc357005343"/>
      <w:bookmarkStart w:id="560" w:name="_Toc357024415"/>
      <w:bookmarkStart w:id="561" w:name="_Toc357028349"/>
      <w:bookmarkStart w:id="562" w:name="_Toc357030369"/>
      <w:bookmarkStart w:id="563" w:name="_Toc357030588"/>
      <w:bookmarkStart w:id="564" w:name="_Toc357030966"/>
      <w:bookmarkStart w:id="565" w:name="_Toc357031371"/>
      <w:bookmarkStart w:id="566" w:name="_Toc357031481"/>
      <w:bookmarkStart w:id="567" w:name="_Toc357032020"/>
      <w:bookmarkStart w:id="568" w:name="_Toc357034710"/>
      <w:bookmarkStart w:id="569" w:name="_Toc357034821"/>
      <w:bookmarkStart w:id="570" w:name="_Toc357034932"/>
      <w:bookmarkStart w:id="571" w:name="_Toc357040724"/>
      <w:bookmarkStart w:id="572" w:name="_Toc357084159"/>
      <w:bookmarkStart w:id="573" w:name="_Toc356999252"/>
      <w:bookmarkStart w:id="574" w:name="_Toc356999327"/>
      <w:bookmarkStart w:id="575" w:name="_Toc357005345"/>
      <w:bookmarkStart w:id="576" w:name="_Toc357024417"/>
      <w:bookmarkStart w:id="577" w:name="_Toc357028351"/>
      <w:bookmarkStart w:id="578" w:name="_Toc357030371"/>
      <w:bookmarkStart w:id="579" w:name="_Toc357030590"/>
      <w:bookmarkStart w:id="580" w:name="_Toc357030968"/>
      <w:bookmarkStart w:id="581" w:name="_Toc357031373"/>
      <w:bookmarkStart w:id="582" w:name="_Toc357031483"/>
      <w:bookmarkStart w:id="583" w:name="_Toc357032022"/>
      <w:bookmarkStart w:id="584" w:name="_Toc357034712"/>
      <w:bookmarkStart w:id="585" w:name="_Toc357034823"/>
      <w:bookmarkStart w:id="586" w:name="_Toc357034934"/>
      <w:bookmarkStart w:id="587" w:name="_Toc357040726"/>
      <w:bookmarkStart w:id="588" w:name="_Toc357084161"/>
      <w:bookmarkStart w:id="589" w:name="_Toc356999254"/>
      <w:bookmarkStart w:id="590" w:name="_Toc356999329"/>
      <w:bookmarkStart w:id="591" w:name="_Toc357005347"/>
      <w:bookmarkStart w:id="592" w:name="_Toc357024419"/>
      <w:bookmarkStart w:id="593" w:name="_Toc357028353"/>
      <w:bookmarkStart w:id="594" w:name="_Toc357030373"/>
      <w:bookmarkStart w:id="595" w:name="_Toc357030592"/>
      <w:bookmarkStart w:id="596" w:name="_Toc357030970"/>
      <w:bookmarkStart w:id="597" w:name="_Toc357031375"/>
      <w:bookmarkStart w:id="598" w:name="_Toc357031485"/>
      <w:bookmarkStart w:id="599" w:name="_Toc357032024"/>
      <w:bookmarkStart w:id="600" w:name="_Toc357034714"/>
      <w:bookmarkStart w:id="601" w:name="_Toc357034825"/>
      <w:bookmarkStart w:id="602" w:name="_Toc357034936"/>
      <w:bookmarkStart w:id="603" w:name="_Toc357040728"/>
      <w:bookmarkStart w:id="604" w:name="_Toc357084163"/>
      <w:bookmarkStart w:id="605" w:name="_Toc356999255"/>
      <w:bookmarkStart w:id="606" w:name="_Toc356999330"/>
      <w:bookmarkStart w:id="607" w:name="_Toc357005348"/>
      <w:bookmarkStart w:id="608" w:name="_Toc357024420"/>
      <w:bookmarkStart w:id="609" w:name="_Toc357028354"/>
      <w:bookmarkStart w:id="610" w:name="_Toc357030374"/>
      <w:bookmarkStart w:id="611" w:name="_Toc357030593"/>
      <w:bookmarkStart w:id="612" w:name="_Toc357030971"/>
      <w:bookmarkStart w:id="613" w:name="_Toc357031376"/>
      <w:bookmarkStart w:id="614" w:name="_Toc357031486"/>
      <w:bookmarkStart w:id="615" w:name="_Toc357032025"/>
      <w:bookmarkStart w:id="616" w:name="_Toc357034715"/>
      <w:bookmarkStart w:id="617" w:name="_Toc357034826"/>
      <w:bookmarkStart w:id="618" w:name="_Toc357034937"/>
      <w:bookmarkStart w:id="619" w:name="_Toc357040729"/>
      <w:bookmarkStart w:id="620" w:name="_Toc357084164"/>
      <w:bookmarkStart w:id="621" w:name="_Toc356999256"/>
      <w:bookmarkStart w:id="622" w:name="_Toc356999331"/>
      <w:bookmarkStart w:id="623" w:name="_Toc357005349"/>
      <w:bookmarkStart w:id="624" w:name="_Toc357024421"/>
      <w:bookmarkStart w:id="625" w:name="_Toc357028355"/>
      <w:bookmarkStart w:id="626" w:name="_Toc357030375"/>
      <w:bookmarkStart w:id="627" w:name="_Toc357030594"/>
      <w:bookmarkStart w:id="628" w:name="_Toc357030972"/>
      <w:bookmarkStart w:id="629" w:name="_Toc357031377"/>
      <w:bookmarkStart w:id="630" w:name="_Toc357031487"/>
      <w:bookmarkStart w:id="631" w:name="_Toc357032026"/>
      <w:bookmarkStart w:id="632" w:name="_Toc357034716"/>
      <w:bookmarkStart w:id="633" w:name="_Toc357034827"/>
      <w:bookmarkStart w:id="634" w:name="_Toc357034938"/>
      <w:bookmarkStart w:id="635" w:name="_Toc357040730"/>
      <w:bookmarkStart w:id="636" w:name="_Toc357084165"/>
      <w:bookmarkStart w:id="637" w:name="_Toc356999257"/>
      <w:bookmarkStart w:id="638" w:name="_Toc356999332"/>
      <w:bookmarkStart w:id="639" w:name="_Toc357005350"/>
      <w:bookmarkStart w:id="640" w:name="_Toc357024422"/>
      <w:bookmarkStart w:id="641" w:name="_Toc357028356"/>
      <w:bookmarkStart w:id="642" w:name="_Toc357030376"/>
      <w:bookmarkStart w:id="643" w:name="_Toc357030595"/>
      <w:bookmarkStart w:id="644" w:name="_Toc357030973"/>
      <w:bookmarkStart w:id="645" w:name="_Toc357031378"/>
      <w:bookmarkStart w:id="646" w:name="_Toc357031488"/>
      <w:bookmarkStart w:id="647" w:name="_Toc357032027"/>
      <w:bookmarkStart w:id="648" w:name="_Toc357034717"/>
      <w:bookmarkStart w:id="649" w:name="_Toc357034828"/>
      <w:bookmarkStart w:id="650" w:name="_Toc357034939"/>
      <w:bookmarkStart w:id="651" w:name="_Toc357040731"/>
      <w:bookmarkStart w:id="652" w:name="_Toc357084166"/>
      <w:bookmarkStart w:id="653" w:name="_Toc356999258"/>
      <w:bookmarkStart w:id="654" w:name="_Toc356999333"/>
      <w:bookmarkStart w:id="655" w:name="_Toc357005351"/>
      <w:bookmarkStart w:id="656" w:name="_Toc357024423"/>
      <w:bookmarkStart w:id="657" w:name="_Toc357028357"/>
      <w:bookmarkStart w:id="658" w:name="_Toc357030377"/>
      <w:bookmarkStart w:id="659" w:name="_Toc357030596"/>
      <w:bookmarkStart w:id="660" w:name="_Toc357030974"/>
      <w:bookmarkStart w:id="661" w:name="_Toc357031379"/>
      <w:bookmarkStart w:id="662" w:name="_Toc357031489"/>
      <w:bookmarkStart w:id="663" w:name="_Toc357032028"/>
      <w:bookmarkStart w:id="664" w:name="_Toc357034718"/>
      <w:bookmarkStart w:id="665" w:name="_Toc357034829"/>
      <w:bookmarkStart w:id="666" w:name="_Toc357034940"/>
      <w:bookmarkStart w:id="667" w:name="_Toc357040732"/>
      <w:bookmarkStart w:id="668" w:name="_Toc357084167"/>
      <w:bookmarkStart w:id="669" w:name="_Toc35931027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r>
        <w:t>Hardware Parameters</w:t>
      </w:r>
      <w:bookmarkEnd w:id="669"/>
    </w:p>
    <w:p w:rsidR="005A5C79" w:rsidRDefault="00A141B1" w:rsidP="00096658">
      <w:r>
        <w:fldChar w:fldCharType="begin"/>
      </w:r>
      <w:r w:rsidR="006340AA">
        <w:instrText xml:space="preserve"> REF _Ref357184260 \h </w:instrText>
      </w:r>
      <w:r>
        <w:fldChar w:fldCharType="separate"/>
      </w:r>
      <w:r w:rsidR="00C91EA6">
        <w:t xml:space="preserve">Table </w:t>
      </w:r>
      <w:r w:rsidR="00C91EA6">
        <w:rPr>
          <w:noProof/>
        </w:rPr>
        <w:t>4</w:t>
      </w:r>
      <w:r>
        <w:fldChar w:fldCharType="end"/>
      </w:r>
      <w:r w:rsidR="00171DAB">
        <w:t xml:space="preserve"> </w:t>
      </w:r>
      <w:r w:rsidR="007239ED">
        <w:t>describes</w:t>
      </w:r>
      <w:r w:rsidR="00DE7B66">
        <w:t xml:space="preserve"> </w:t>
      </w:r>
      <w:r w:rsidR="007F47C1">
        <w:t xml:space="preserve">high-level performance parameters for two </w:t>
      </w:r>
      <w:r w:rsidR="00FF40E6">
        <w:t xml:space="preserve">proposed </w:t>
      </w:r>
      <w:r w:rsidR="007F47C1">
        <w:t xml:space="preserve">configurations of </w:t>
      </w:r>
      <w:r w:rsidR="00153AAE">
        <w:t>PIM</w:t>
      </w:r>
      <w:r w:rsidR="007F47C1">
        <w:t xml:space="preserve"> under </w:t>
      </w:r>
      <w:r w:rsidR="00153AAE">
        <w:t>DRAM stacks</w:t>
      </w:r>
      <w:r w:rsidR="007239ED">
        <w:t xml:space="preserve"> for AMD’s </w:t>
      </w:r>
      <w:proofErr w:type="spellStart"/>
      <w:r w:rsidR="007239ED">
        <w:t>FastForward</w:t>
      </w:r>
      <w:proofErr w:type="spellEnd"/>
      <w:r w:rsidR="007239ED">
        <w:t xml:space="preserve"> node architecture</w:t>
      </w:r>
      <w:r w:rsidR="00153AAE">
        <w:t xml:space="preserve">. </w:t>
      </w:r>
      <w:r w:rsidR="007F47C1">
        <w:t>For these estimates, we assume the PIM dies must have roughly the same footprint as the DRAM dies</w:t>
      </w:r>
      <w:r w:rsidR="00BA4EC7">
        <w:t>.</w:t>
      </w:r>
      <w:r w:rsidR="007F47C1">
        <w:rPr>
          <w:rStyle w:val="FootnoteReference"/>
        </w:rPr>
        <w:footnoteReference w:id="8"/>
      </w:r>
      <w:r w:rsidR="007F47C1">
        <w:t xml:space="preserve"> </w:t>
      </w:r>
    </w:p>
    <w:p w:rsidR="005A5C79" w:rsidRDefault="005A5C79" w:rsidP="00096658"/>
    <w:p w:rsidR="00951FAC" w:rsidRDefault="005A5C79" w:rsidP="00096658">
      <w:r>
        <w:t xml:space="preserve">For the estimates in </w:t>
      </w:r>
      <w:r w:rsidR="00A141B1">
        <w:fldChar w:fldCharType="begin"/>
      </w:r>
      <w:r w:rsidR="00861C34">
        <w:instrText xml:space="preserve"> REF _Ref357184260 \h </w:instrText>
      </w:r>
      <w:r w:rsidR="00A141B1">
        <w:fldChar w:fldCharType="separate"/>
      </w:r>
      <w:r w:rsidR="00C91EA6">
        <w:t xml:space="preserve">Table </w:t>
      </w:r>
      <w:r w:rsidR="00C91EA6">
        <w:rPr>
          <w:noProof/>
        </w:rPr>
        <w:t>4</w:t>
      </w:r>
      <w:r w:rsidR="00A141B1">
        <w:fldChar w:fldCharType="end"/>
      </w:r>
      <w:r w:rsidR="00171DAB">
        <w:t xml:space="preserve"> </w:t>
      </w:r>
      <w:r>
        <w:t xml:space="preserve">we </w:t>
      </w:r>
      <w:r w:rsidR="007F47C1">
        <w:t>also</w:t>
      </w:r>
      <w:r w:rsidR="00153AAE">
        <w:t xml:space="preserve"> assume </w:t>
      </w:r>
      <w:r w:rsidR="006340AA">
        <w:t xml:space="preserve">the </w:t>
      </w:r>
      <w:r w:rsidR="00153AAE">
        <w:t>PIM</w:t>
      </w:r>
      <w:r w:rsidR="00F35DC1">
        <w:t xml:space="preserve"> device</w:t>
      </w:r>
      <w:r w:rsidR="006340AA">
        <w:t>s</w:t>
      </w:r>
      <w:r w:rsidR="00153AAE">
        <w:t xml:space="preserve"> </w:t>
      </w:r>
      <w:r w:rsidR="006340AA">
        <w:t xml:space="preserve">are </w:t>
      </w:r>
      <w:r w:rsidR="00153AAE">
        <w:t>implemented on dedicated logic dies under memory stacks (i.e.</w:t>
      </w:r>
      <w:r>
        <w:t>,</w:t>
      </w:r>
      <w:r w:rsidR="00153AAE">
        <w:t xml:space="preserve"> any necessary DRAM support logic, such </w:t>
      </w:r>
      <w:r w:rsidR="007239ED">
        <w:t xml:space="preserve">as </w:t>
      </w:r>
      <w:r w:rsidR="00153AAE">
        <w:t>test circuitry, will reside on a first logic die while PIM is on a second logic die).</w:t>
      </w:r>
      <w:r w:rsidR="006340AA">
        <w:t xml:space="preserve"> </w:t>
      </w:r>
      <w:r>
        <w:t xml:space="preserve">This is primarily to factor out the impact of memory-vendor-specific logic die features and to enable practical design partitioning between memory and processor vendors. However, technologically, it should be feasible to implement PIM and DRAM support logic on a single logic die (possibly with reduced PIM capabilities relative what is shown in </w:t>
      </w:r>
      <w:r w:rsidR="00A141B1">
        <w:fldChar w:fldCharType="begin"/>
      </w:r>
      <w:r w:rsidR="006340AA">
        <w:instrText xml:space="preserve"> REF _Ref357184260 \h </w:instrText>
      </w:r>
      <w:r w:rsidR="00A141B1">
        <w:fldChar w:fldCharType="separate"/>
      </w:r>
      <w:r w:rsidR="00C91EA6">
        <w:t xml:space="preserve">Table </w:t>
      </w:r>
      <w:r w:rsidR="00C91EA6">
        <w:rPr>
          <w:noProof/>
        </w:rPr>
        <w:t>4</w:t>
      </w:r>
      <w:r w:rsidR="00A141B1">
        <w:fldChar w:fldCharType="end"/>
      </w:r>
      <w:r w:rsidR="00171DAB">
        <w:t xml:space="preserve"> </w:t>
      </w:r>
      <w:r>
        <w:t>due to area constraints).</w:t>
      </w:r>
    </w:p>
    <w:p w:rsidR="00153AAE" w:rsidRDefault="00153AAE" w:rsidP="00096658"/>
    <w:p w:rsidR="003C1646" w:rsidRDefault="003C1646" w:rsidP="003C1646">
      <w:pPr>
        <w:pStyle w:val="Caption"/>
      </w:pPr>
      <w:bookmarkStart w:id="670" w:name="_Ref357184260"/>
      <w:r>
        <w:t xml:space="preserve">Table </w:t>
      </w:r>
      <w:r w:rsidR="00A141B1">
        <w:fldChar w:fldCharType="begin"/>
      </w:r>
      <w:r>
        <w:instrText xml:space="preserve"> SEQ Table \* ARABIC </w:instrText>
      </w:r>
      <w:r w:rsidR="00A141B1">
        <w:fldChar w:fldCharType="separate"/>
      </w:r>
      <w:r w:rsidR="00C91EA6">
        <w:rPr>
          <w:noProof/>
        </w:rPr>
        <w:t>4</w:t>
      </w:r>
      <w:r w:rsidR="00A141B1">
        <w:fldChar w:fldCharType="end"/>
      </w:r>
      <w:bookmarkEnd w:id="670"/>
      <w:r>
        <w:t xml:space="preserve">: </w:t>
      </w:r>
      <w:r w:rsidRPr="00543EE9">
        <w:t>Example PIM configurations for DRAM stacks</w:t>
      </w:r>
    </w:p>
    <w:tbl>
      <w:tblPr>
        <w:tblStyle w:val="TableGrid"/>
        <w:tblW w:w="0" w:type="auto"/>
        <w:jc w:val="center"/>
        <w:tblLook w:val="04A0"/>
      </w:tblPr>
      <w:tblGrid>
        <w:gridCol w:w="4599"/>
        <w:gridCol w:w="1980"/>
        <w:gridCol w:w="1899"/>
      </w:tblGrid>
      <w:tr w:rsidR="005A5C79" w:rsidTr="003C1646">
        <w:trPr>
          <w:trHeight w:val="557"/>
          <w:jc w:val="center"/>
        </w:trPr>
        <w:tc>
          <w:tcPr>
            <w:tcW w:w="4599" w:type="dxa"/>
          </w:tcPr>
          <w:p w:rsidR="005A5C79" w:rsidRDefault="005A5C79">
            <w:pPr>
              <w:keepNext/>
              <w:jc w:val="left"/>
            </w:pPr>
          </w:p>
        </w:tc>
        <w:tc>
          <w:tcPr>
            <w:tcW w:w="1980" w:type="dxa"/>
          </w:tcPr>
          <w:p w:rsidR="005A5C79" w:rsidRPr="003C1646" w:rsidRDefault="00EA0BCD" w:rsidP="003C1646">
            <w:pPr>
              <w:jc w:val="center"/>
              <w:rPr>
                <w:b/>
              </w:rPr>
            </w:pPr>
            <w:r w:rsidRPr="003C1646">
              <w:rPr>
                <w:b/>
              </w:rPr>
              <w:t>Example 1 (Baseline)</w:t>
            </w:r>
          </w:p>
        </w:tc>
        <w:tc>
          <w:tcPr>
            <w:tcW w:w="1899" w:type="dxa"/>
          </w:tcPr>
          <w:p w:rsidR="005A5C79" w:rsidRPr="003C1646" w:rsidRDefault="00EA0BCD" w:rsidP="003C1646">
            <w:pPr>
              <w:jc w:val="center"/>
              <w:rPr>
                <w:b/>
              </w:rPr>
            </w:pPr>
            <w:r w:rsidRPr="003C1646">
              <w:rPr>
                <w:b/>
              </w:rPr>
              <w:t>Example 2 (</w:t>
            </w:r>
            <w:r w:rsidR="00EA5980" w:rsidRPr="003C1646">
              <w:rPr>
                <w:b/>
              </w:rPr>
              <w:t>Aggressive</w:t>
            </w:r>
            <w:r w:rsidRPr="003C1646">
              <w:rPr>
                <w:b/>
              </w:rPr>
              <w:t>)</w:t>
            </w:r>
          </w:p>
        </w:tc>
      </w:tr>
      <w:tr w:rsidR="00AA0CB8" w:rsidTr="005A5C79">
        <w:trPr>
          <w:jc w:val="center"/>
        </w:trPr>
        <w:tc>
          <w:tcPr>
            <w:tcW w:w="4599" w:type="dxa"/>
          </w:tcPr>
          <w:p w:rsidR="006025DB" w:rsidRDefault="00AA0CB8">
            <w:pPr>
              <w:keepNext/>
              <w:jc w:val="left"/>
            </w:pPr>
            <w:r>
              <w:t>DRAM die footprint (mm</w:t>
            </w:r>
            <w:r w:rsidRPr="00EE51EA">
              <w:rPr>
                <w:vertAlign w:val="superscript"/>
              </w:rPr>
              <w:t>2</w:t>
            </w:r>
            <w:r>
              <w:t>)</w:t>
            </w:r>
          </w:p>
        </w:tc>
        <w:tc>
          <w:tcPr>
            <w:tcW w:w="1980" w:type="dxa"/>
          </w:tcPr>
          <w:p w:rsidR="006025DB" w:rsidRDefault="00AA0CB8">
            <w:pPr>
              <w:keepNext/>
              <w:jc w:val="center"/>
            </w:pPr>
            <w:r>
              <w:t>80</w:t>
            </w:r>
          </w:p>
        </w:tc>
        <w:tc>
          <w:tcPr>
            <w:tcW w:w="1899" w:type="dxa"/>
          </w:tcPr>
          <w:p w:rsidR="006025DB" w:rsidRDefault="00AA0CB8">
            <w:pPr>
              <w:keepNext/>
              <w:jc w:val="center"/>
            </w:pPr>
            <w:r>
              <w:t>120</w:t>
            </w:r>
          </w:p>
        </w:tc>
      </w:tr>
      <w:tr w:rsidR="00AA0CB8" w:rsidTr="005A5C79">
        <w:trPr>
          <w:jc w:val="center"/>
        </w:trPr>
        <w:tc>
          <w:tcPr>
            <w:tcW w:w="4599" w:type="dxa"/>
          </w:tcPr>
          <w:p w:rsidR="006025DB" w:rsidRDefault="00AA0CB8">
            <w:pPr>
              <w:keepNext/>
              <w:jc w:val="left"/>
            </w:pPr>
            <w:r>
              <w:t>Number of GPU CUs per DRAM stack</w:t>
            </w:r>
            <w:r w:rsidR="008A090A">
              <w:rPr>
                <w:rStyle w:val="FootnoteReference"/>
              </w:rPr>
              <w:footnoteReference w:id="9"/>
            </w:r>
          </w:p>
        </w:tc>
        <w:tc>
          <w:tcPr>
            <w:tcW w:w="1980" w:type="dxa"/>
          </w:tcPr>
          <w:p w:rsidR="006025DB" w:rsidRDefault="00AA0CB8">
            <w:pPr>
              <w:keepNext/>
              <w:jc w:val="center"/>
            </w:pPr>
            <w:r>
              <w:t>16</w:t>
            </w:r>
          </w:p>
        </w:tc>
        <w:tc>
          <w:tcPr>
            <w:tcW w:w="1899" w:type="dxa"/>
          </w:tcPr>
          <w:p w:rsidR="006025DB" w:rsidRDefault="00AA0CB8">
            <w:pPr>
              <w:keepNext/>
              <w:jc w:val="center"/>
            </w:pPr>
            <w:r>
              <w:t>32</w:t>
            </w:r>
          </w:p>
        </w:tc>
      </w:tr>
      <w:tr w:rsidR="00AA0CB8" w:rsidTr="005A5C79">
        <w:trPr>
          <w:jc w:val="center"/>
        </w:trPr>
        <w:tc>
          <w:tcPr>
            <w:tcW w:w="4599" w:type="dxa"/>
          </w:tcPr>
          <w:p w:rsidR="006025DB" w:rsidRDefault="00AA0CB8">
            <w:pPr>
              <w:keepNext/>
              <w:jc w:val="left"/>
            </w:pPr>
            <w:r>
              <w:t>Peak PIM GPU CU frequency (MHz)</w:t>
            </w:r>
          </w:p>
        </w:tc>
        <w:tc>
          <w:tcPr>
            <w:tcW w:w="1980" w:type="dxa"/>
          </w:tcPr>
          <w:p w:rsidR="006025DB" w:rsidRDefault="00AA0CB8">
            <w:pPr>
              <w:keepNext/>
              <w:jc w:val="center"/>
            </w:pPr>
            <w:r>
              <w:t>750</w:t>
            </w:r>
          </w:p>
        </w:tc>
        <w:tc>
          <w:tcPr>
            <w:tcW w:w="1899" w:type="dxa"/>
          </w:tcPr>
          <w:p w:rsidR="006025DB" w:rsidRDefault="00AA0CB8">
            <w:pPr>
              <w:keepNext/>
              <w:jc w:val="center"/>
            </w:pPr>
            <w:r>
              <w:t>750</w:t>
            </w:r>
          </w:p>
        </w:tc>
      </w:tr>
      <w:tr w:rsidR="000F6E90" w:rsidTr="005A5C79">
        <w:trPr>
          <w:jc w:val="center"/>
        </w:trPr>
        <w:tc>
          <w:tcPr>
            <w:tcW w:w="4599" w:type="dxa"/>
          </w:tcPr>
          <w:p w:rsidR="006025DB" w:rsidRDefault="000F6E90">
            <w:pPr>
              <w:keepNext/>
              <w:jc w:val="left"/>
            </w:pPr>
            <w:r>
              <w:t>Number of CPU cores per DRAM stack</w:t>
            </w:r>
          </w:p>
        </w:tc>
        <w:tc>
          <w:tcPr>
            <w:tcW w:w="1980" w:type="dxa"/>
          </w:tcPr>
          <w:p w:rsidR="006025DB" w:rsidRDefault="000F6E90">
            <w:pPr>
              <w:keepNext/>
              <w:jc w:val="center"/>
            </w:pPr>
            <w:r>
              <w:t>2</w:t>
            </w:r>
          </w:p>
        </w:tc>
        <w:tc>
          <w:tcPr>
            <w:tcW w:w="1899" w:type="dxa"/>
          </w:tcPr>
          <w:p w:rsidR="006025DB" w:rsidRDefault="000F6E90">
            <w:pPr>
              <w:keepNext/>
              <w:jc w:val="center"/>
            </w:pPr>
            <w:r>
              <w:t>2</w:t>
            </w:r>
          </w:p>
        </w:tc>
      </w:tr>
      <w:tr w:rsidR="00D00F3E" w:rsidTr="005A5C79">
        <w:trPr>
          <w:jc w:val="center"/>
        </w:trPr>
        <w:tc>
          <w:tcPr>
            <w:tcW w:w="4599" w:type="dxa"/>
          </w:tcPr>
          <w:p w:rsidR="006025DB" w:rsidRDefault="00D00F3E">
            <w:pPr>
              <w:keepNext/>
              <w:jc w:val="left"/>
            </w:pPr>
            <w:r>
              <w:t>Issue width per CPU core</w:t>
            </w:r>
          </w:p>
        </w:tc>
        <w:tc>
          <w:tcPr>
            <w:tcW w:w="1980" w:type="dxa"/>
          </w:tcPr>
          <w:p w:rsidR="006025DB" w:rsidRDefault="00D00F3E">
            <w:pPr>
              <w:keepNext/>
              <w:jc w:val="center"/>
            </w:pPr>
            <w:r>
              <w:t>2</w:t>
            </w:r>
          </w:p>
        </w:tc>
        <w:tc>
          <w:tcPr>
            <w:tcW w:w="1899" w:type="dxa"/>
          </w:tcPr>
          <w:p w:rsidR="006025DB" w:rsidRDefault="00D00F3E">
            <w:pPr>
              <w:keepNext/>
              <w:jc w:val="center"/>
            </w:pPr>
            <w:r>
              <w:t>2</w:t>
            </w:r>
          </w:p>
        </w:tc>
      </w:tr>
      <w:tr w:rsidR="000F6E90" w:rsidTr="005A5C79">
        <w:trPr>
          <w:jc w:val="center"/>
        </w:trPr>
        <w:tc>
          <w:tcPr>
            <w:tcW w:w="4599" w:type="dxa"/>
          </w:tcPr>
          <w:p w:rsidR="006025DB" w:rsidRDefault="000F6E90">
            <w:pPr>
              <w:keepNext/>
              <w:jc w:val="left"/>
            </w:pPr>
            <w:r>
              <w:t>Peak PIM CPU frequency (MHz)</w:t>
            </w:r>
          </w:p>
        </w:tc>
        <w:tc>
          <w:tcPr>
            <w:tcW w:w="1980" w:type="dxa"/>
          </w:tcPr>
          <w:p w:rsidR="006025DB" w:rsidRDefault="000F6E90">
            <w:pPr>
              <w:keepNext/>
              <w:jc w:val="center"/>
            </w:pPr>
            <w:r>
              <w:t>2000</w:t>
            </w:r>
          </w:p>
        </w:tc>
        <w:tc>
          <w:tcPr>
            <w:tcW w:w="1899" w:type="dxa"/>
          </w:tcPr>
          <w:p w:rsidR="006025DB" w:rsidRDefault="000F6E90">
            <w:pPr>
              <w:keepNext/>
              <w:jc w:val="center"/>
            </w:pPr>
            <w:r>
              <w:t>2000</w:t>
            </w:r>
          </w:p>
        </w:tc>
      </w:tr>
      <w:tr w:rsidR="00AA0CB8" w:rsidTr="005A5C79">
        <w:trPr>
          <w:jc w:val="center"/>
        </w:trPr>
        <w:tc>
          <w:tcPr>
            <w:tcW w:w="4599" w:type="dxa"/>
          </w:tcPr>
          <w:p w:rsidR="006025DB" w:rsidRDefault="001C0270">
            <w:pPr>
              <w:keepNext/>
              <w:jc w:val="left"/>
            </w:pPr>
            <w:r>
              <w:t>Peak</w:t>
            </w:r>
            <w:r w:rsidR="00AA0CB8">
              <w:t xml:space="preserve"> compute </w:t>
            </w:r>
            <w:r>
              <w:t>per DRAM stack</w:t>
            </w:r>
            <w:r w:rsidR="00AA0CB8">
              <w:t xml:space="preserve"> (TFLOPS)</w:t>
            </w:r>
          </w:p>
        </w:tc>
        <w:tc>
          <w:tcPr>
            <w:tcW w:w="1980" w:type="dxa"/>
          </w:tcPr>
          <w:p w:rsidR="006025DB" w:rsidRDefault="001C0270" w:rsidP="005A5C79">
            <w:pPr>
              <w:keepNext/>
              <w:jc w:val="center"/>
            </w:pPr>
            <w:r>
              <w:t>0.</w:t>
            </w:r>
            <w:r w:rsidR="005A5C79">
              <w:t>768</w:t>
            </w:r>
          </w:p>
        </w:tc>
        <w:tc>
          <w:tcPr>
            <w:tcW w:w="1899" w:type="dxa"/>
          </w:tcPr>
          <w:p w:rsidR="006025DB" w:rsidRDefault="001C0270">
            <w:pPr>
              <w:keepNext/>
              <w:jc w:val="center"/>
            </w:pPr>
            <w:r>
              <w:t>1.5</w:t>
            </w:r>
            <w:r w:rsidR="005A5C79">
              <w:t>36</w:t>
            </w:r>
          </w:p>
        </w:tc>
      </w:tr>
      <w:tr w:rsidR="00AA0CB8" w:rsidTr="005A5C79">
        <w:trPr>
          <w:jc w:val="center"/>
        </w:trPr>
        <w:tc>
          <w:tcPr>
            <w:tcW w:w="4599" w:type="dxa"/>
          </w:tcPr>
          <w:p w:rsidR="006025DB" w:rsidRDefault="001C0270">
            <w:pPr>
              <w:keepNext/>
              <w:jc w:val="left"/>
            </w:pPr>
            <w:r>
              <w:t xml:space="preserve">Fraction of host compute in 8 PIM </w:t>
            </w:r>
            <w:r w:rsidR="00276340">
              <w:t>devices</w:t>
            </w:r>
          </w:p>
        </w:tc>
        <w:tc>
          <w:tcPr>
            <w:tcW w:w="1980" w:type="dxa"/>
          </w:tcPr>
          <w:p w:rsidR="006025DB" w:rsidRDefault="001C0270">
            <w:pPr>
              <w:keepNext/>
              <w:jc w:val="center"/>
            </w:pPr>
            <w:r>
              <w:t>50%</w:t>
            </w:r>
          </w:p>
        </w:tc>
        <w:tc>
          <w:tcPr>
            <w:tcW w:w="1899" w:type="dxa"/>
          </w:tcPr>
          <w:p w:rsidR="006025DB" w:rsidRDefault="001C0270">
            <w:pPr>
              <w:keepNext/>
              <w:jc w:val="center"/>
            </w:pPr>
            <w:r>
              <w:t>100%</w:t>
            </w:r>
          </w:p>
        </w:tc>
      </w:tr>
      <w:tr w:rsidR="00AA0CB8" w:rsidTr="005A5C79">
        <w:trPr>
          <w:jc w:val="center"/>
        </w:trPr>
        <w:tc>
          <w:tcPr>
            <w:tcW w:w="4599" w:type="dxa"/>
          </w:tcPr>
          <w:p w:rsidR="006025DB" w:rsidRDefault="008A090A">
            <w:pPr>
              <w:keepNext/>
              <w:jc w:val="left"/>
            </w:pPr>
            <w:r>
              <w:t>M</w:t>
            </w:r>
            <w:r w:rsidR="001C0270">
              <w:t>emory bandwidth</w:t>
            </w:r>
            <w:r>
              <w:t xml:space="preserve"> per stack</w:t>
            </w:r>
            <w:r w:rsidR="001C0270">
              <w:t xml:space="preserve"> (TB/s)</w:t>
            </w:r>
            <w:r>
              <w:rPr>
                <w:rStyle w:val="FootnoteReference"/>
              </w:rPr>
              <w:footnoteReference w:id="10"/>
            </w:r>
          </w:p>
        </w:tc>
        <w:tc>
          <w:tcPr>
            <w:tcW w:w="1980" w:type="dxa"/>
          </w:tcPr>
          <w:p w:rsidR="006025DB" w:rsidRDefault="008A090A">
            <w:pPr>
              <w:keepNext/>
              <w:jc w:val="center"/>
            </w:pPr>
            <w:r>
              <w:t xml:space="preserve">1 to </w:t>
            </w:r>
            <w:r w:rsidR="001C0270">
              <w:t>2</w:t>
            </w:r>
          </w:p>
        </w:tc>
        <w:tc>
          <w:tcPr>
            <w:tcW w:w="1899" w:type="dxa"/>
          </w:tcPr>
          <w:p w:rsidR="006025DB" w:rsidRDefault="008A090A">
            <w:pPr>
              <w:keepNext/>
              <w:jc w:val="center"/>
            </w:pPr>
            <w:r>
              <w:t xml:space="preserve">1 to </w:t>
            </w:r>
            <w:r w:rsidR="001C0270">
              <w:t>2</w:t>
            </w:r>
          </w:p>
        </w:tc>
      </w:tr>
      <w:tr w:rsidR="00AA0CB8" w:rsidTr="005A5C79">
        <w:trPr>
          <w:jc w:val="center"/>
        </w:trPr>
        <w:tc>
          <w:tcPr>
            <w:tcW w:w="4599" w:type="dxa"/>
          </w:tcPr>
          <w:p w:rsidR="006025DB" w:rsidRDefault="001C0270" w:rsidP="005A5C79">
            <w:pPr>
              <w:keepNext/>
              <w:jc w:val="left"/>
            </w:pPr>
            <w:r>
              <w:t xml:space="preserve">Resource-balanced </w:t>
            </w:r>
            <w:r w:rsidR="00E41C06">
              <w:t>point (</w:t>
            </w:r>
            <w:r w:rsidR="00D7390C">
              <w:t>FLOPS</w:t>
            </w:r>
            <w:r>
              <w:t>/</w:t>
            </w:r>
            <w:r w:rsidR="005A5C79">
              <w:t>byte</w:t>
            </w:r>
            <w:r w:rsidR="00E41C06">
              <w:t>)</w:t>
            </w:r>
          </w:p>
        </w:tc>
        <w:tc>
          <w:tcPr>
            <w:tcW w:w="1980" w:type="dxa"/>
          </w:tcPr>
          <w:p w:rsidR="006025DB" w:rsidRDefault="005A5C79" w:rsidP="005A5C79">
            <w:pPr>
              <w:keepNext/>
              <w:jc w:val="center"/>
            </w:pPr>
            <w:r>
              <w:t>0.</w:t>
            </w:r>
            <w:r w:rsidR="008A090A">
              <w:t>3</w:t>
            </w:r>
            <w:r>
              <w:t>84</w:t>
            </w:r>
            <w:r w:rsidR="008A090A">
              <w:t xml:space="preserve"> to </w:t>
            </w:r>
            <w:r>
              <w:t>0.768</w:t>
            </w:r>
          </w:p>
        </w:tc>
        <w:tc>
          <w:tcPr>
            <w:tcW w:w="1899" w:type="dxa"/>
          </w:tcPr>
          <w:p w:rsidR="00AA0CB8" w:rsidRDefault="005A5C79" w:rsidP="005A5C79">
            <w:pPr>
              <w:keepNext/>
              <w:jc w:val="center"/>
            </w:pPr>
            <w:r>
              <w:t xml:space="preserve">0.768 </w:t>
            </w:r>
            <w:r w:rsidR="008A090A">
              <w:t>to 1</w:t>
            </w:r>
            <w:r>
              <w:t>.536</w:t>
            </w:r>
          </w:p>
        </w:tc>
      </w:tr>
    </w:tbl>
    <w:p w:rsidR="00F41E81" w:rsidRDefault="00F41E81" w:rsidP="00F33C09">
      <w:bookmarkStart w:id="671" w:name="_Ref356210219"/>
    </w:p>
    <w:bookmarkEnd w:id="671"/>
    <w:p w:rsidR="00F33C09" w:rsidRDefault="00AA3217" w:rsidP="00F33C09">
      <w:pPr>
        <w:rPr>
          <w:lang w:eastAsia="en-US"/>
        </w:rPr>
      </w:pPr>
      <w:r>
        <w:rPr>
          <w:lang w:eastAsia="en-US"/>
        </w:rPr>
        <w:lastRenderedPageBreak/>
        <w:t xml:space="preserve">The host processor in AMD’s </w:t>
      </w:r>
      <w:proofErr w:type="spellStart"/>
      <w:r>
        <w:rPr>
          <w:lang w:eastAsia="en-US"/>
        </w:rPr>
        <w:t>FastForward</w:t>
      </w:r>
      <w:proofErr w:type="spellEnd"/>
      <w:r>
        <w:rPr>
          <w:lang w:eastAsia="en-US"/>
        </w:rPr>
        <w:t xml:space="preserve"> </w:t>
      </w:r>
      <w:r w:rsidR="00FF40E6">
        <w:rPr>
          <w:lang w:eastAsia="en-US"/>
        </w:rPr>
        <w:t xml:space="preserve">proposed </w:t>
      </w:r>
      <w:r>
        <w:rPr>
          <w:lang w:eastAsia="en-US"/>
        </w:rPr>
        <w:t>baseline node architecture (EHP) has a peak compute rate of 12 TFLOPS</w:t>
      </w:r>
      <w:r w:rsidR="00276340">
        <w:rPr>
          <w:lang w:eastAsia="en-US"/>
        </w:rPr>
        <w:t xml:space="preserve"> (double-precision)</w:t>
      </w:r>
      <w:r>
        <w:rPr>
          <w:lang w:eastAsia="en-US"/>
        </w:rPr>
        <w:t xml:space="preserve"> and peak aggregate DRAM bandwidth of 4TB/s, resulting in an optimal resource balance at </w:t>
      </w:r>
      <w:r w:rsidR="005A5C79">
        <w:rPr>
          <w:lang w:eastAsia="en-US"/>
        </w:rPr>
        <w:t xml:space="preserve">3 </w:t>
      </w:r>
      <w:r w:rsidR="004E7686">
        <w:rPr>
          <w:lang w:eastAsia="en-US"/>
        </w:rPr>
        <w:t>FLOPS</w:t>
      </w:r>
      <w:r>
        <w:rPr>
          <w:lang w:eastAsia="en-US"/>
        </w:rPr>
        <w:t>/</w:t>
      </w:r>
      <w:r w:rsidR="005A5C79">
        <w:rPr>
          <w:lang w:eastAsia="en-US"/>
        </w:rPr>
        <w:t>byte</w:t>
      </w:r>
      <w:r>
        <w:rPr>
          <w:lang w:eastAsia="en-US"/>
        </w:rPr>
        <w:t xml:space="preserve">. </w:t>
      </w:r>
      <w:r w:rsidR="007239ED">
        <w:rPr>
          <w:lang w:eastAsia="en-US"/>
        </w:rPr>
        <w:t>As can be seen from</w:t>
      </w:r>
      <w:r w:rsidR="0076750D">
        <w:rPr>
          <w:lang w:eastAsia="en-US"/>
        </w:rPr>
        <w:t xml:space="preserve"> </w:t>
      </w:r>
      <w:r w:rsidR="00A141B1">
        <w:rPr>
          <w:lang w:eastAsia="en-US"/>
        </w:rPr>
        <w:fldChar w:fldCharType="begin"/>
      </w:r>
      <w:r w:rsidR="00861C34">
        <w:rPr>
          <w:lang w:eastAsia="en-US"/>
        </w:rPr>
        <w:instrText xml:space="preserve"> REF _Ref357184260 \h </w:instrText>
      </w:r>
      <w:r w:rsidR="00A141B1">
        <w:rPr>
          <w:lang w:eastAsia="en-US"/>
        </w:rPr>
      </w:r>
      <w:r w:rsidR="00A141B1">
        <w:rPr>
          <w:lang w:eastAsia="en-US"/>
        </w:rPr>
        <w:fldChar w:fldCharType="separate"/>
      </w:r>
      <w:r w:rsidR="00C91EA6">
        <w:t xml:space="preserve">Table </w:t>
      </w:r>
      <w:r w:rsidR="00C91EA6">
        <w:rPr>
          <w:noProof/>
        </w:rPr>
        <w:t>4</w:t>
      </w:r>
      <w:r w:rsidR="00A141B1">
        <w:rPr>
          <w:lang w:eastAsia="en-US"/>
        </w:rPr>
        <w:fldChar w:fldCharType="end"/>
      </w:r>
      <w:r w:rsidR="007239ED">
        <w:rPr>
          <w:lang w:eastAsia="en-US"/>
        </w:rPr>
        <w:t xml:space="preserve">, </w:t>
      </w:r>
      <w:r>
        <w:rPr>
          <w:lang w:eastAsia="en-US"/>
        </w:rPr>
        <w:t xml:space="preserve">PIM devices are </w:t>
      </w:r>
      <w:r w:rsidR="00EA0BCD">
        <w:rPr>
          <w:lang w:eastAsia="en-US"/>
        </w:rPr>
        <w:t xml:space="preserve">balanced </w:t>
      </w:r>
      <w:r>
        <w:rPr>
          <w:lang w:eastAsia="en-US"/>
        </w:rPr>
        <w:t xml:space="preserve">for computations with up to an order of magnitude lower computation per </w:t>
      </w:r>
      <w:r w:rsidR="00EA0BCD">
        <w:rPr>
          <w:lang w:eastAsia="en-US"/>
        </w:rPr>
        <w:t xml:space="preserve">byte of </w:t>
      </w:r>
      <w:r>
        <w:rPr>
          <w:lang w:eastAsia="en-US"/>
        </w:rPr>
        <w:t>memory access</w:t>
      </w:r>
      <w:r w:rsidR="00EA0BCD">
        <w:rPr>
          <w:lang w:eastAsia="en-US"/>
        </w:rPr>
        <w:t>ed</w:t>
      </w:r>
      <w:r>
        <w:rPr>
          <w:lang w:eastAsia="en-US"/>
        </w:rPr>
        <w:t xml:space="preserve">. </w:t>
      </w:r>
      <w:r w:rsidR="00F33C09">
        <w:rPr>
          <w:lang w:eastAsia="en-US"/>
        </w:rPr>
        <w:t xml:space="preserve">Therefore, a system consisting of EHP and PIM devices can near-optimally support a broader range of compute profiles than a system with only one or the other. </w:t>
      </w:r>
      <w:r>
        <w:rPr>
          <w:lang w:eastAsia="en-US"/>
        </w:rPr>
        <w:t xml:space="preserve">Further, </w:t>
      </w:r>
      <w:r w:rsidR="007239ED">
        <w:rPr>
          <w:lang w:eastAsia="en-US"/>
        </w:rPr>
        <w:t xml:space="preserve">the aggregate compute capabilities of PIM devices </w:t>
      </w:r>
      <w:r>
        <w:rPr>
          <w:lang w:eastAsia="en-US"/>
        </w:rPr>
        <w:t>in the eight memory stacks match a significant fraction of the EHP’s compute capabilities</w:t>
      </w:r>
      <w:r w:rsidR="00F33C09">
        <w:rPr>
          <w:lang w:eastAsia="en-US"/>
        </w:rPr>
        <w:t>, allowing PIM-only computations to still reach high throughput rates</w:t>
      </w:r>
      <w:r>
        <w:rPr>
          <w:lang w:eastAsia="en-US"/>
        </w:rPr>
        <w:t xml:space="preserve">. </w:t>
      </w:r>
    </w:p>
    <w:p w:rsidR="007239ED" w:rsidRDefault="007239ED" w:rsidP="007239ED">
      <w:pPr>
        <w:rPr>
          <w:lang w:eastAsia="en-US"/>
        </w:rPr>
      </w:pPr>
    </w:p>
    <w:p w:rsidR="007F47C1" w:rsidRDefault="00A141B1" w:rsidP="007239ED">
      <w:pPr>
        <w:rPr>
          <w:lang w:eastAsia="en-US"/>
        </w:rPr>
      </w:pPr>
      <w:r>
        <w:rPr>
          <w:lang w:eastAsia="en-US"/>
        </w:rPr>
        <w:fldChar w:fldCharType="begin"/>
      </w:r>
      <w:r w:rsidR="006D3224">
        <w:rPr>
          <w:lang w:eastAsia="en-US"/>
        </w:rPr>
        <w:instrText xml:space="preserve"> REF _Ref357184395 \h </w:instrText>
      </w:r>
      <w:r>
        <w:rPr>
          <w:lang w:eastAsia="en-US"/>
        </w:rPr>
      </w:r>
      <w:r>
        <w:rPr>
          <w:lang w:eastAsia="en-US"/>
        </w:rPr>
        <w:fldChar w:fldCharType="separate"/>
      </w:r>
      <w:r w:rsidR="00C91EA6">
        <w:t xml:space="preserve">Table </w:t>
      </w:r>
      <w:r w:rsidR="00C91EA6">
        <w:rPr>
          <w:noProof/>
        </w:rPr>
        <w:t>5</w:t>
      </w:r>
      <w:r>
        <w:rPr>
          <w:lang w:eastAsia="en-US"/>
        </w:rPr>
        <w:fldChar w:fldCharType="end"/>
      </w:r>
      <w:r w:rsidR="006D3224">
        <w:rPr>
          <w:lang w:eastAsia="en-US"/>
        </w:rPr>
        <w:t xml:space="preserve"> </w:t>
      </w:r>
      <w:r w:rsidR="007F47C1">
        <w:rPr>
          <w:lang w:eastAsia="en-US"/>
        </w:rPr>
        <w:t xml:space="preserve">lists high-level energy estimates for memory accesses from </w:t>
      </w:r>
      <w:r w:rsidR="00693529">
        <w:rPr>
          <w:lang w:eastAsia="en-US"/>
        </w:rPr>
        <w:t xml:space="preserve">PIM (in the </w:t>
      </w:r>
      <w:r w:rsidR="00693529" w:rsidRPr="00F26A0A">
        <w:rPr>
          <w:i/>
          <w:lang w:eastAsia="en-US"/>
        </w:rPr>
        <w:t>PIM</w:t>
      </w:r>
      <w:r w:rsidR="00693529">
        <w:rPr>
          <w:lang w:eastAsia="en-US"/>
        </w:rPr>
        <w:t xml:space="preserve"> column) and host (in the </w:t>
      </w:r>
      <w:r w:rsidR="00F26A0A" w:rsidRPr="00F26A0A">
        <w:rPr>
          <w:i/>
          <w:lang w:eastAsia="en-US"/>
        </w:rPr>
        <w:t>Host on Interposer</w:t>
      </w:r>
      <w:r w:rsidR="00F26A0A">
        <w:rPr>
          <w:lang w:eastAsia="en-US"/>
        </w:rPr>
        <w:t xml:space="preserve"> column) in our baseline node configuration. We also show two additional host access types for comparison. </w:t>
      </w:r>
      <w:r w:rsidR="00522013">
        <w:rPr>
          <w:lang w:eastAsia="en-US"/>
        </w:rPr>
        <w:t xml:space="preserve">The </w:t>
      </w:r>
      <w:r w:rsidR="00F26A0A" w:rsidRPr="00F26A0A">
        <w:rPr>
          <w:i/>
          <w:lang w:eastAsia="en-US"/>
        </w:rPr>
        <w:t>Enhanced Host</w:t>
      </w:r>
      <w:r w:rsidR="00321B2D">
        <w:rPr>
          <w:i/>
          <w:lang w:eastAsia="en-US"/>
        </w:rPr>
        <w:t xml:space="preserve"> on Interposer</w:t>
      </w:r>
      <w:r w:rsidR="00F26A0A">
        <w:rPr>
          <w:lang w:eastAsia="en-US"/>
        </w:rPr>
        <w:t xml:space="preserve"> column shows energy for a host access in a system that uses an API like the one proposed for PIM in this report to control data layout and compute placement </w:t>
      </w:r>
      <w:r w:rsidR="00276340">
        <w:rPr>
          <w:lang w:eastAsia="en-US"/>
        </w:rPr>
        <w:t xml:space="preserve">within the host </w:t>
      </w:r>
      <w:r w:rsidR="00F26A0A">
        <w:rPr>
          <w:lang w:eastAsia="en-US"/>
        </w:rPr>
        <w:t xml:space="preserve">to ensure that data access to each stack originates from the quadrant </w:t>
      </w:r>
      <w:r w:rsidR="00276340">
        <w:rPr>
          <w:lang w:eastAsia="en-US"/>
        </w:rPr>
        <w:t xml:space="preserve">of the host die </w:t>
      </w:r>
      <w:r w:rsidR="00F26A0A">
        <w:rPr>
          <w:lang w:eastAsia="en-US"/>
        </w:rPr>
        <w:t xml:space="preserve">closest to the memory stack, reducing traversal distance on the host die. </w:t>
      </w:r>
      <w:r w:rsidR="00522013">
        <w:rPr>
          <w:lang w:eastAsia="en-US"/>
        </w:rPr>
        <w:t xml:space="preserve">The </w:t>
      </w:r>
      <w:proofErr w:type="spellStart"/>
      <w:r w:rsidR="00F26A0A" w:rsidRPr="00F26A0A">
        <w:rPr>
          <w:i/>
          <w:lang w:eastAsia="en-US"/>
        </w:rPr>
        <w:t>SerDes</w:t>
      </w:r>
      <w:proofErr w:type="spellEnd"/>
      <w:r w:rsidR="00F26A0A" w:rsidRPr="00F26A0A">
        <w:rPr>
          <w:i/>
          <w:lang w:eastAsia="en-US"/>
        </w:rPr>
        <w:t xml:space="preserve"> Host</w:t>
      </w:r>
      <w:r w:rsidR="00F26A0A">
        <w:rPr>
          <w:lang w:eastAsia="en-US"/>
        </w:rPr>
        <w:t xml:space="preserve"> column shows access energy for a more traditional organization </w:t>
      </w:r>
      <w:r w:rsidR="00276340">
        <w:rPr>
          <w:lang w:eastAsia="en-US"/>
        </w:rPr>
        <w:t>(scaled to near-</w:t>
      </w:r>
      <w:proofErr w:type="spellStart"/>
      <w:r w:rsidR="00276340">
        <w:rPr>
          <w:lang w:eastAsia="en-US"/>
        </w:rPr>
        <w:t>exascale</w:t>
      </w:r>
      <w:proofErr w:type="spellEnd"/>
      <w:r w:rsidR="00276340">
        <w:rPr>
          <w:lang w:eastAsia="en-US"/>
        </w:rPr>
        <w:t xml:space="preserve"> timeframe expectations) </w:t>
      </w:r>
      <w:r w:rsidR="00F26A0A">
        <w:rPr>
          <w:lang w:eastAsia="en-US"/>
        </w:rPr>
        <w:t>that uses a high-speed serial interface and board-level (electrical) traces to access memory. This last configuration is meant to provide a reference point to what is likely to be a more mainstream configuration.</w:t>
      </w:r>
      <w:r w:rsidR="00BE4217">
        <w:rPr>
          <w:lang w:eastAsia="en-US"/>
        </w:rPr>
        <w:t xml:space="preserve"> The estimates </w:t>
      </w:r>
      <w:r w:rsidR="0021783A">
        <w:rPr>
          <w:lang w:eastAsia="en-US"/>
        </w:rPr>
        <w:t xml:space="preserve">in </w:t>
      </w:r>
      <w:r>
        <w:rPr>
          <w:lang w:eastAsia="en-US"/>
        </w:rPr>
        <w:fldChar w:fldCharType="begin"/>
      </w:r>
      <w:r w:rsidR="006D3224">
        <w:rPr>
          <w:lang w:eastAsia="en-US"/>
        </w:rPr>
        <w:instrText xml:space="preserve"> REF _Ref357184395 \h </w:instrText>
      </w:r>
      <w:r>
        <w:rPr>
          <w:lang w:eastAsia="en-US"/>
        </w:rPr>
      </w:r>
      <w:r>
        <w:rPr>
          <w:lang w:eastAsia="en-US"/>
        </w:rPr>
        <w:fldChar w:fldCharType="separate"/>
      </w:r>
      <w:r w:rsidR="00C91EA6">
        <w:t xml:space="preserve">Table </w:t>
      </w:r>
      <w:r w:rsidR="00C91EA6">
        <w:rPr>
          <w:noProof/>
        </w:rPr>
        <w:t>5</w:t>
      </w:r>
      <w:r>
        <w:rPr>
          <w:lang w:eastAsia="en-US"/>
        </w:rPr>
        <w:fldChar w:fldCharType="end"/>
      </w:r>
      <w:r w:rsidR="00171DAB">
        <w:rPr>
          <w:lang w:eastAsia="en-US"/>
        </w:rPr>
        <w:t xml:space="preserve"> </w:t>
      </w:r>
      <w:r w:rsidR="00BE4217">
        <w:rPr>
          <w:lang w:eastAsia="en-US"/>
        </w:rPr>
        <w:t xml:space="preserve">are based on internal AMD data and </w:t>
      </w:r>
      <w:r w:rsidR="004F6918">
        <w:rPr>
          <w:lang w:eastAsia="en-US"/>
        </w:rPr>
        <w:t xml:space="preserve">conservative </w:t>
      </w:r>
      <w:r w:rsidR="00BE4217">
        <w:rPr>
          <w:lang w:eastAsia="en-US"/>
        </w:rPr>
        <w:t xml:space="preserve">projections based on </w:t>
      </w:r>
      <w:r w:rsidR="00FC48E0">
        <w:rPr>
          <w:lang w:eastAsia="en-US"/>
        </w:rPr>
        <w:t xml:space="preserve">the </w:t>
      </w:r>
      <w:r w:rsidR="004F6918">
        <w:rPr>
          <w:lang w:eastAsia="en-US"/>
        </w:rPr>
        <w:t>International Technology Roadmap for Semiconductor</w:t>
      </w:r>
      <w:r w:rsidR="00D52A18">
        <w:rPr>
          <w:lang w:eastAsia="en-US"/>
        </w:rPr>
        <w:t>s</w:t>
      </w:r>
      <w:r w:rsidR="004F6918">
        <w:rPr>
          <w:lang w:eastAsia="en-US"/>
        </w:rPr>
        <w:t xml:space="preserve"> (ITRS) </w:t>
      </w:r>
      <w:r>
        <w:rPr>
          <w:lang w:eastAsia="en-US"/>
        </w:rPr>
        <w:fldChar w:fldCharType="begin"/>
      </w:r>
      <w:r w:rsidR="007B1310">
        <w:rPr>
          <w:lang w:eastAsia="en-US"/>
        </w:rPr>
        <w:instrText xml:space="preserve"> REF _Ref355967182 \r \h </w:instrText>
      </w:r>
      <w:r>
        <w:rPr>
          <w:lang w:eastAsia="en-US"/>
        </w:rPr>
      </w:r>
      <w:r>
        <w:rPr>
          <w:lang w:eastAsia="en-US"/>
        </w:rPr>
        <w:fldChar w:fldCharType="separate"/>
      </w:r>
      <w:r w:rsidR="00C91EA6">
        <w:rPr>
          <w:lang w:eastAsia="en-US"/>
        </w:rPr>
        <w:t>[25]</w:t>
      </w:r>
      <w:r>
        <w:rPr>
          <w:lang w:eastAsia="en-US"/>
        </w:rPr>
        <w:fldChar w:fldCharType="end"/>
      </w:r>
      <w:r w:rsidR="004F6918">
        <w:rPr>
          <w:lang w:eastAsia="en-US"/>
        </w:rPr>
        <w:t>.</w:t>
      </w:r>
    </w:p>
    <w:p w:rsidR="00F26A0A" w:rsidRDefault="00F26A0A" w:rsidP="007239ED">
      <w:pPr>
        <w:rPr>
          <w:lang w:eastAsia="en-US"/>
        </w:rPr>
      </w:pPr>
    </w:p>
    <w:p w:rsidR="003C1646" w:rsidRDefault="003C1646" w:rsidP="003C1646">
      <w:pPr>
        <w:pStyle w:val="Caption"/>
      </w:pPr>
      <w:bookmarkStart w:id="672" w:name="_Ref357184395"/>
      <w:r>
        <w:lastRenderedPageBreak/>
        <w:t xml:space="preserve">Table </w:t>
      </w:r>
      <w:r w:rsidR="00A141B1">
        <w:fldChar w:fldCharType="begin"/>
      </w:r>
      <w:r>
        <w:instrText xml:space="preserve"> SEQ Table \* ARABIC </w:instrText>
      </w:r>
      <w:r w:rsidR="00A141B1">
        <w:fldChar w:fldCharType="separate"/>
      </w:r>
      <w:r w:rsidR="00C91EA6">
        <w:rPr>
          <w:noProof/>
        </w:rPr>
        <w:t>5</w:t>
      </w:r>
      <w:r w:rsidR="00A141B1">
        <w:fldChar w:fldCharType="end"/>
      </w:r>
      <w:bookmarkEnd w:id="672"/>
      <w:r>
        <w:t xml:space="preserve">: </w:t>
      </w:r>
      <w:r w:rsidRPr="00356232">
        <w:t>Memory system energy estimates</w:t>
      </w:r>
    </w:p>
    <w:tbl>
      <w:tblPr>
        <w:tblStyle w:val="TableGrid"/>
        <w:tblW w:w="0" w:type="auto"/>
        <w:tblLook w:val="04A0"/>
      </w:tblPr>
      <w:tblGrid>
        <w:gridCol w:w="4034"/>
        <w:gridCol w:w="1430"/>
        <w:gridCol w:w="1439"/>
        <w:gridCol w:w="1399"/>
        <w:gridCol w:w="1274"/>
      </w:tblGrid>
      <w:tr w:rsidR="00F549BF" w:rsidTr="00F41E81">
        <w:tc>
          <w:tcPr>
            <w:tcW w:w="4034" w:type="dxa"/>
          </w:tcPr>
          <w:p w:rsidR="00C360D4" w:rsidRDefault="00F26A0A" w:rsidP="00321B2D">
            <w:pPr>
              <w:keepNext/>
              <w:jc w:val="center"/>
              <w:rPr>
                <w:b/>
                <w:lang w:eastAsia="en-US"/>
              </w:rPr>
            </w:pPr>
            <w:r w:rsidRPr="00F26A0A">
              <w:rPr>
                <w:b/>
                <w:lang w:eastAsia="en-US"/>
              </w:rPr>
              <w:t>Energy Component</w:t>
            </w:r>
            <w:r w:rsidR="00C360D4">
              <w:rPr>
                <w:b/>
                <w:lang w:eastAsia="en-US"/>
              </w:rPr>
              <w:t xml:space="preserve"> </w:t>
            </w:r>
          </w:p>
          <w:p w:rsidR="00F26A0A" w:rsidRPr="00F26A0A" w:rsidRDefault="00BE4217" w:rsidP="00321B2D">
            <w:pPr>
              <w:keepNext/>
              <w:jc w:val="center"/>
              <w:rPr>
                <w:b/>
                <w:lang w:eastAsia="en-US"/>
              </w:rPr>
            </w:pPr>
            <w:r>
              <w:rPr>
                <w:b/>
                <w:lang w:eastAsia="en-US"/>
              </w:rPr>
              <w:t>(</w:t>
            </w:r>
            <w:proofErr w:type="spellStart"/>
            <w:r>
              <w:rPr>
                <w:b/>
                <w:lang w:eastAsia="en-US"/>
              </w:rPr>
              <w:t>p</w:t>
            </w:r>
            <w:r w:rsidR="00C360D4">
              <w:rPr>
                <w:b/>
                <w:lang w:eastAsia="en-US"/>
              </w:rPr>
              <w:t>J</w:t>
            </w:r>
            <w:proofErr w:type="spellEnd"/>
            <w:r w:rsidR="00C360D4">
              <w:rPr>
                <w:b/>
                <w:lang w:eastAsia="en-US"/>
              </w:rPr>
              <w:t>/b unless stated otherwise)</w:t>
            </w:r>
          </w:p>
        </w:tc>
        <w:tc>
          <w:tcPr>
            <w:tcW w:w="1430" w:type="dxa"/>
          </w:tcPr>
          <w:p w:rsidR="00F26A0A" w:rsidRPr="00F26A0A" w:rsidRDefault="00F26A0A" w:rsidP="00321B2D">
            <w:pPr>
              <w:keepNext/>
              <w:jc w:val="center"/>
              <w:rPr>
                <w:b/>
                <w:lang w:eastAsia="en-US"/>
              </w:rPr>
            </w:pPr>
            <w:r w:rsidRPr="00F26A0A">
              <w:rPr>
                <w:b/>
                <w:lang w:eastAsia="en-US"/>
              </w:rPr>
              <w:t>PIM</w:t>
            </w:r>
          </w:p>
        </w:tc>
        <w:tc>
          <w:tcPr>
            <w:tcW w:w="1439" w:type="dxa"/>
          </w:tcPr>
          <w:p w:rsidR="00F26A0A" w:rsidRPr="00F26A0A" w:rsidRDefault="00F26A0A" w:rsidP="00321B2D">
            <w:pPr>
              <w:keepNext/>
              <w:jc w:val="center"/>
              <w:rPr>
                <w:b/>
                <w:lang w:eastAsia="en-US"/>
              </w:rPr>
            </w:pPr>
            <w:r w:rsidRPr="00F26A0A">
              <w:rPr>
                <w:b/>
                <w:lang w:eastAsia="en-US"/>
              </w:rPr>
              <w:t>Host on Interposer</w:t>
            </w:r>
          </w:p>
        </w:tc>
        <w:tc>
          <w:tcPr>
            <w:tcW w:w="1399" w:type="dxa"/>
          </w:tcPr>
          <w:p w:rsidR="00F26A0A" w:rsidRPr="00F26A0A" w:rsidRDefault="00F26A0A" w:rsidP="00321B2D">
            <w:pPr>
              <w:keepNext/>
              <w:jc w:val="center"/>
              <w:rPr>
                <w:b/>
                <w:lang w:eastAsia="en-US"/>
              </w:rPr>
            </w:pPr>
            <w:r w:rsidRPr="00F26A0A">
              <w:rPr>
                <w:b/>
                <w:lang w:eastAsia="en-US"/>
              </w:rPr>
              <w:t>Enhanced Host</w:t>
            </w:r>
            <w:r w:rsidR="00BE4217">
              <w:rPr>
                <w:b/>
                <w:lang w:eastAsia="en-US"/>
              </w:rPr>
              <w:t xml:space="preserve"> on Interposer</w:t>
            </w:r>
          </w:p>
        </w:tc>
        <w:tc>
          <w:tcPr>
            <w:tcW w:w="1274" w:type="dxa"/>
          </w:tcPr>
          <w:p w:rsidR="00F26A0A" w:rsidRPr="00F26A0A" w:rsidRDefault="00F26A0A" w:rsidP="00321B2D">
            <w:pPr>
              <w:keepNext/>
              <w:jc w:val="center"/>
              <w:rPr>
                <w:b/>
                <w:lang w:eastAsia="en-US"/>
              </w:rPr>
            </w:pPr>
            <w:proofErr w:type="spellStart"/>
            <w:r w:rsidRPr="00F26A0A">
              <w:rPr>
                <w:b/>
                <w:lang w:eastAsia="en-US"/>
              </w:rPr>
              <w:t>SerDes</w:t>
            </w:r>
            <w:proofErr w:type="spellEnd"/>
            <w:r w:rsidRPr="00F26A0A">
              <w:rPr>
                <w:b/>
                <w:lang w:eastAsia="en-US"/>
              </w:rPr>
              <w:t xml:space="preserve"> Host</w:t>
            </w:r>
          </w:p>
        </w:tc>
      </w:tr>
      <w:tr w:rsidR="00F549BF" w:rsidTr="00F41E81">
        <w:tc>
          <w:tcPr>
            <w:tcW w:w="4034" w:type="dxa"/>
          </w:tcPr>
          <w:p w:rsidR="00F26A0A" w:rsidRDefault="00F26A0A" w:rsidP="00321B2D">
            <w:pPr>
              <w:keepNext/>
              <w:jc w:val="left"/>
              <w:rPr>
                <w:lang w:eastAsia="en-US"/>
              </w:rPr>
            </w:pPr>
            <w:r>
              <w:rPr>
                <w:lang w:eastAsia="en-US"/>
              </w:rPr>
              <w:t>DRAM array access</w:t>
            </w:r>
          </w:p>
        </w:tc>
        <w:tc>
          <w:tcPr>
            <w:tcW w:w="1430" w:type="dxa"/>
          </w:tcPr>
          <w:p w:rsidR="00F26A0A" w:rsidRDefault="00F26A0A" w:rsidP="00321B2D">
            <w:pPr>
              <w:keepNext/>
              <w:jc w:val="center"/>
              <w:rPr>
                <w:lang w:eastAsia="en-US"/>
              </w:rPr>
            </w:pPr>
            <w:r>
              <w:rPr>
                <w:lang w:eastAsia="en-US"/>
              </w:rPr>
              <w:t>3</w:t>
            </w:r>
          </w:p>
        </w:tc>
        <w:tc>
          <w:tcPr>
            <w:tcW w:w="1439" w:type="dxa"/>
          </w:tcPr>
          <w:p w:rsidR="00F26A0A" w:rsidRDefault="00F26A0A" w:rsidP="00321B2D">
            <w:pPr>
              <w:keepNext/>
              <w:jc w:val="center"/>
              <w:rPr>
                <w:lang w:eastAsia="en-US"/>
              </w:rPr>
            </w:pPr>
            <w:r>
              <w:rPr>
                <w:lang w:eastAsia="en-US"/>
              </w:rPr>
              <w:t>3</w:t>
            </w:r>
          </w:p>
        </w:tc>
        <w:tc>
          <w:tcPr>
            <w:tcW w:w="1399" w:type="dxa"/>
          </w:tcPr>
          <w:p w:rsidR="00F26A0A" w:rsidRDefault="00F26A0A" w:rsidP="00321B2D">
            <w:pPr>
              <w:keepNext/>
              <w:jc w:val="center"/>
              <w:rPr>
                <w:lang w:eastAsia="en-US"/>
              </w:rPr>
            </w:pPr>
            <w:r>
              <w:rPr>
                <w:lang w:eastAsia="en-US"/>
              </w:rPr>
              <w:t>3</w:t>
            </w:r>
          </w:p>
        </w:tc>
        <w:tc>
          <w:tcPr>
            <w:tcW w:w="1274" w:type="dxa"/>
          </w:tcPr>
          <w:p w:rsidR="00F26A0A" w:rsidRDefault="00F26A0A" w:rsidP="00321B2D">
            <w:pPr>
              <w:keepNext/>
              <w:jc w:val="center"/>
              <w:rPr>
                <w:lang w:eastAsia="en-US"/>
              </w:rPr>
            </w:pPr>
            <w:r>
              <w:rPr>
                <w:lang w:eastAsia="en-US"/>
              </w:rPr>
              <w:t>3</w:t>
            </w:r>
          </w:p>
        </w:tc>
      </w:tr>
      <w:tr w:rsidR="00F549BF" w:rsidTr="00F41E81">
        <w:tc>
          <w:tcPr>
            <w:tcW w:w="4034" w:type="dxa"/>
          </w:tcPr>
          <w:p w:rsidR="00F26A0A" w:rsidRDefault="00F26A0A" w:rsidP="00321B2D">
            <w:pPr>
              <w:keepNext/>
              <w:jc w:val="left"/>
              <w:rPr>
                <w:lang w:eastAsia="en-US"/>
              </w:rPr>
            </w:pPr>
            <w:r>
              <w:rPr>
                <w:lang w:eastAsia="en-US"/>
              </w:rPr>
              <w:t xml:space="preserve">TSV </w:t>
            </w:r>
            <w:r w:rsidR="00F549BF">
              <w:rPr>
                <w:lang w:eastAsia="en-US"/>
              </w:rPr>
              <w:t>with ESD</w:t>
            </w:r>
            <w:r w:rsidR="00BE4217">
              <w:rPr>
                <w:lang w:eastAsia="en-US"/>
              </w:rPr>
              <w:t xml:space="preserve"> (</w:t>
            </w:r>
            <w:proofErr w:type="spellStart"/>
            <w:r w:rsidR="00BE4217">
              <w:rPr>
                <w:lang w:eastAsia="en-US"/>
              </w:rPr>
              <w:t>fJ</w:t>
            </w:r>
            <w:proofErr w:type="spellEnd"/>
            <w:r w:rsidR="00BE4217">
              <w:rPr>
                <w:lang w:eastAsia="en-US"/>
              </w:rPr>
              <w:t>/b)</w:t>
            </w:r>
          </w:p>
        </w:tc>
        <w:tc>
          <w:tcPr>
            <w:tcW w:w="1430" w:type="dxa"/>
          </w:tcPr>
          <w:p w:rsidR="00F26A0A" w:rsidRDefault="00F549BF" w:rsidP="00321B2D">
            <w:pPr>
              <w:keepNext/>
              <w:jc w:val="center"/>
              <w:rPr>
                <w:lang w:eastAsia="en-US"/>
              </w:rPr>
            </w:pPr>
            <w:r>
              <w:rPr>
                <w:lang w:eastAsia="en-US"/>
              </w:rPr>
              <w:t>110</w:t>
            </w:r>
          </w:p>
        </w:tc>
        <w:tc>
          <w:tcPr>
            <w:tcW w:w="1439" w:type="dxa"/>
          </w:tcPr>
          <w:p w:rsidR="00F26A0A" w:rsidRDefault="00F549BF" w:rsidP="00321B2D">
            <w:pPr>
              <w:keepNext/>
              <w:jc w:val="center"/>
              <w:rPr>
                <w:lang w:eastAsia="en-US"/>
              </w:rPr>
            </w:pPr>
            <w:r>
              <w:rPr>
                <w:lang w:eastAsia="en-US"/>
              </w:rPr>
              <w:t>110</w:t>
            </w:r>
          </w:p>
        </w:tc>
        <w:tc>
          <w:tcPr>
            <w:tcW w:w="1399" w:type="dxa"/>
          </w:tcPr>
          <w:p w:rsidR="00F26A0A" w:rsidRDefault="00F549BF" w:rsidP="00321B2D">
            <w:pPr>
              <w:keepNext/>
              <w:jc w:val="center"/>
              <w:rPr>
                <w:lang w:eastAsia="en-US"/>
              </w:rPr>
            </w:pPr>
            <w:r>
              <w:rPr>
                <w:lang w:eastAsia="en-US"/>
              </w:rPr>
              <w:t>110</w:t>
            </w:r>
          </w:p>
        </w:tc>
        <w:tc>
          <w:tcPr>
            <w:tcW w:w="1274" w:type="dxa"/>
          </w:tcPr>
          <w:p w:rsidR="00F26A0A" w:rsidRDefault="00F549BF" w:rsidP="00321B2D">
            <w:pPr>
              <w:keepNext/>
              <w:jc w:val="center"/>
              <w:rPr>
                <w:lang w:eastAsia="en-US"/>
              </w:rPr>
            </w:pPr>
            <w:r>
              <w:rPr>
                <w:lang w:eastAsia="en-US"/>
              </w:rPr>
              <w:t>110</w:t>
            </w:r>
          </w:p>
        </w:tc>
      </w:tr>
      <w:tr w:rsidR="00F549BF" w:rsidTr="00F41E81">
        <w:tc>
          <w:tcPr>
            <w:tcW w:w="4034" w:type="dxa"/>
          </w:tcPr>
          <w:p w:rsidR="00F26A0A" w:rsidRDefault="00F549BF" w:rsidP="00321B2D">
            <w:pPr>
              <w:keepNext/>
              <w:jc w:val="left"/>
              <w:rPr>
                <w:lang w:eastAsia="en-US"/>
              </w:rPr>
            </w:pPr>
            <w:r>
              <w:rPr>
                <w:lang w:eastAsia="en-US"/>
              </w:rPr>
              <w:t>In-stack 10mm traversal</w:t>
            </w:r>
            <w:r>
              <w:rPr>
                <w:rStyle w:val="FootnoteReference"/>
                <w:lang w:eastAsia="en-US"/>
              </w:rPr>
              <w:footnoteReference w:id="11"/>
            </w:r>
            <w:r>
              <w:rPr>
                <w:lang w:eastAsia="en-US"/>
              </w:rPr>
              <w:t xml:space="preserve"> </w:t>
            </w:r>
          </w:p>
        </w:tc>
        <w:tc>
          <w:tcPr>
            <w:tcW w:w="1430" w:type="dxa"/>
          </w:tcPr>
          <w:p w:rsidR="00F26A0A" w:rsidRDefault="00F549BF" w:rsidP="00321B2D">
            <w:pPr>
              <w:keepNext/>
              <w:jc w:val="center"/>
              <w:rPr>
                <w:lang w:eastAsia="en-US"/>
              </w:rPr>
            </w:pPr>
            <w:r>
              <w:rPr>
                <w:lang w:eastAsia="en-US"/>
              </w:rPr>
              <w:t>1.1</w:t>
            </w:r>
          </w:p>
        </w:tc>
        <w:tc>
          <w:tcPr>
            <w:tcW w:w="1439" w:type="dxa"/>
          </w:tcPr>
          <w:p w:rsidR="00F26A0A" w:rsidRDefault="00F549BF" w:rsidP="00321B2D">
            <w:pPr>
              <w:keepNext/>
              <w:jc w:val="center"/>
              <w:rPr>
                <w:lang w:eastAsia="en-US"/>
              </w:rPr>
            </w:pPr>
            <w:r>
              <w:rPr>
                <w:lang w:eastAsia="en-US"/>
              </w:rPr>
              <w:t>1.1</w:t>
            </w:r>
          </w:p>
        </w:tc>
        <w:tc>
          <w:tcPr>
            <w:tcW w:w="1399" w:type="dxa"/>
          </w:tcPr>
          <w:p w:rsidR="00F26A0A" w:rsidRDefault="00F549BF" w:rsidP="00321B2D">
            <w:pPr>
              <w:keepNext/>
              <w:jc w:val="center"/>
              <w:rPr>
                <w:lang w:eastAsia="en-US"/>
              </w:rPr>
            </w:pPr>
            <w:r>
              <w:rPr>
                <w:lang w:eastAsia="en-US"/>
              </w:rPr>
              <w:t>1.1</w:t>
            </w:r>
          </w:p>
        </w:tc>
        <w:tc>
          <w:tcPr>
            <w:tcW w:w="1274" w:type="dxa"/>
          </w:tcPr>
          <w:p w:rsidR="00F26A0A" w:rsidRDefault="00F549BF" w:rsidP="00321B2D">
            <w:pPr>
              <w:keepNext/>
              <w:jc w:val="center"/>
              <w:rPr>
                <w:lang w:eastAsia="en-US"/>
              </w:rPr>
            </w:pPr>
            <w:r>
              <w:rPr>
                <w:lang w:eastAsia="en-US"/>
              </w:rPr>
              <w:t>1.1</w:t>
            </w:r>
          </w:p>
        </w:tc>
      </w:tr>
      <w:tr w:rsidR="00F549BF" w:rsidTr="00F41E81">
        <w:tc>
          <w:tcPr>
            <w:tcW w:w="4034" w:type="dxa"/>
          </w:tcPr>
          <w:p w:rsidR="00F26A0A" w:rsidRDefault="00F549BF" w:rsidP="00321B2D">
            <w:pPr>
              <w:keepNext/>
              <w:jc w:val="left"/>
              <w:rPr>
                <w:lang w:eastAsia="en-US"/>
              </w:rPr>
            </w:pPr>
            <w:r>
              <w:rPr>
                <w:lang w:eastAsia="en-US"/>
              </w:rPr>
              <w:t>Interposer 2mm traversal</w:t>
            </w:r>
            <w:r w:rsidR="00BE4217">
              <w:rPr>
                <w:lang w:eastAsia="en-US"/>
              </w:rPr>
              <w:t xml:space="preserve"> (</w:t>
            </w:r>
            <w:proofErr w:type="spellStart"/>
            <w:r w:rsidR="00BE4217">
              <w:rPr>
                <w:lang w:eastAsia="en-US"/>
              </w:rPr>
              <w:t>fJ</w:t>
            </w:r>
            <w:proofErr w:type="spellEnd"/>
            <w:r w:rsidR="00BE4217">
              <w:rPr>
                <w:lang w:eastAsia="en-US"/>
              </w:rPr>
              <w:t>/b)</w:t>
            </w:r>
          </w:p>
        </w:tc>
        <w:tc>
          <w:tcPr>
            <w:tcW w:w="1430" w:type="dxa"/>
          </w:tcPr>
          <w:p w:rsidR="00F26A0A" w:rsidRDefault="00F26A0A" w:rsidP="00321B2D">
            <w:pPr>
              <w:keepNext/>
              <w:jc w:val="center"/>
              <w:rPr>
                <w:lang w:eastAsia="en-US"/>
              </w:rPr>
            </w:pPr>
          </w:p>
        </w:tc>
        <w:tc>
          <w:tcPr>
            <w:tcW w:w="1439" w:type="dxa"/>
          </w:tcPr>
          <w:p w:rsidR="00F26A0A" w:rsidRDefault="00F549BF" w:rsidP="00321B2D">
            <w:pPr>
              <w:keepNext/>
              <w:jc w:val="center"/>
              <w:rPr>
                <w:lang w:eastAsia="en-US"/>
              </w:rPr>
            </w:pPr>
            <w:r>
              <w:rPr>
                <w:lang w:eastAsia="en-US"/>
              </w:rPr>
              <w:t>55</w:t>
            </w:r>
          </w:p>
        </w:tc>
        <w:tc>
          <w:tcPr>
            <w:tcW w:w="1399" w:type="dxa"/>
          </w:tcPr>
          <w:p w:rsidR="00F26A0A" w:rsidRDefault="00F549BF" w:rsidP="00321B2D">
            <w:pPr>
              <w:keepNext/>
              <w:jc w:val="center"/>
              <w:rPr>
                <w:lang w:eastAsia="en-US"/>
              </w:rPr>
            </w:pPr>
            <w:r>
              <w:rPr>
                <w:lang w:eastAsia="en-US"/>
              </w:rPr>
              <w:t>55</w:t>
            </w:r>
          </w:p>
        </w:tc>
        <w:tc>
          <w:tcPr>
            <w:tcW w:w="1274" w:type="dxa"/>
          </w:tcPr>
          <w:p w:rsidR="00F26A0A" w:rsidRDefault="00F26A0A" w:rsidP="00321B2D">
            <w:pPr>
              <w:keepNext/>
              <w:jc w:val="center"/>
              <w:rPr>
                <w:lang w:eastAsia="en-US"/>
              </w:rPr>
            </w:pPr>
          </w:p>
        </w:tc>
      </w:tr>
      <w:tr w:rsidR="00F549BF" w:rsidTr="00F41E81">
        <w:tc>
          <w:tcPr>
            <w:tcW w:w="4034" w:type="dxa"/>
          </w:tcPr>
          <w:p w:rsidR="00F26A0A" w:rsidRDefault="00F549BF" w:rsidP="00321B2D">
            <w:pPr>
              <w:keepNext/>
              <w:jc w:val="left"/>
              <w:rPr>
                <w:lang w:eastAsia="en-US"/>
              </w:rPr>
            </w:pPr>
            <w:r>
              <w:rPr>
                <w:lang w:eastAsia="en-US"/>
              </w:rPr>
              <w:t xml:space="preserve">Ultra-short-range </w:t>
            </w:r>
            <w:proofErr w:type="spellStart"/>
            <w:r>
              <w:rPr>
                <w:lang w:eastAsia="en-US"/>
              </w:rPr>
              <w:t>SerDes</w:t>
            </w:r>
            <w:proofErr w:type="spellEnd"/>
          </w:p>
        </w:tc>
        <w:tc>
          <w:tcPr>
            <w:tcW w:w="1430" w:type="dxa"/>
          </w:tcPr>
          <w:p w:rsidR="00F26A0A" w:rsidRDefault="00F26A0A" w:rsidP="00321B2D">
            <w:pPr>
              <w:keepNext/>
              <w:jc w:val="center"/>
              <w:rPr>
                <w:lang w:eastAsia="en-US"/>
              </w:rPr>
            </w:pPr>
          </w:p>
        </w:tc>
        <w:tc>
          <w:tcPr>
            <w:tcW w:w="1439" w:type="dxa"/>
          </w:tcPr>
          <w:p w:rsidR="00F26A0A" w:rsidRDefault="00F26A0A" w:rsidP="00321B2D">
            <w:pPr>
              <w:keepNext/>
              <w:jc w:val="center"/>
              <w:rPr>
                <w:lang w:eastAsia="en-US"/>
              </w:rPr>
            </w:pPr>
          </w:p>
        </w:tc>
        <w:tc>
          <w:tcPr>
            <w:tcW w:w="1399" w:type="dxa"/>
          </w:tcPr>
          <w:p w:rsidR="00F26A0A" w:rsidRDefault="00F26A0A" w:rsidP="00321B2D">
            <w:pPr>
              <w:keepNext/>
              <w:jc w:val="center"/>
              <w:rPr>
                <w:lang w:eastAsia="en-US"/>
              </w:rPr>
            </w:pPr>
          </w:p>
        </w:tc>
        <w:tc>
          <w:tcPr>
            <w:tcW w:w="1274" w:type="dxa"/>
          </w:tcPr>
          <w:p w:rsidR="00F26A0A" w:rsidRDefault="00F549BF" w:rsidP="00321B2D">
            <w:pPr>
              <w:keepNext/>
              <w:jc w:val="center"/>
              <w:rPr>
                <w:lang w:eastAsia="en-US"/>
              </w:rPr>
            </w:pPr>
            <w:r>
              <w:rPr>
                <w:lang w:eastAsia="en-US"/>
              </w:rPr>
              <w:t>2.5</w:t>
            </w:r>
          </w:p>
        </w:tc>
      </w:tr>
      <w:tr w:rsidR="00F549BF" w:rsidTr="00F41E81">
        <w:tc>
          <w:tcPr>
            <w:tcW w:w="4034" w:type="dxa"/>
          </w:tcPr>
          <w:p w:rsidR="00F26A0A" w:rsidRDefault="00F549BF" w:rsidP="00321B2D">
            <w:pPr>
              <w:keepNext/>
              <w:jc w:val="left"/>
              <w:rPr>
                <w:lang w:eastAsia="en-US"/>
              </w:rPr>
            </w:pPr>
            <w:r>
              <w:rPr>
                <w:lang w:eastAsia="en-US"/>
              </w:rPr>
              <w:t>On host die 30mm traversal</w:t>
            </w:r>
            <w:r>
              <w:rPr>
                <w:rStyle w:val="FootnoteReference"/>
                <w:lang w:eastAsia="en-US"/>
              </w:rPr>
              <w:footnoteReference w:id="12"/>
            </w:r>
          </w:p>
        </w:tc>
        <w:tc>
          <w:tcPr>
            <w:tcW w:w="1430" w:type="dxa"/>
          </w:tcPr>
          <w:p w:rsidR="00F26A0A" w:rsidRDefault="00F26A0A" w:rsidP="00321B2D">
            <w:pPr>
              <w:keepNext/>
              <w:jc w:val="center"/>
              <w:rPr>
                <w:lang w:eastAsia="en-US"/>
              </w:rPr>
            </w:pPr>
          </w:p>
        </w:tc>
        <w:tc>
          <w:tcPr>
            <w:tcW w:w="1439" w:type="dxa"/>
          </w:tcPr>
          <w:p w:rsidR="00F26A0A" w:rsidRDefault="00F549BF" w:rsidP="00321B2D">
            <w:pPr>
              <w:keepNext/>
              <w:jc w:val="center"/>
              <w:rPr>
                <w:lang w:eastAsia="en-US"/>
              </w:rPr>
            </w:pPr>
            <w:r>
              <w:rPr>
                <w:lang w:eastAsia="en-US"/>
              </w:rPr>
              <w:t>3.3</w:t>
            </w:r>
          </w:p>
        </w:tc>
        <w:tc>
          <w:tcPr>
            <w:tcW w:w="1399" w:type="dxa"/>
          </w:tcPr>
          <w:p w:rsidR="00F26A0A" w:rsidRDefault="00F26A0A" w:rsidP="00321B2D">
            <w:pPr>
              <w:keepNext/>
              <w:jc w:val="center"/>
              <w:rPr>
                <w:lang w:eastAsia="en-US"/>
              </w:rPr>
            </w:pPr>
          </w:p>
        </w:tc>
        <w:tc>
          <w:tcPr>
            <w:tcW w:w="1274" w:type="dxa"/>
          </w:tcPr>
          <w:p w:rsidR="00F26A0A" w:rsidRDefault="003965C6" w:rsidP="00321B2D">
            <w:pPr>
              <w:keepNext/>
              <w:jc w:val="center"/>
              <w:rPr>
                <w:lang w:eastAsia="en-US"/>
              </w:rPr>
            </w:pPr>
            <w:r>
              <w:rPr>
                <w:lang w:eastAsia="en-US"/>
              </w:rPr>
              <w:t>3.3</w:t>
            </w:r>
          </w:p>
        </w:tc>
      </w:tr>
      <w:tr w:rsidR="00F549BF" w:rsidTr="00F41E81">
        <w:tc>
          <w:tcPr>
            <w:tcW w:w="4034" w:type="dxa"/>
          </w:tcPr>
          <w:p w:rsidR="00F26A0A" w:rsidRDefault="003965C6" w:rsidP="00321B2D">
            <w:pPr>
              <w:keepNext/>
              <w:jc w:val="left"/>
              <w:rPr>
                <w:lang w:eastAsia="en-US"/>
              </w:rPr>
            </w:pPr>
            <w:r>
              <w:rPr>
                <w:lang w:eastAsia="en-US"/>
              </w:rPr>
              <w:t>On host die 15mm traversal</w:t>
            </w:r>
            <w:r>
              <w:rPr>
                <w:rStyle w:val="FootnoteReference"/>
                <w:lang w:eastAsia="en-US"/>
              </w:rPr>
              <w:footnoteReference w:id="13"/>
            </w:r>
          </w:p>
        </w:tc>
        <w:tc>
          <w:tcPr>
            <w:tcW w:w="1430" w:type="dxa"/>
          </w:tcPr>
          <w:p w:rsidR="00F26A0A" w:rsidRDefault="00F26A0A" w:rsidP="00321B2D">
            <w:pPr>
              <w:keepNext/>
              <w:jc w:val="center"/>
              <w:rPr>
                <w:lang w:eastAsia="en-US"/>
              </w:rPr>
            </w:pPr>
          </w:p>
        </w:tc>
        <w:tc>
          <w:tcPr>
            <w:tcW w:w="1439" w:type="dxa"/>
          </w:tcPr>
          <w:p w:rsidR="00F26A0A" w:rsidRDefault="00F26A0A" w:rsidP="00321B2D">
            <w:pPr>
              <w:keepNext/>
              <w:jc w:val="center"/>
              <w:rPr>
                <w:lang w:eastAsia="en-US"/>
              </w:rPr>
            </w:pPr>
          </w:p>
        </w:tc>
        <w:tc>
          <w:tcPr>
            <w:tcW w:w="1399" w:type="dxa"/>
          </w:tcPr>
          <w:p w:rsidR="00F26A0A" w:rsidRDefault="003965C6" w:rsidP="00321B2D">
            <w:pPr>
              <w:keepNext/>
              <w:jc w:val="center"/>
              <w:rPr>
                <w:lang w:eastAsia="en-US"/>
              </w:rPr>
            </w:pPr>
            <w:r>
              <w:rPr>
                <w:lang w:eastAsia="en-US"/>
              </w:rPr>
              <w:t>1.6</w:t>
            </w:r>
            <w:r w:rsidR="00C360D4">
              <w:rPr>
                <w:lang w:eastAsia="en-US"/>
              </w:rPr>
              <w:t>5</w:t>
            </w:r>
          </w:p>
        </w:tc>
        <w:tc>
          <w:tcPr>
            <w:tcW w:w="1274" w:type="dxa"/>
          </w:tcPr>
          <w:p w:rsidR="00F26A0A" w:rsidRDefault="00F26A0A" w:rsidP="00321B2D">
            <w:pPr>
              <w:keepNext/>
              <w:jc w:val="center"/>
              <w:rPr>
                <w:lang w:eastAsia="en-US"/>
              </w:rPr>
            </w:pPr>
          </w:p>
        </w:tc>
      </w:tr>
      <w:tr w:rsidR="00F549BF" w:rsidTr="00F41E81">
        <w:tc>
          <w:tcPr>
            <w:tcW w:w="4034" w:type="dxa"/>
          </w:tcPr>
          <w:p w:rsidR="00F549BF" w:rsidRDefault="003965C6" w:rsidP="00321B2D">
            <w:pPr>
              <w:keepNext/>
              <w:jc w:val="left"/>
              <w:rPr>
                <w:lang w:eastAsia="en-US"/>
              </w:rPr>
            </w:pPr>
            <w:r>
              <w:rPr>
                <w:lang w:eastAsia="en-US"/>
              </w:rPr>
              <w:t xml:space="preserve">PIM L2 </w:t>
            </w:r>
            <w:r w:rsidR="00305052">
              <w:rPr>
                <w:lang w:eastAsia="en-US"/>
              </w:rPr>
              <w:t>(2MB)</w:t>
            </w:r>
            <w:r>
              <w:rPr>
                <w:lang w:eastAsia="en-US"/>
              </w:rPr>
              <w:t xml:space="preserve"> allocate energy</w:t>
            </w:r>
            <w:r>
              <w:rPr>
                <w:rStyle w:val="FootnoteReference"/>
                <w:lang w:eastAsia="en-US"/>
              </w:rPr>
              <w:footnoteReference w:id="14"/>
            </w:r>
          </w:p>
        </w:tc>
        <w:tc>
          <w:tcPr>
            <w:tcW w:w="1430" w:type="dxa"/>
          </w:tcPr>
          <w:p w:rsidR="00F549BF" w:rsidRDefault="00BE4217" w:rsidP="00321B2D">
            <w:pPr>
              <w:keepNext/>
              <w:jc w:val="center"/>
              <w:rPr>
                <w:lang w:eastAsia="en-US"/>
              </w:rPr>
            </w:pPr>
            <w:r>
              <w:rPr>
                <w:lang w:eastAsia="en-US"/>
              </w:rPr>
              <w:t>0.</w:t>
            </w:r>
            <w:r w:rsidR="003965C6">
              <w:rPr>
                <w:lang w:eastAsia="en-US"/>
              </w:rPr>
              <w:t>25</w:t>
            </w:r>
          </w:p>
        </w:tc>
        <w:tc>
          <w:tcPr>
            <w:tcW w:w="1439" w:type="dxa"/>
          </w:tcPr>
          <w:p w:rsidR="00F549BF" w:rsidRDefault="00F549BF" w:rsidP="00321B2D">
            <w:pPr>
              <w:keepNext/>
              <w:jc w:val="center"/>
              <w:rPr>
                <w:lang w:eastAsia="en-US"/>
              </w:rPr>
            </w:pPr>
          </w:p>
        </w:tc>
        <w:tc>
          <w:tcPr>
            <w:tcW w:w="1399" w:type="dxa"/>
          </w:tcPr>
          <w:p w:rsidR="00F549BF" w:rsidRDefault="00F549BF" w:rsidP="00321B2D">
            <w:pPr>
              <w:keepNext/>
              <w:jc w:val="center"/>
              <w:rPr>
                <w:lang w:eastAsia="en-US"/>
              </w:rPr>
            </w:pPr>
          </w:p>
        </w:tc>
        <w:tc>
          <w:tcPr>
            <w:tcW w:w="1274" w:type="dxa"/>
          </w:tcPr>
          <w:p w:rsidR="00F549BF" w:rsidRDefault="00F549BF" w:rsidP="00321B2D">
            <w:pPr>
              <w:keepNext/>
              <w:jc w:val="center"/>
              <w:rPr>
                <w:lang w:eastAsia="en-US"/>
              </w:rPr>
            </w:pPr>
          </w:p>
        </w:tc>
      </w:tr>
      <w:tr w:rsidR="00F549BF" w:rsidTr="00F41E81">
        <w:tc>
          <w:tcPr>
            <w:tcW w:w="4034" w:type="dxa"/>
          </w:tcPr>
          <w:p w:rsidR="00F549BF" w:rsidRDefault="003965C6" w:rsidP="00321B2D">
            <w:pPr>
              <w:keepNext/>
              <w:jc w:val="left"/>
              <w:rPr>
                <w:lang w:eastAsia="en-US"/>
              </w:rPr>
            </w:pPr>
            <w:r>
              <w:rPr>
                <w:lang w:eastAsia="en-US"/>
              </w:rPr>
              <w:t xml:space="preserve">Host L2 </w:t>
            </w:r>
            <w:r w:rsidR="00305052">
              <w:rPr>
                <w:lang w:eastAsia="en-US"/>
              </w:rPr>
              <w:t>(2MB)</w:t>
            </w:r>
            <w:r>
              <w:rPr>
                <w:lang w:eastAsia="en-US"/>
              </w:rPr>
              <w:t xml:space="preserve"> allocate energy</w:t>
            </w:r>
            <w:r>
              <w:rPr>
                <w:rStyle w:val="FootnoteReference"/>
                <w:lang w:eastAsia="en-US"/>
              </w:rPr>
              <w:footnoteReference w:id="15"/>
            </w:r>
          </w:p>
        </w:tc>
        <w:tc>
          <w:tcPr>
            <w:tcW w:w="1430" w:type="dxa"/>
          </w:tcPr>
          <w:p w:rsidR="00F549BF" w:rsidRDefault="00F549BF" w:rsidP="00321B2D">
            <w:pPr>
              <w:keepNext/>
              <w:jc w:val="center"/>
              <w:rPr>
                <w:lang w:eastAsia="en-US"/>
              </w:rPr>
            </w:pPr>
          </w:p>
        </w:tc>
        <w:tc>
          <w:tcPr>
            <w:tcW w:w="1439" w:type="dxa"/>
          </w:tcPr>
          <w:p w:rsidR="00F549BF" w:rsidRDefault="00BE4217" w:rsidP="00321B2D">
            <w:pPr>
              <w:keepNext/>
              <w:jc w:val="center"/>
              <w:rPr>
                <w:lang w:eastAsia="en-US"/>
              </w:rPr>
            </w:pPr>
            <w:r>
              <w:rPr>
                <w:lang w:eastAsia="en-US"/>
              </w:rPr>
              <w:t>0.</w:t>
            </w:r>
            <w:r w:rsidR="003965C6">
              <w:rPr>
                <w:lang w:eastAsia="en-US"/>
              </w:rPr>
              <w:t>25</w:t>
            </w:r>
          </w:p>
        </w:tc>
        <w:tc>
          <w:tcPr>
            <w:tcW w:w="1399" w:type="dxa"/>
          </w:tcPr>
          <w:p w:rsidR="00F549BF" w:rsidRDefault="00BE4217" w:rsidP="00321B2D">
            <w:pPr>
              <w:keepNext/>
              <w:jc w:val="center"/>
              <w:rPr>
                <w:lang w:eastAsia="en-US"/>
              </w:rPr>
            </w:pPr>
            <w:r>
              <w:rPr>
                <w:lang w:eastAsia="en-US"/>
              </w:rPr>
              <w:t>0.</w:t>
            </w:r>
            <w:r w:rsidR="003965C6">
              <w:rPr>
                <w:lang w:eastAsia="en-US"/>
              </w:rPr>
              <w:t>25</w:t>
            </w:r>
          </w:p>
        </w:tc>
        <w:tc>
          <w:tcPr>
            <w:tcW w:w="1274" w:type="dxa"/>
          </w:tcPr>
          <w:p w:rsidR="00F549BF" w:rsidRDefault="00BE4217" w:rsidP="00321B2D">
            <w:pPr>
              <w:keepNext/>
              <w:jc w:val="center"/>
              <w:rPr>
                <w:lang w:eastAsia="en-US"/>
              </w:rPr>
            </w:pPr>
            <w:r>
              <w:rPr>
                <w:lang w:eastAsia="en-US"/>
              </w:rPr>
              <w:t>0.</w:t>
            </w:r>
            <w:r w:rsidR="003965C6">
              <w:rPr>
                <w:lang w:eastAsia="en-US"/>
              </w:rPr>
              <w:t>25</w:t>
            </w:r>
          </w:p>
        </w:tc>
      </w:tr>
      <w:tr w:rsidR="00F549BF" w:rsidTr="00F41E81">
        <w:tc>
          <w:tcPr>
            <w:tcW w:w="4034" w:type="dxa"/>
          </w:tcPr>
          <w:p w:rsidR="00F549BF" w:rsidRDefault="003965C6" w:rsidP="00321B2D">
            <w:pPr>
              <w:keepNext/>
              <w:jc w:val="left"/>
              <w:rPr>
                <w:lang w:eastAsia="en-US"/>
              </w:rPr>
            </w:pPr>
            <w:r>
              <w:rPr>
                <w:lang w:eastAsia="en-US"/>
              </w:rPr>
              <w:t xml:space="preserve">Host LLC </w:t>
            </w:r>
            <w:r w:rsidR="00305052">
              <w:rPr>
                <w:lang w:eastAsia="en-US"/>
              </w:rPr>
              <w:t>(4MB)</w:t>
            </w:r>
            <w:r>
              <w:rPr>
                <w:lang w:eastAsia="en-US"/>
              </w:rPr>
              <w:t xml:space="preserve"> allocate energy</w:t>
            </w:r>
            <w:r>
              <w:rPr>
                <w:rStyle w:val="FootnoteReference"/>
                <w:lang w:eastAsia="en-US"/>
              </w:rPr>
              <w:footnoteReference w:id="16"/>
            </w:r>
          </w:p>
        </w:tc>
        <w:tc>
          <w:tcPr>
            <w:tcW w:w="1430" w:type="dxa"/>
          </w:tcPr>
          <w:p w:rsidR="00F549BF" w:rsidRDefault="00F549BF" w:rsidP="00321B2D">
            <w:pPr>
              <w:keepNext/>
              <w:jc w:val="center"/>
              <w:rPr>
                <w:lang w:eastAsia="en-US"/>
              </w:rPr>
            </w:pPr>
          </w:p>
        </w:tc>
        <w:tc>
          <w:tcPr>
            <w:tcW w:w="1439" w:type="dxa"/>
          </w:tcPr>
          <w:p w:rsidR="00F549BF" w:rsidRDefault="00BE4217" w:rsidP="00321B2D">
            <w:pPr>
              <w:keepNext/>
              <w:jc w:val="center"/>
              <w:rPr>
                <w:lang w:eastAsia="en-US"/>
              </w:rPr>
            </w:pPr>
            <w:r>
              <w:rPr>
                <w:lang w:eastAsia="en-US"/>
              </w:rPr>
              <w:t>0.</w:t>
            </w:r>
            <w:r w:rsidR="00C360D4">
              <w:rPr>
                <w:lang w:eastAsia="en-US"/>
              </w:rPr>
              <w:t>4</w:t>
            </w:r>
          </w:p>
        </w:tc>
        <w:tc>
          <w:tcPr>
            <w:tcW w:w="1399" w:type="dxa"/>
          </w:tcPr>
          <w:p w:rsidR="00F549BF" w:rsidRDefault="00BE4217" w:rsidP="00321B2D">
            <w:pPr>
              <w:keepNext/>
              <w:jc w:val="center"/>
              <w:rPr>
                <w:lang w:eastAsia="en-US"/>
              </w:rPr>
            </w:pPr>
            <w:r>
              <w:rPr>
                <w:lang w:eastAsia="en-US"/>
              </w:rPr>
              <w:t>0.</w:t>
            </w:r>
            <w:r w:rsidR="00C360D4">
              <w:rPr>
                <w:lang w:eastAsia="en-US"/>
              </w:rPr>
              <w:t>4</w:t>
            </w:r>
          </w:p>
        </w:tc>
        <w:tc>
          <w:tcPr>
            <w:tcW w:w="1274" w:type="dxa"/>
          </w:tcPr>
          <w:p w:rsidR="00F549BF" w:rsidRDefault="00BE4217" w:rsidP="00321B2D">
            <w:pPr>
              <w:keepNext/>
              <w:jc w:val="center"/>
              <w:rPr>
                <w:lang w:eastAsia="en-US"/>
              </w:rPr>
            </w:pPr>
            <w:r>
              <w:rPr>
                <w:lang w:eastAsia="en-US"/>
              </w:rPr>
              <w:t>0.</w:t>
            </w:r>
            <w:r w:rsidR="00C360D4">
              <w:rPr>
                <w:lang w:eastAsia="en-US"/>
              </w:rPr>
              <w:t>4</w:t>
            </w:r>
          </w:p>
        </w:tc>
      </w:tr>
      <w:tr w:rsidR="00C360D4" w:rsidTr="00F41E81">
        <w:tc>
          <w:tcPr>
            <w:tcW w:w="4034" w:type="dxa"/>
            <w:shd w:val="clear" w:color="auto" w:fill="auto"/>
          </w:tcPr>
          <w:p w:rsidR="00C360D4" w:rsidRDefault="00C360D4" w:rsidP="00321B2D">
            <w:pPr>
              <w:keepNext/>
              <w:jc w:val="left"/>
              <w:rPr>
                <w:lang w:eastAsia="en-US"/>
              </w:rPr>
            </w:pPr>
            <w:r>
              <w:rPr>
                <w:lang w:eastAsia="en-US"/>
              </w:rPr>
              <w:t xml:space="preserve">Total </w:t>
            </w:r>
            <w:r w:rsidR="00545644">
              <w:rPr>
                <w:lang w:eastAsia="en-US"/>
              </w:rPr>
              <w:t>miss handling energy</w:t>
            </w:r>
            <w:r>
              <w:rPr>
                <w:lang w:eastAsia="en-US"/>
              </w:rPr>
              <w:t xml:space="preserve">, including </w:t>
            </w:r>
            <w:r w:rsidR="00BE4217">
              <w:rPr>
                <w:lang w:eastAsia="en-US"/>
              </w:rPr>
              <w:t>cache allocation (</w:t>
            </w:r>
            <w:proofErr w:type="spellStart"/>
            <w:r w:rsidR="00BE4217">
              <w:rPr>
                <w:lang w:eastAsia="en-US"/>
              </w:rPr>
              <w:t>nJ</w:t>
            </w:r>
            <w:proofErr w:type="spellEnd"/>
            <w:r w:rsidR="00084D1B">
              <w:rPr>
                <w:lang w:eastAsia="en-US"/>
              </w:rPr>
              <w:t xml:space="preserve"> per 64B block</w:t>
            </w:r>
            <w:r w:rsidR="00BE4217">
              <w:rPr>
                <w:lang w:eastAsia="en-US"/>
              </w:rPr>
              <w:t>)</w:t>
            </w:r>
          </w:p>
        </w:tc>
        <w:tc>
          <w:tcPr>
            <w:tcW w:w="1430" w:type="dxa"/>
            <w:shd w:val="clear" w:color="auto" w:fill="auto"/>
          </w:tcPr>
          <w:p w:rsidR="00C360D4" w:rsidRDefault="002C6816" w:rsidP="00321B2D">
            <w:pPr>
              <w:keepNext/>
              <w:jc w:val="center"/>
              <w:rPr>
                <w:lang w:eastAsia="en-US"/>
              </w:rPr>
            </w:pPr>
            <w:r>
              <w:rPr>
                <w:lang w:eastAsia="en-US"/>
              </w:rPr>
              <w:t>1</w:t>
            </w:r>
            <w:r w:rsidR="00BE4217">
              <w:rPr>
                <w:lang w:eastAsia="en-US"/>
              </w:rPr>
              <w:t>.1</w:t>
            </w:r>
          </w:p>
        </w:tc>
        <w:tc>
          <w:tcPr>
            <w:tcW w:w="1439" w:type="dxa"/>
            <w:shd w:val="clear" w:color="auto" w:fill="auto"/>
          </w:tcPr>
          <w:p w:rsidR="00C360D4" w:rsidRDefault="002C6816" w:rsidP="00321B2D">
            <w:pPr>
              <w:keepNext/>
              <w:jc w:val="center"/>
              <w:rPr>
                <w:lang w:eastAsia="en-US"/>
              </w:rPr>
            </w:pPr>
            <w:r>
              <w:rPr>
                <w:lang w:eastAsia="en-US"/>
              </w:rPr>
              <w:t>2</w:t>
            </w:r>
            <w:r w:rsidR="00BE4217">
              <w:rPr>
                <w:lang w:eastAsia="en-US"/>
              </w:rPr>
              <w:t>.</w:t>
            </w:r>
            <w:r>
              <w:rPr>
                <w:lang w:eastAsia="en-US"/>
              </w:rPr>
              <w:t>1</w:t>
            </w:r>
          </w:p>
        </w:tc>
        <w:tc>
          <w:tcPr>
            <w:tcW w:w="1399" w:type="dxa"/>
            <w:shd w:val="clear" w:color="auto" w:fill="auto"/>
          </w:tcPr>
          <w:p w:rsidR="00C360D4" w:rsidRDefault="002C6816" w:rsidP="00321B2D">
            <w:pPr>
              <w:keepNext/>
              <w:jc w:val="center"/>
              <w:rPr>
                <w:lang w:eastAsia="en-US"/>
              </w:rPr>
            </w:pPr>
            <w:r>
              <w:rPr>
                <w:lang w:eastAsia="en-US"/>
              </w:rPr>
              <w:t>1</w:t>
            </w:r>
            <w:r w:rsidR="00BE4217">
              <w:rPr>
                <w:lang w:eastAsia="en-US"/>
              </w:rPr>
              <w:t>.7</w:t>
            </w:r>
          </w:p>
        </w:tc>
        <w:tc>
          <w:tcPr>
            <w:tcW w:w="1274" w:type="dxa"/>
            <w:shd w:val="clear" w:color="auto" w:fill="auto"/>
          </w:tcPr>
          <w:p w:rsidR="00C360D4" w:rsidRDefault="002C6816" w:rsidP="00321B2D">
            <w:pPr>
              <w:keepNext/>
              <w:jc w:val="center"/>
              <w:rPr>
                <w:lang w:eastAsia="en-US"/>
              </w:rPr>
            </w:pPr>
            <w:r>
              <w:rPr>
                <w:lang w:eastAsia="en-US"/>
              </w:rPr>
              <w:t>2</w:t>
            </w:r>
            <w:r w:rsidR="00BE4217">
              <w:rPr>
                <w:lang w:eastAsia="en-US"/>
              </w:rPr>
              <w:t>.</w:t>
            </w:r>
            <w:r>
              <w:rPr>
                <w:lang w:eastAsia="en-US"/>
              </w:rPr>
              <w:t>7</w:t>
            </w:r>
          </w:p>
        </w:tc>
      </w:tr>
      <w:tr w:rsidR="002C6816" w:rsidTr="00F41E81">
        <w:tc>
          <w:tcPr>
            <w:tcW w:w="4034" w:type="dxa"/>
            <w:shd w:val="clear" w:color="auto" w:fill="auto"/>
          </w:tcPr>
          <w:p w:rsidR="002C6816" w:rsidRPr="00BE4217" w:rsidRDefault="00BE4217" w:rsidP="00321B2D">
            <w:pPr>
              <w:keepNext/>
              <w:jc w:val="left"/>
              <w:rPr>
                <w:b/>
                <w:lang w:eastAsia="en-US"/>
              </w:rPr>
            </w:pPr>
            <w:r w:rsidRPr="00BE4217">
              <w:rPr>
                <w:b/>
                <w:lang w:eastAsia="en-US"/>
              </w:rPr>
              <w:t xml:space="preserve">Miss </w:t>
            </w:r>
            <w:r w:rsidR="00F541D9">
              <w:rPr>
                <w:b/>
                <w:lang w:eastAsia="en-US"/>
              </w:rPr>
              <w:t xml:space="preserve">handling </w:t>
            </w:r>
            <w:r w:rsidRPr="00BE4217">
              <w:rPr>
                <w:b/>
                <w:lang w:eastAsia="en-US"/>
              </w:rPr>
              <w:t>energy normalized to PIM</w:t>
            </w:r>
          </w:p>
        </w:tc>
        <w:tc>
          <w:tcPr>
            <w:tcW w:w="1430" w:type="dxa"/>
            <w:shd w:val="clear" w:color="auto" w:fill="auto"/>
          </w:tcPr>
          <w:p w:rsidR="002C6816" w:rsidRPr="00BE4217" w:rsidRDefault="00BE4217" w:rsidP="00321B2D">
            <w:pPr>
              <w:keepNext/>
              <w:jc w:val="center"/>
              <w:rPr>
                <w:b/>
                <w:lang w:eastAsia="en-US"/>
              </w:rPr>
            </w:pPr>
            <w:r w:rsidRPr="00BE4217">
              <w:rPr>
                <w:b/>
                <w:lang w:eastAsia="en-US"/>
              </w:rPr>
              <w:t>1x</w:t>
            </w:r>
          </w:p>
        </w:tc>
        <w:tc>
          <w:tcPr>
            <w:tcW w:w="1439" w:type="dxa"/>
            <w:shd w:val="clear" w:color="auto" w:fill="auto"/>
          </w:tcPr>
          <w:p w:rsidR="002C6816" w:rsidRPr="00BE4217" w:rsidRDefault="00BE4217" w:rsidP="00321B2D">
            <w:pPr>
              <w:keepNext/>
              <w:jc w:val="center"/>
              <w:rPr>
                <w:b/>
                <w:lang w:eastAsia="en-US"/>
              </w:rPr>
            </w:pPr>
            <w:r w:rsidRPr="00BE4217">
              <w:rPr>
                <w:b/>
                <w:lang w:eastAsia="en-US"/>
              </w:rPr>
              <w:t>~2x</w:t>
            </w:r>
          </w:p>
        </w:tc>
        <w:tc>
          <w:tcPr>
            <w:tcW w:w="1399" w:type="dxa"/>
            <w:shd w:val="clear" w:color="auto" w:fill="auto"/>
          </w:tcPr>
          <w:p w:rsidR="002C6816" w:rsidRPr="00BE4217" w:rsidRDefault="00BE4217" w:rsidP="00321B2D">
            <w:pPr>
              <w:keepNext/>
              <w:jc w:val="center"/>
              <w:rPr>
                <w:b/>
                <w:lang w:eastAsia="en-US"/>
              </w:rPr>
            </w:pPr>
            <w:r w:rsidRPr="00BE4217">
              <w:rPr>
                <w:b/>
                <w:lang w:eastAsia="en-US"/>
              </w:rPr>
              <w:t>~1.5x</w:t>
            </w:r>
          </w:p>
        </w:tc>
        <w:tc>
          <w:tcPr>
            <w:tcW w:w="1274" w:type="dxa"/>
            <w:shd w:val="clear" w:color="auto" w:fill="auto"/>
          </w:tcPr>
          <w:p w:rsidR="002C6816" w:rsidRPr="00BE4217" w:rsidRDefault="00BE4217" w:rsidP="0076750D">
            <w:pPr>
              <w:keepNext/>
              <w:jc w:val="center"/>
              <w:rPr>
                <w:b/>
                <w:lang w:eastAsia="en-US"/>
              </w:rPr>
            </w:pPr>
            <w:r w:rsidRPr="00BE4217">
              <w:rPr>
                <w:b/>
                <w:lang w:eastAsia="en-US"/>
              </w:rPr>
              <w:t>~2.5x</w:t>
            </w:r>
          </w:p>
        </w:tc>
      </w:tr>
    </w:tbl>
    <w:p w:rsidR="008158B9" w:rsidRDefault="008158B9" w:rsidP="00951FAC">
      <w:pPr>
        <w:pStyle w:val="Heading2"/>
      </w:pPr>
      <w:bookmarkStart w:id="673" w:name="_Toc357084169"/>
      <w:bookmarkStart w:id="674" w:name="_Ref357005269"/>
      <w:bookmarkStart w:id="675" w:name="_Toc359310271"/>
      <w:bookmarkEnd w:id="673"/>
      <w:r>
        <w:t>Specialized Operations</w:t>
      </w:r>
      <w:bookmarkEnd w:id="674"/>
      <w:bookmarkEnd w:id="675"/>
    </w:p>
    <w:p w:rsidR="00153AAE" w:rsidRDefault="00153AAE" w:rsidP="008158B9">
      <w:r>
        <w:t>While our baseline PIM architecture consists of a</w:t>
      </w:r>
      <w:r w:rsidR="008C039D">
        <w:t>n</w:t>
      </w:r>
      <w:r>
        <w:t xml:space="preserve"> APU stacked with memory, there are a</w:t>
      </w:r>
      <w:r w:rsidR="008C039D">
        <w:t xml:space="preserve"> </w:t>
      </w:r>
      <w:r w:rsidR="003C395F">
        <w:t>variety of</w:t>
      </w:r>
      <w:r w:rsidR="008C039D">
        <w:t xml:space="preserve"> specialized capabilities</w:t>
      </w:r>
      <w:r>
        <w:t xml:space="preserve"> that may benefit greatly from custom hardware that can provide in-memory acceleration w</w:t>
      </w:r>
      <w:r w:rsidR="008C039D">
        <w:t>ith very low overheads. Examples of such operations may include:</w:t>
      </w:r>
    </w:p>
    <w:p w:rsidR="008C039D" w:rsidRDefault="008C039D" w:rsidP="00764E77">
      <w:pPr>
        <w:pStyle w:val="ListParagraph"/>
        <w:numPr>
          <w:ilvl w:val="0"/>
          <w:numId w:val="10"/>
        </w:numPr>
      </w:pPr>
      <w:r>
        <w:t xml:space="preserve">Fine-grain </w:t>
      </w:r>
      <w:r w:rsidR="003C395F">
        <w:t xml:space="preserve">augmented memory operations </w:t>
      </w:r>
      <w:r>
        <w:t>such as op-and-store</w:t>
      </w:r>
      <w:r w:rsidR="003C395F">
        <w:t>, which can effectively move read-modify-write operations to the memory. These provide the additional benefit of eliminating the need for locks on updates to a single shared variable.</w:t>
      </w:r>
    </w:p>
    <w:p w:rsidR="004519C8" w:rsidRDefault="00CC5BA4" w:rsidP="00764E77">
      <w:pPr>
        <w:pStyle w:val="ListParagraph"/>
        <w:numPr>
          <w:ilvl w:val="0"/>
          <w:numId w:val="10"/>
        </w:numPr>
      </w:pPr>
      <w:r w:rsidRPr="00CC5BA4">
        <w:t xml:space="preserve">Compound memory operations </w:t>
      </w:r>
      <w:r w:rsidR="003C395F">
        <w:t xml:space="preserve">that touch an arbitrary range of memory addresses but whose operation is well-defined and can be expressed in a small number of </w:t>
      </w:r>
      <w:r w:rsidR="003C395F">
        <w:lastRenderedPageBreak/>
        <w:t xml:space="preserve">parameters. These include </w:t>
      </w:r>
      <w:proofErr w:type="spellStart"/>
      <w:r>
        <w:t>strided</w:t>
      </w:r>
      <w:proofErr w:type="spellEnd"/>
      <w:r>
        <w:t xml:space="preserve"> or indirect gather/scatter</w:t>
      </w:r>
      <w:r w:rsidR="003C395F">
        <w:t xml:space="preserve"> operations</w:t>
      </w:r>
      <w:r>
        <w:t>, pointer chasing, and data layout changes.</w:t>
      </w:r>
    </w:p>
    <w:p w:rsidR="00CC5BA4" w:rsidRPr="00CC5BA4" w:rsidRDefault="00CC5BA4" w:rsidP="00764E77">
      <w:pPr>
        <w:pStyle w:val="ListParagraph"/>
        <w:numPr>
          <w:ilvl w:val="0"/>
          <w:numId w:val="10"/>
        </w:numPr>
      </w:pPr>
      <w:r>
        <w:t xml:space="preserve">Standardized or otherwise well-defined </w:t>
      </w:r>
      <w:r w:rsidR="003C395F">
        <w:t xml:space="preserve">computation operations on a range of memory </w:t>
      </w:r>
      <w:r>
        <w:t>operations (e.g.</w:t>
      </w:r>
      <w:r w:rsidR="004F11C5">
        <w:t>,</w:t>
      </w:r>
      <w:r>
        <w:t xml:space="preserve"> compression, encryption, reductions).</w:t>
      </w:r>
    </w:p>
    <w:p w:rsidR="004519C8" w:rsidRDefault="004519C8" w:rsidP="004519C8"/>
    <w:p w:rsidR="00951FAC" w:rsidRDefault="004519C8" w:rsidP="008758AE">
      <w:r>
        <w:t>Determining which specialized operations are beneficial to accelerate in hardware requires wide-ranging application studies</w:t>
      </w:r>
      <w:r w:rsidR="00CC5BA4">
        <w:t xml:space="preserve"> that are beyond the scope of the current milestone</w:t>
      </w:r>
      <w:r>
        <w:t xml:space="preserve">. </w:t>
      </w:r>
      <w:r w:rsidR="00565181">
        <w:t xml:space="preserve">As a result, our </w:t>
      </w:r>
      <w:r w:rsidR="002A337F">
        <w:t>baseline</w:t>
      </w:r>
      <w:r w:rsidR="00565181">
        <w:t xml:space="preserve"> architecture currently does not incorporate such features. However, </w:t>
      </w:r>
      <w:r w:rsidR="007352FF">
        <w:t>w</w:t>
      </w:r>
      <w:r w:rsidRPr="00CC5BA4">
        <w:t xml:space="preserve">e envision </w:t>
      </w:r>
      <w:r w:rsidR="003C395F">
        <w:t>the</w:t>
      </w:r>
      <w:r w:rsidRPr="00CC5BA4">
        <w:t xml:space="preserve"> </w:t>
      </w:r>
      <w:r w:rsidR="00BA1D1A" w:rsidRPr="00CC5BA4">
        <w:t xml:space="preserve">arbitrary code offload API </w:t>
      </w:r>
      <w:r w:rsidR="003C395F">
        <w:t>described in</w:t>
      </w:r>
      <w:r w:rsidR="00BA1D1A" w:rsidRPr="00CC5BA4">
        <w:t xml:space="preserve"> </w:t>
      </w:r>
      <w:r w:rsidR="00E006F4">
        <w:t>S</w:t>
      </w:r>
      <w:r w:rsidR="00BA1D1A" w:rsidRPr="00CC5BA4">
        <w:t xml:space="preserve">ection </w:t>
      </w:r>
      <w:fldSimple w:instr=" REF _Ref352940143 \r \h  \* MERGEFORMAT ">
        <w:r w:rsidR="00C91EA6">
          <w:t>4</w:t>
        </w:r>
      </w:fldSimple>
      <w:r w:rsidR="00BA1D1A" w:rsidRPr="00CC5BA4">
        <w:t xml:space="preserve"> being a useful framework for initially expressing hardware acceleration candidates </w:t>
      </w:r>
      <w:r w:rsidR="007352FF">
        <w:t>in</w:t>
      </w:r>
      <w:r w:rsidR="00BA1D1A" w:rsidRPr="00CC5BA4">
        <w:t xml:space="preserve"> software and </w:t>
      </w:r>
      <w:r w:rsidR="007352FF">
        <w:t>estimating</w:t>
      </w:r>
      <w:r w:rsidR="00BA1D1A" w:rsidRPr="00CC5BA4">
        <w:t xml:space="preserve"> the potential </w:t>
      </w:r>
      <w:r w:rsidR="007352FF">
        <w:t xml:space="preserve">impact of additional hardware </w:t>
      </w:r>
      <w:r w:rsidR="00BA1D1A" w:rsidRPr="00CC5BA4">
        <w:t>acceleration. This is especially true for coarse-grain operations that operate on large amounts of data</w:t>
      </w:r>
      <w:r w:rsidR="007352FF">
        <w:t xml:space="preserve"> and </w:t>
      </w:r>
      <w:r w:rsidR="00E006F4">
        <w:t xml:space="preserve">for which </w:t>
      </w:r>
      <w:r w:rsidR="007352FF">
        <w:t xml:space="preserve">UMQ-based dispatch is a </w:t>
      </w:r>
      <w:r w:rsidR="00C10ABC">
        <w:t xml:space="preserve">viable </w:t>
      </w:r>
      <w:r w:rsidR="007352FF">
        <w:t>approach.</w:t>
      </w:r>
      <w:r w:rsidR="00C97CFD">
        <w:t xml:space="preserve"> A detailed evaluation of such </w:t>
      </w:r>
      <w:r w:rsidR="00E47E17">
        <w:t xml:space="preserve">specialized accelerators is </w:t>
      </w:r>
      <w:r w:rsidR="00E006F4">
        <w:t>specified as part of the</w:t>
      </w:r>
      <w:r w:rsidR="00E47E17">
        <w:t xml:space="preserve"> next</w:t>
      </w:r>
      <w:r w:rsidR="00C97CFD">
        <w:t xml:space="preserve"> PIM milestone (M2) deliverables.</w:t>
      </w:r>
    </w:p>
    <w:p w:rsidR="00096658" w:rsidRDefault="00E8614E" w:rsidP="0005261B">
      <w:pPr>
        <w:pStyle w:val="Heading1"/>
        <w:rPr>
          <w:sz w:val="28"/>
          <w:szCs w:val="28"/>
        </w:rPr>
      </w:pPr>
      <w:bookmarkStart w:id="676" w:name="_Ref352856865"/>
      <w:bookmarkStart w:id="677" w:name="_Ref352884761"/>
      <w:bookmarkStart w:id="678" w:name="_Ref352940143"/>
      <w:bookmarkStart w:id="679" w:name="_Ref356896429"/>
      <w:bookmarkStart w:id="680" w:name="_Toc359310272"/>
      <w:r>
        <w:rPr>
          <w:sz w:val="28"/>
          <w:szCs w:val="28"/>
        </w:rPr>
        <w:lastRenderedPageBreak/>
        <w:t>User-level API</w:t>
      </w:r>
      <w:bookmarkEnd w:id="676"/>
      <w:bookmarkEnd w:id="677"/>
      <w:bookmarkEnd w:id="678"/>
      <w:bookmarkEnd w:id="679"/>
      <w:bookmarkEnd w:id="680"/>
    </w:p>
    <w:p w:rsidR="00E62353" w:rsidRDefault="00E62353" w:rsidP="00E8614E">
      <w:r>
        <w:t xml:space="preserve">This section describes the </w:t>
      </w:r>
      <w:r w:rsidR="001F4B49">
        <w:t>API for accessing the PIM</w:t>
      </w:r>
      <w:r w:rsidR="00F57E02">
        <w:t xml:space="preserve"> device</w:t>
      </w:r>
      <w:r w:rsidR="001F4B49">
        <w:t>s</w:t>
      </w:r>
      <w:r w:rsidR="00F86BFC">
        <w:t xml:space="preserve"> from a user-level application</w:t>
      </w:r>
      <w:r w:rsidR="001F4B49">
        <w:t>.</w:t>
      </w:r>
    </w:p>
    <w:p w:rsidR="001F4B49" w:rsidRDefault="001F4B49" w:rsidP="00AA73DB">
      <w:pPr>
        <w:pStyle w:val="Heading2"/>
      </w:pPr>
      <w:bookmarkStart w:id="681" w:name="_Ref353194785"/>
      <w:bookmarkStart w:id="682" w:name="_Toc359310273"/>
      <w:r>
        <w:t>Scope</w:t>
      </w:r>
      <w:bookmarkEnd w:id="681"/>
      <w:bookmarkEnd w:id="682"/>
    </w:p>
    <w:p w:rsidR="001F4B49" w:rsidRDefault="001F4B49" w:rsidP="00E8614E">
      <w:r>
        <w:t xml:space="preserve">As the PIM devices consist of APUs that are capable of executing general-purpose code, the API need not </w:t>
      </w:r>
      <w:r w:rsidR="008C678F">
        <w:t xml:space="preserve">to </w:t>
      </w:r>
      <w:r>
        <w:t xml:space="preserve">provide additional capabilities to express the computation </w:t>
      </w:r>
      <w:r w:rsidR="00983512">
        <w:t>for execution via</w:t>
      </w:r>
      <w:r>
        <w:t xml:space="preserve"> PIM. Therefore, the </w:t>
      </w:r>
      <w:r w:rsidR="00A20440">
        <w:t xml:space="preserve">goals </w:t>
      </w:r>
      <w:r>
        <w:t xml:space="preserve">of the </w:t>
      </w:r>
      <w:r w:rsidR="00411F0C">
        <w:t xml:space="preserve">user-level </w:t>
      </w:r>
      <w:r>
        <w:t xml:space="preserve">API </w:t>
      </w:r>
      <w:r w:rsidR="00A20440">
        <w:t>are</w:t>
      </w:r>
      <w:r>
        <w:t>:</w:t>
      </w:r>
    </w:p>
    <w:p w:rsidR="001F4B49" w:rsidRDefault="003A335D" w:rsidP="00764E77">
      <w:pPr>
        <w:pStyle w:val="ListParagraph"/>
        <w:numPr>
          <w:ilvl w:val="0"/>
          <w:numId w:val="11"/>
        </w:numPr>
      </w:pPr>
      <w:r>
        <w:t>Discovering available PIM resources</w:t>
      </w:r>
    </w:p>
    <w:p w:rsidR="001F4B49" w:rsidRDefault="003A335D" w:rsidP="00764E77">
      <w:pPr>
        <w:pStyle w:val="ListParagraph"/>
        <w:numPr>
          <w:ilvl w:val="0"/>
          <w:numId w:val="11"/>
        </w:numPr>
      </w:pPr>
      <w:r>
        <w:t>Orchestrating memory data layout</w:t>
      </w:r>
    </w:p>
    <w:p w:rsidR="001F4B49" w:rsidRDefault="003A335D" w:rsidP="00764E77">
      <w:pPr>
        <w:pStyle w:val="ListParagraph"/>
        <w:numPr>
          <w:ilvl w:val="0"/>
          <w:numId w:val="11"/>
        </w:numPr>
      </w:pPr>
      <w:r>
        <w:t>D</w:t>
      </w:r>
      <w:r w:rsidR="001F4B49">
        <w:t>ispatch</w:t>
      </w:r>
      <w:r w:rsidR="00A20440">
        <w:t>ing</w:t>
      </w:r>
      <w:r w:rsidR="001F4B49">
        <w:t xml:space="preserve"> PIM</w:t>
      </w:r>
      <w:r w:rsidR="00983512">
        <w:t xml:space="preserve"> </w:t>
      </w:r>
      <w:r>
        <w:t>computations</w:t>
      </w:r>
    </w:p>
    <w:p w:rsidR="00E923F2" w:rsidRDefault="00E923F2" w:rsidP="00764E77">
      <w:pPr>
        <w:pStyle w:val="ListParagraph"/>
        <w:numPr>
          <w:ilvl w:val="0"/>
          <w:numId w:val="11"/>
        </w:numPr>
      </w:pPr>
      <w:r>
        <w:t>Provid</w:t>
      </w:r>
      <w:r w:rsidR="00A20440">
        <w:t>ing</w:t>
      </w:r>
      <w:r>
        <w:t xml:space="preserve"> visibility </w:t>
      </w:r>
      <w:r w:rsidR="003A335D">
        <w:t>of intended memory usage</w:t>
      </w:r>
    </w:p>
    <w:p w:rsidR="001F4B49" w:rsidRDefault="001F4B49" w:rsidP="001F4B49"/>
    <w:p w:rsidR="00E923F2" w:rsidRDefault="00983512" w:rsidP="001F4B49">
      <w:r>
        <w:t>The following sub-sections</w:t>
      </w:r>
      <w:r w:rsidR="003A335D">
        <w:t xml:space="preserve"> (</w:t>
      </w:r>
      <w:r w:rsidR="00A141B1">
        <w:fldChar w:fldCharType="begin"/>
      </w:r>
      <w:r w:rsidR="0076750D">
        <w:instrText xml:space="preserve"> REF _Ref356210329 \r \h </w:instrText>
      </w:r>
      <w:r w:rsidR="00A141B1">
        <w:fldChar w:fldCharType="separate"/>
      </w:r>
      <w:r w:rsidR="00C91EA6">
        <w:t>4.1.1</w:t>
      </w:r>
      <w:r w:rsidR="00A141B1">
        <w:fldChar w:fldCharType="end"/>
      </w:r>
      <w:r w:rsidR="0076750D">
        <w:t xml:space="preserve"> </w:t>
      </w:r>
      <w:r w:rsidR="003A335D">
        <w:t xml:space="preserve">through </w:t>
      </w:r>
      <w:r w:rsidR="00A141B1">
        <w:fldChar w:fldCharType="begin"/>
      </w:r>
      <w:r w:rsidR="003A335D">
        <w:instrText xml:space="preserve"> REF _Ref355995469 \r \h </w:instrText>
      </w:r>
      <w:r w:rsidR="00A141B1">
        <w:fldChar w:fldCharType="separate"/>
      </w:r>
      <w:r w:rsidR="00C91EA6">
        <w:t>4.1.4</w:t>
      </w:r>
      <w:r w:rsidR="00A141B1">
        <w:fldChar w:fldCharType="end"/>
      </w:r>
      <w:r w:rsidR="003A335D">
        <w:t>)</w:t>
      </w:r>
      <w:r>
        <w:t xml:space="preserve"> discuss the significance of each of these goals</w:t>
      </w:r>
      <w:r w:rsidR="008C678F">
        <w:t>,</w:t>
      </w:r>
      <w:r>
        <w:t xml:space="preserve"> and </w:t>
      </w:r>
      <w:r w:rsidR="00E923F2">
        <w:t>API calls for achieving the</w:t>
      </w:r>
      <w:r w:rsidR="008C678F">
        <w:t>se goals</w:t>
      </w:r>
      <w:r w:rsidR="000B26B6">
        <w:t xml:space="preserve"> </w:t>
      </w:r>
      <w:r w:rsidR="00411F0C">
        <w:t>are</w:t>
      </w:r>
      <w:r w:rsidR="00E923F2">
        <w:t xml:space="preserve"> described in </w:t>
      </w:r>
      <w:r w:rsidR="008C678F">
        <w:t>S</w:t>
      </w:r>
      <w:r w:rsidR="00411F0C">
        <w:t xml:space="preserve">ection </w:t>
      </w:r>
      <w:r w:rsidR="00A141B1">
        <w:fldChar w:fldCharType="begin"/>
      </w:r>
      <w:r w:rsidR="00411F0C">
        <w:instrText xml:space="preserve"> REF _Ref353225851 \r \h </w:instrText>
      </w:r>
      <w:r w:rsidR="00A141B1">
        <w:fldChar w:fldCharType="separate"/>
      </w:r>
      <w:r w:rsidR="00C91EA6">
        <w:t>4.2</w:t>
      </w:r>
      <w:r w:rsidR="00A141B1">
        <w:fldChar w:fldCharType="end"/>
      </w:r>
      <w:r w:rsidR="00E923F2">
        <w:t>.</w:t>
      </w:r>
    </w:p>
    <w:p w:rsidR="00983512" w:rsidRDefault="00983512" w:rsidP="001F4B49"/>
    <w:p w:rsidR="00E923F2" w:rsidRDefault="00836D52" w:rsidP="001F4B49">
      <w:r>
        <w:t>The</w:t>
      </w:r>
      <w:r w:rsidR="00E923F2">
        <w:t xml:space="preserve"> API </w:t>
      </w:r>
      <w:r>
        <w:t xml:space="preserve">presented here </w:t>
      </w:r>
      <w:r w:rsidR="00E923F2">
        <w:t xml:space="preserve">is designed to augment existing C-based programming frameworks. Example implementations of the API for </w:t>
      </w:r>
      <w:r w:rsidR="00411F0C">
        <w:t xml:space="preserve">POSIX </w:t>
      </w:r>
      <w:r w:rsidR="00E923F2">
        <w:t xml:space="preserve">threads and </w:t>
      </w:r>
      <w:proofErr w:type="spellStart"/>
      <w:r w:rsidR="00E923F2">
        <w:t>OpenCL</w:t>
      </w:r>
      <w:proofErr w:type="spellEnd"/>
      <w:r w:rsidR="00E923F2">
        <w:t xml:space="preserve"> are described in </w:t>
      </w:r>
      <w:r w:rsidR="008C678F">
        <w:t>S</w:t>
      </w:r>
      <w:r w:rsidR="00E923F2">
        <w:t>ection</w:t>
      </w:r>
      <w:r w:rsidR="000C61B5">
        <w:t>s</w:t>
      </w:r>
      <w:r w:rsidR="00E923F2">
        <w:t xml:space="preserve"> </w:t>
      </w:r>
      <w:r w:rsidR="00A141B1">
        <w:fldChar w:fldCharType="begin"/>
      </w:r>
      <w:r w:rsidR="000C61B5">
        <w:instrText xml:space="preserve"> REF _Ref352943590 \r \h </w:instrText>
      </w:r>
      <w:r w:rsidR="00A141B1">
        <w:fldChar w:fldCharType="separate"/>
      </w:r>
      <w:r w:rsidR="00C91EA6">
        <w:t>4.4.1</w:t>
      </w:r>
      <w:r w:rsidR="00A141B1">
        <w:fldChar w:fldCharType="end"/>
      </w:r>
      <w:r w:rsidR="000C61B5">
        <w:t xml:space="preserve"> and </w:t>
      </w:r>
      <w:r w:rsidR="00A141B1">
        <w:fldChar w:fldCharType="begin"/>
      </w:r>
      <w:r w:rsidR="000C61B5">
        <w:instrText xml:space="preserve"> REF _Ref352943600 \r \h </w:instrText>
      </w:r>
      <w:r w:rsidR="00A141B1">
        <w:fldChar w:fldCharType="separate"/>
      </w:r>
      <w:r w:rsidR="00C91EA6">
        <w:t>4.4.2</w:t>
      </w:r>
      <w:r w:rsidR="00A141B1">
        <w:fldChar w:fldCharType="end"/>
      </w:r>
      <w:r w:rsidR="008C678F">
        <w:t>,</w:t>
      </w:r>
      <w:r w:rsidR="000C61B5">
        <w:t xml:space="preserve"> respectively.</w:t>
      </w:r>
      <w:r>
        <w:t xml:space="preserve"> However, the API does not rely on capabilities unique to C and the insights gained using this API as well as implementation of comparable API features should generally extend readily to other high-level programming languages.</w:t>
      </w:r>
    </w:p>
    <w:p w:rsidR="00E923F2" w:rsidRDefault="00E923F2" w:rsidP="001F4B49"/>
    <w:p w:rsidR="001F4B49" w:rsidRPr="000C61B5" w:rsidRDefault="001F4B49" w:rsidP="001F4B49">
      <w:r w:rsidRPr="000C61B5">
        <w:t>This API is geared towards</w:t>
      </w:r>
      <w:r w:rsidR="000C61B5">
        <w:t xml:space="preserve"> facilitating early-stage PIM evaluations by expert programmers. Therefore, the interface </w:t>
      </w:r>
      <w:r w:rsidR="00303E1A">
        <w:t>provides</w:t>
      </w:r>
      <w:r w:rsidR="000C61B5">
        <w:t xml:space="preserve"> a high </w:t>
      </w:r>
      <w:r w:rsidR="00B60565">
        <w:t xml:space="preserve">degree </w:t>
      </w:r>
      <w:r w:rsidR="000C61B5">
        <w:t>of visibility into the hardware confi</w:t>
      </w:r>
      <w:r w:rsidR="00303E1A">
        <w:t xml:space="preserve">guration and </w:t>
      </w:r>
      <w:r w:rsidR="00B60565">
        <w:t xml:space="preserve">requires </w:t>
      </w:r>
      <w:r w:rsidR="000C61B5">
        <w:t xml:space="preserve">manual control </w:t>
      </w:r>
      <w:r w:rsidR="00303E1A">
        <w:t xml:space="preserve">over data placement and compute-data co-location. </w:t>
      </w:r>
      <w:r w:rsidR="000C61B5">
        <w:t>Naturally, we envision the need for higher level</w:t>
      </w:r>
      <w:r w:rsidR="004F11C5">
        <w:t>s</w:t>
      </w:r>
      <w:r w:rsidR="000C61B5">
        <w:t xml:space="preserve"> of abstraction</w:t>
      </w:r>
      <w:r w:rsidR="00B60565">
        <w:t>s</w:t>
      </w:r>
      <w:r w:rsidR="000C61B5">
        <w:t xml:space="preserve"> for use by the </w:t>
      </w:r>
      <w:r w:rsidR="00303E1A">
        <w:t>broader</w:t>
      </w:r>
      <w:r w:rsidR="000C61B5">
        <w:t xml:space="preserve"> developer </w:t>
      </w:r>
      <w:r w:rsidR="00303E1A">
        <w:t>community</w:t>
      </w:r>
      <w:r w:rsidR="00B60565">
        <w:t xml:space="preserve">. An example of such a higher-level abstraction can be found in the PIM-related </w:t>
      </w:r>
      <w:r w:rsidR="00E9658D">
        <w:t xml:space="preserve">aspects of the proposed </w:t>
      </w:r>
      <w:proofErr w:type="spellStart"/>
      <w:r w:rsidR="00E9658D">
        <w:t>OpenMP</w:t>
      </w:r>
      <w:proofErr w:type="spellEnd"/>
      <w:r w:rsidR="00E9658D">
        <w:t xml:space="preserve"> </w:t>
      </w:r>
      <w:proofErr w:type="spellStart"/>
      <w:r w:rsidR="00B60565">
        <w:t>pragma</w:t>
      </w:r>
      <w:proofErr w:type="spellEnd"/>
      <w:r w:rsidR="00E9658D">
        <w:t xml:space="preserve"> extensions</w:t>
      </w:r>
      <w:r w:rsidR="00B60565">
        <w:t xml:space="preserve"> discussed in the AMD </w:t>
      </w:r>
      <w:proofErr w:type="spellStart"/>
      <w:r w:rsidR="004E0254" w:rsidRPr="004E0254">
        <w:rPr>
          <w:i/>
        </w:rPr>
        <w:t>FastForward</w:t>
      </w:r>
      <w:proofErr w:type="spellEnd"/>
      <w:r w:rsidR="004E0254" w:rsidRPr="004E0254">
        <w:rPr>
          <w:i/>
        </w:rPr>
        <w:t xml:space="preserve"> P12: High-level Language Extensions for Exascale Heterogeneous Processors Report</w:t>
      </w:r>
      <w:r w:rsidR="00B60565">
        <w:t xml:space="preserve">. </w:t>
      </w:r>
      <w:r w:rsidR="004F0D5C">
        <w:t xml:space="preserve">Such </w:t>
      </w:r>
      <w:proofErr w:type="spellStart"/>
      <w:r w:rsidR="004F0D5C">
        <w:t>pragmas</w:t>
      </w:r>
      <w:proofErr w:type="spellEnd"/>
      <w:r w:rsidR="004F0D5C">
        <w:t xml:space="preserve"> may be mapped automatically by a compiler to the lower-level API described here. While the </w:t>
      </w:r>
      <w:proofErr w:type="spellStart"/>
      <w:r w:rsidR="004F0D5C">
        <w:t>pragmas</w:t>
      </w:r>
      <w:proofErr w:type="spellEnd"/>
      <w:r w:rsidR="004F0D5C">
        <w:t xml:space="preserve"> do not expose the full feature set of the PIM API, they are intended to support a subset of common use cases with reduced programmer effort. Other high-level abstractions may include domain-specific languages (DSL), library implementations of common operations and data structures, and load-balanc</w:t>
      </w:r>
      <w:r w:rsidR="005725C8">
        <w:t xml:space="preserve">ers </w:t>
      </w:r>
      <w:r w:rsidR="00D94FDE">
        <w:t>that</w:t>
      </w:r>
      <w:r w:rsidR="004F0D5C">
        <w:t xml:space="preserve"> encompass support fo</w:t>
      </w:r>
      <w:r w:rsidR="005725C8">
        <w:t>r PIM capabilities in th</w:t>
      </w:r>
      <w:r w:rsidR="00D94FDE">
        <w:t xml:space="preserve">eir underlying implementations. </w:t>
      </w:r>
      <w:r w:rsidR="00216700">
        <w:t>The</w:t>
      </w:r>
      <w:r w:rsidR="005725C8">
        <w:t xml:space="preserve"> run-time system</w:t>
      </w:r>
      <w:r w:rsidR="00D94FDE">
        <w:t xml:space="preserve"> component</w:t>
      </w:r>
      <w:r w:rsidR="005725C8">
        <w:t xml:space="preserve">s </w:t>
      </w:r>
      <w:r w:rsidR="00216700">
        <w:t xml:space="preserve">of such frameworks </w:t>
      </w:r>
      <w:r w:rsidR="005725C8">
        <w:t xml:space="preserve">may incorporate static or dynamic placement of and migration of data and compute among PIM devices by calling the API described in this document. We also do not preclude the possibility of </w:t>
      </w:r>
      <w:r w:rsidR="00D94FDE">
        <w:t xml:space="preserve">even </w:t>
      </w:r>
      <w:r w:rsidR="000C61B5">
        <w:t xml:space="preserve">lower level abstractions </w:t>
      </w:r>
      <w:r w:rsidR="005725C8">
        <w:t xml:space="preserve">than what is described here </w:t>
      </w:r>
      <w:r w:rsidR="000C61B5">
        <w:t xml:space="preserve">for </w:t>
      </w:r>
      <w:r w:rsidR="00303E1A">
        <w:t>underpinning</w:t>
      </w:r>
      <w:r w:rsidR="000C61B5">
        <w:t xml:space="preserve"> the development of alternate run-time systems in the longer term. However, the development of such a layered set of APIs is out of the scope of </w:t>
      </w:r>
      <w:r w:rsidR="00303E1A">
        <w:t>our</w:t>
      </w:r>
      <w:r w:rsidR="000C61B5">
        <w:t xml:space="preserve"> current </w:t>
      </w:r>
      <w:r w:rsidR="00D94FDE">
        <w:t xml:space="preserve">PIM </w:t>
      </w:r>
      <w:r w:rsidR="000C61B5">
        <w:t>research.</w:t>
      </w:r>
    </w:p>
    <w:p w:rsidR="006025DB" w:rsidRDefault="003A335D">
      <w:pPr>
        <w:pStyle w:val="Heading3"/>
      </w:pPr>
      <w:bookmarkStart w:id="683" w:name="_Ref356210329"/>
      <w:bookmarkStart w:id="684" w:name="_Toc359310274"/>
      <w:r>
        <w:lastRenderedPageBreak/>
        <w:t>Discovering Available PIM Resources</w:t>
      </w:r>
      <w:bookmarkEnd w:id="683"/>
      <w:bookmarkEnd w:id="684"/>
    </w:p>
    <w:p w:rsidR="00A11338" w:rsidRDefault="00F3502B" w:rsidP="00A11338">
      <w:r>
        <w:t>These calls enable application</w:t>
      </w:r>
      <w:r w:rsidR="008C678F">
        <w:t>s</w:t>
      </w:r>
      <w:r>
        <w:t xml:space="preserve"> to query the availability of PIM resources on the node as well as their static and dynamic properties. This enables the development of applications that are portable across a variety of node configurations. Such applications also enable </w:t>
      </w:r>
      <w:r w:rsidR="000B26B6">
        <w:t xml:space="preserve">the programmer </w:t>
      </w:r>
      <w:r>
        <w:t>to explore various PIM configurations without the need to individually tune applications for each configuration.</w:t>
      </w:r>
    </w:p>
    <w:p w:rsidR="00263104" w:rsidRDefault="00263104" w:rsidP="00A11338"/>
    <w:p w:rsidR="00263104" w:rsidRDefault="00263104" w:rsidP="00A11338">
      <w:r>
        <w:t xml:space="preserve">A specification for a device discovery framework is also under development </w:t>
      </w:r>
      <w:r w:rsidR="00134C82">
        <w:t>as part of the HSA runtime system specification. We intend to reconcile the PIM device discovery API with that specification once it becomes available</w:t>
      </w:r>
      <w:proofErr w:type="gramStart"/>
      <w:r w:rsidR="00134C82">
        <w:t>.</w:t>
      </w:r>
      <w:r w:rsidR="00134C82" w:rsidRPr="002753AD">
        <w:rPr>
          <w:rFonts w:ascii="Calibri" w:hAnsi="Calibri" w:cs="Calibri"/>
          <w:b/>
          <w:color w:val="C00000"/>
          <w:vertAlign w:val="superscript"/>
        </w:rPr>
        <w:t>[</w:t>
      </w:r>
      <w:proofErr w:type="gramEnd"/>
      <w:r w:rsidR="00134C82" w:rsidRPr="002753AD">
        <w:rPr>
          <w:rFonts w:ascii="Calibri" w:hAnsi="Calibri" w:cs="Calibri"/>
          <w:b/>
          <w:color w:val="C00000"/>
          <w:vertAlign w:val="superscript"/>
        </w:rPr>
        <w:t>*]</w:t>
      </w:r>
    </w:p>
    <w:p w:rsidR="006025DB" w:rsidRDefault="003A335D">
      <w:pPr>
        <w:pStyle w:val="Heading3"/>
      </w:pPr>
      <w:bookmarkStart w:id="685" w:name="_Toc359310275"/>
      <w:r>
        <w:t>Orchestrating Memory Data Layout</w:t>
      </w:r>
      <w:bookmarkEnd w:id="685"/>
    </w:p>
    <w:p w:rsidR="00983512" w:rsidRDefault="00983512" w:rsidP="00983512">
      <w:r>
        <w:t xml:space="preserve">Many of the prior PIM research efforts deal with </w:t>
      </w:r>
      <w:r w:rsidR="00F3502B">
        <w:t xml:space="preserve">expressing </w:t>
      </w:r>
      <w:r>
        <w:t xml:space="preserve">in-memory computation on data already </w:t>
      </w:r>
      <w:r w:rsidR="00F3502B">
        <w:t xml:space="preserve">assumed to be </w:t>
      </w:r>
      <w:r>
        <w:t>in the co-located memory. However, realistic high-performance systems will contain multiple memory modules</w:t>
      </w:r>
      <w:r w:rsidR="00F3502B">
        <w:t>, possibly with some heterogeneity among them (e.g.</w:t>
      </w:r>
      <w:r w:rsidR="004F11C5">
        <w:t>,</w:t>
      </w:r>
      <w:r w:rsidR="00F3502B">
        <w:t xml:space="preserve"> the DRAM and NVRAM memory modules in our </w:t>
      </w:r>
      <w:r w:rsidR="000B26B6">
        <w:t xml:space="preserve">proposed </w:t>
      </w:r>
      <w:r w:rsidR="00F3502B">
        <w:t xml:space="preserve">baseline </w:t>
      </w:r>
      <w:proofErr w:type="spellStart"/>
      <w:r w:rsidR="00F3502B">
        <w:t>FastForwared</w:t>
      </w:r>
      <w:proofErr w:type="spellEnd"/>
      <w:r w:rsidR="00F3502B">
        <w:t xml:space="preserve"> node architecture). The utility, and perhaps even the viability, of PIM can be entirely dependent </w:t>
      </w:r>
      <w:r w:rsidR="000B26B6">
        <w:t xml:space="preserve">on </w:t>
      </w:r>
      <w:r w:rsidR="00AE7B8C">
        <w:t>how</w:t>
      </w:r>
      <w:r w:rsidR="00F3502B">
        <w:t xml:space="preserve"> data </w:t>
      </w:r>
      <w:r w:rsidR="004F11C5">
        <w:t xml:space="preserve">are </w:t>
      </w:r>
      <w:r w:rsidR="00AE7B8C">
        <w:t xml:space="preserve">distributed </w:t>
      </w:r>
      <w:r w:rsidR="00F3502B">
        <w:t xml:space="preserve">among those </w:t>
      </w:r>
      <w:r w:rsidR="003A335D">
        <w:t xml:space="preserve">multiple </w:t>
      </w:r>
      <w:r w:rsidR="00F3502B">
        <w:t>memory modules. Therefore</w:t>
      </w:r>
      <w:r w:rsidR="00F402DF">
        <w:t>,</w:t>
      </w:r>
      <w:r>
        <w:t xml:space="preserve"> </w:t>
      </w:r>
      <w:r w:rsidR="00F3502B">
        <w:t xml:space="preserve">enabling </w:t>
      </w:r>
      <w:r w:rsidR="00AE7B8C">
        <w:t>control over</w:t>
      </w:r>
      <w:r>
        <w:t xml:space="preserve"> layout of data among </w:t>
      </w:r>
      <w:r w:rsidR="00AE7B8C">
        <w:t>memory modules</w:t>
      </w:r>
      <w:r>
        <w:t xml:space="preserve"> is a crucial component of our programmability-centric approach.</w:t>
      </w:r>
      <w:r w:rsidR="00F3502B">
        <w:t xml:space="preserve"> </w:t>
      </w:r>
      <w:r w:rsidR="00134C82">
        <w:t xml:space="preserve">Our </w:t>
      </w:r>
      <w:r w:rsidR="003A335D">
        <w:t>API enables expressing</w:t>
      </w:r>
      <w:r w:rsidR="00F3502B">
        <w:t xml:space="preserve"> memory </w:t>
      </w:r>
      <w:r w:rsidR="003A335D">
        <w:t>layout</w:t>
      </w:r>
      <w:r w:rsidR="00F3502B">
        <w:t xml:space="preserve"> </w:t>
      </w:r>
      <w:r w:rsidR="003A335D">
        <w:t>preferences among the memories associated with the PIMs available on the node</w:t>
      </w:r>
      <w:r w:rsidR="00F3502B">
        <w:t>.</w:t>
      </w:r>
    </w:p>
    <w:p w:rsidR="00134C82" w:rsidRDefault="00134C82" w:rsidP="00983512"/>
    <w:p w:rsidR="00134C82" w:rsidRDefault="00422869" w:rsidP="00983512">
      <w:r>
        <w:t>The AP</w:t>
      </w:r>
      <w:r w:rsidR="000B26B6">
        <w:t>I</w:t>
      </w:r>
      <w:r>
        <w:t xml:space="preserve"> also </w:t>
      </w:r>
      <w:r w:rsidR="00134C82">
        <w:t>enable</w:t>
      </w:r>
      <w:r>
        <w:t>s</w:t>
      </w:r>
      <w:r w:rsidR="00134C82">
        <w:t xml:space="preserve"> migration of allocated data from memory associated with one PIM device to another while keeping the virtual addresses unchanged. This allows the migration to be transparent to the application as any pointers to or within the migrated data remains valid. Such a feature can have utility in enabling run-time systems</w:t>
      </w:r>
      <w:r w:rsidR="00A10301">
        <w:t>, libraries, or sophisticated</w:t>
      </w:r>
      <w:r w:rsidR="00134C82">
        <w:t xml:space="preserve"> </w:t>
      </w:r>
      <w:r w:rsidR="00A10301">
        <w:t xml:space="preserve">applications </w:t>
      </w:r>
      <w:r w:rsidR="00134C82">
        <w:t xml:space="preserve">to manage locality over multiple phases of </w:t>
      </w:r>
      <w:r w:rsidR="00A10301">
        <w:t>execution</w:t>
      </w:r>
      <w:r w:rsidR="00134C82">
        <w:t xml:space="preserve"> or to better tradeoff system resource utilization and locality.</w:t>
      </w:r>
    </w:p>
    <w:p w:rsidR="006025DB" w:rsidRDefault="00AE7B8C">
      <w:pPr>
        <w:pStyle w:val="Heading3"/>
      </w:pPr>
      <w:bookmarkStart w:id="686" w:name="_Toc359310276"/>
      <w:r>
        <w:t>Dispatch</w:t>
      </w:r>
      <w:r w:rsidR="00E47FF7">
        <w:t>ing</w:t>
      </w:r>
      <w:r w:rsidR="003A335D">
        <w:t xml:space="preserve"> PIM Computations</w:t>
      </w:r>
      <w:bookmarkEnd w:id="686"/>
    </w:p>
    <w:p w:rsidR="003A335D" w:rsidRDefault="00AE7B8C" w:rsidP="00E8614E">
      <w:r>
        <w:t xml:space="preserve">Once the data </w:t>
      </w:r>
      <w:r w:rsidR="003A335D">
        <w:t>layout among memory stacks has been orchestrated, this aspect of the API deals with dispatching the compute routines to each stack</w:t>
      </w:r>
      <w:r w:rsidR="00F402DF">
        <w:t xml:space="preserve">. These API calls build on the mechanisms described in Section </w:t>
      </w:r>
      <w:r w:rsidR="00A141B1">
        <w:fldChar w:fldCharType="begin"/>
      </w:r>
      <w:r w:rsidR="00F402DF">
        <w:instrText xml:space="preserve"> REF _Ref357000283 \r \h </w:instrText>
      </w:r>
      <w:r w:rsidR="00A141B1">
        <w:fldChar w:fldCharType="separate"/>
      </w:r>
      <w:r w:rsidR="00C91EA6">
        <w:t>3.2.1</w:t>
      </w:r>
      <w:r w:rsidR="00A141B1">
        <w:fldChar w:fldCharType="end"/>
      </w:r>
      <w:r w:rsidR="00F402DF">
        <w:t xml:space="preserve"> for initiating operations on PIM.</w:t>
      </w:r>
    </w:p>
    <w:p w:rsidR="006025DB" w:rsidRDefault="003A335D">
      <w:pPr>
        <w:pStyle w:val="Heading3"/>
      </w:pPr>
      <w:bookmarkStart w:id="687" w:name="_Toc356996678"/>
      <w:bookmarkStart w:id="688" w:name="_Toc356999173"/>
      <w:bookmarkStart w:id="689" w:name="_Toc356999266"/>
      <w:bookmarkStart w:id="690" w:name="_Toc356999341"/>
      <w:bookmarkStart w:id="691" w:name="_Toc357005359"/>
      <w:bookmarkStart w:id="692" w:name="_Toc357024431"/>
      <w:bookmarkStart w:id="693" w:name="_Toc357028365"/>
      <w:bookmarkStart w:id="694" w:name="_Toc357030385"/>
      <w:bookmarkStart w:id="695" w:name="_Toc357030604"/>
      <w:bookmarkStart w:id="696" w:name="_Toc357030982"/>
      <w:bookmarkStart w:id="697" w:name="_Toc357031387"/>
      <w:bookmarkStart w:id="698" w:name="_Toc357031497"/>
      <w:bookmarkStart w:id="699" w:name="_Toc357032036"/>
      <w:bookmarkStart w:id="700" w:name="_Toc357034726"/>
      <w:bookmarkStart w:id="701" w:name="_Toc357034837"/>
      <w:bookmarkStart w:id="702" w:name="_Toc357034948"/>
      <w:bookmarkStart w:id="703" w:name="_Toc357040740"/>
      <w:bookmarkStart w:id="704" w:name="_Toc357084176"/>
      <w:bookmarkStart w:id="705" w:name="_Ref355995469"/>
      <w:bookmarkStart w:id="706" w:name="_Toc359310277"/>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r>
        <w:t>Provid</w:t>
      </w:r>
      <w:r w:rsidR="00E47FF7">
        <w:t>ing</w:t>
      </w:r>
      <w:r>
        <w:t xml:space="preserve"> Visibility of Intended Memory Usage</w:t>
      </w:r>
      <w:bookmarkEnd w:id="705"/>
      <w:bookmarkEnd w:id="706"/>
    </w:p>
    <w:p w:rsidR="00AE7B8C" w:rsidRDefault="003A335D" w:rsidP="00E8614E">
      <w:r>
        <w:t>Exposing application-level knowledge of memory access and sharing patterns can provide key insights on the desired level of cache coherence among various processors within the node. Therefore we allow the expression of such knowledge via the API.</w:t>
      </w:r>
    </w:p>
    <w:p w:rsidR="00411F0C" w:rsidRDefault="00AA73DB" w:rsidP="00411F0C">
      <w:pPr>
        <w:pStyle w:val="Heading2"/>
      </w:pPr>
      <w:bookmarkStart w:id="707" w:name="_Ref353225851"/>
      <w:bookmarkStart w:id="708" w:name="_Ref354736007"/>
      <w:bookmarkStart w:id="709" w:name="_Ref354736011"/>
      <w:bookmarkStart w:id="710" w:name="_Toc359310278"/>
      <w:r>
        <w:t>API</w:t>
      </w:r>
      <w:r w:rsidR="00757837">
        <w:t xml:space="preserve"> </w:t>
      </w:r>
      <w:bookmarkEnd w:id="707"/>
      <w:r w:rsidR="004A5D9F">
        <w:t>Specification</w:t>
      </w:r>
      <w:bookmarkEnd w:id="708"/>
      <w:bookmarkEnd w:id="709"/>
      <w:bookmarkEnd w:id="710"/>
    </w:p>
    <w:p w:rsidR="006025DB" w:rsidRDefault="00A93480">
      <w:r>
        <w:t>The following subsections describe t</w:t>
      </w:r>
      <w:r w:rsidR="004B1FAD">
        <w:t>he user-level calls that comprise the PIM API.</w:t>
      </w:r>
    </w:p>
    <w:p w:rsidR="00303E1A" w:rsidRDefault="00303E1A" w:rsidP="00303E1A">
      <w:pPr>
        <w:pStyle w:val="Heading3"/>
      </w:pPr>
      <w:bookmarkStart w:id="711" w:name="_Toc359310279"/>
      <w:proofErr w:type="spellStart"/>
      <w:r w:rsidRPr="00303E1A">
        <w:lastRenderedPageBreak/>
        <w:t>pim_get_device_ids</w:t>
      </w:r>
      <w:bookmarkEnd w:id="711"/>
      <w:proofErr w:type="spellEnd"/>
    </w:p>
    <w:p w:rsidR="00AA73DB" w:rsidRDefault="00AA73DB" w:rsidP="00AA73DB">
      <w:r>
        <w:t xml:space="preserve">Query the number of PIM devices of a given type that are available </w:t>
      </w:r>
      <w:r w:rsidR="00906F31">
        <w:t xml:space="preserve">within the node </w:t>
      </w:r>
      <w:r>
        <w:t>and retrieve their device IDs.</w:t>
      </w:r>
    </w:p>
    <w:p w:rsidR="00AA73DB" w:rsidRDefault="00AA73DB" w:rsidP="00AA73DB"/>
    <w:p w:rsidR="00AA73DB" w:rsidRDefault="00AA73DB" w:rsidP="00AA73DB">
      <w:pPr>
        <w:shd w:val="clear" w:color="auto" w:fill="A6A6A6" w:themeFill="background1" w:themeFillShade="A6"/>
        <w:tabs>
          <w:tab w:val="left" w:pos="4140"/>
        </w:tabs>
        <w:ind w:firstLine="720"/>
        <w:rPr>
          <w:rFonts w:ascii="Courier New" w:hAnsi="Courier New" w:cs="Courier New"/>
        </w:rPr>
      </w:pPr>
    </w:p>
    <w:p w:rsidR="00AA73DB" w:rsidRPr="006F722C" w:rsidRDefault="00AA73DB" w:rsidP="006F722C">
      <w:pPr>
        <w:shd w:val="clear" w:color="auto" w:fill="A6A6A6" w:themeFill="background1" w:themeFillShade="A6"/>
        <w:tabs>
          <w:tab w:val="left" w:pos="3780"/>
        </w:tabs>
        <w:ind w:firstLine="720"/>
        <w:rPr>
          <w:rFonts w:ascii="Courier New" w:hAnsi="Courier New" w:cs="Courier New"/>
          <w:sz w:val="22"/>
        </w:rPr>
      </w:pPr>
      <w:proofErr w:type="spellStart"/>
      <w:proofErr w:type="gramStart"/>
      <w:r w:rsidRPr="006F722C">
        <w:rPr>
          <w:rFonts w:ascii="Courier New" w:hAnsi="Courier New" w:cs="Courier New"/>
          <w:sz w:val="22"/>
        </w:rPr>
        <w:t>int</w:t>
      </w:r>
      <w:proofErr w:type="spellEnd"/>
      <w:proofErr w:type="gramEnd"/>
      <w:r w:rsidRPr="006F722C">
        <w:rPr>
          <w:rFonts w:ascii="Courier New" w:hAnsi="Courier New" w:cs="Courier New"/>
          <w:sz w:val="22"/>
        </w:rPr>
        <w:t xml:space="preserve"> </w:t>
      </w:r>
      <w:proofErr w:type="spellStart"/>
      <w:r w:rsidRPr="006F722C">
        <w:rPr>
          <w:rFonts w:ascii="Courier New" w:hAnsi="Courier New" w:cs="Courier New"/>
          <w:sz w:val="22"/>
        </w:rPr>
        <w:t>pim_get_device_ids</w:t>
      </w:r>
      <w:proofErr w:type="spellEnd"/>
      <w:r w:rsidRPr="006F722C">
        <w:rPr>
          <w:rFonts w:ascii="Courier New" w:hAnsi="Courier New" w:cs="Courier New"/>
          <w:sz w:val="22"/>
        </w:rPr>
        <w:t>(</w:t>
      </w:r>
      <w:r w:rsidRPr="006F722C">
        <w:rPr>
          <w:rFonts w:ascii="Courier New" w:hAnsi="Courier New" w:cs="Courier New"/>
          <w:sz w:val="22"/>
        </w:rPr>
        <w:tab/>
      </w:r>
      <w:proofErr w:type="spellStart"/>
      <w:r w:rsidRPr="006F722C">
        <w:rPr>
          <w:rFonts w:ascii="Courier New" w:hAnsi="Courier New" w:cs="Courier New"/>
          <w:sz w:val="22"/>
        </w:rPr>
        <w:t>pim_device_type</w:t>
      </w:r>
      <w:proofErr w:type="spellEnd"/>
      <w:r w:rsidRPr="006F722C">
        <w:rPr>
          <w:rFonts w:ascii="Courier New" w:hAnsi="Courier New" w:cs="Courier New"/>
          <w:sz w:val="22"/>
        </w:rPr>
        <w:t xml:space="preserve"> </w:t>
      </w:r>
      <w:proofErr w:type="spellStart"/>
      <w:r w:rsidRPr="006F722C">
        <w:rPr>
          <w:rFonts w:ascii="Courier New" w:hAnsi="Courier New" w:cs="Courier New"/>
          <w:sz w:val="22"/>
        </w:rPr>
        <w:t>device_type</w:t>
      </w:r>
      <w:proofErr w:type="spellEnd"/>
      <w:r w:rsidRPr="006F722C">
        <w:rPr>
          <w:rFonts w:ascii="Courier New" w:hAnsi="Courier New" w:cs="Courier New"/>
          <w:sz w:val="22"/>
        </w:rPr>
        <w:t>,</w:t>
      </w:r>
    </w:p>
    <w:p w:rsidR="00AA73DB" w:rsidRPr="006F722C" w:rsidRDefault="00AA73DB" w:rsidP="006F722C">
      <w:pPr>
        <w:shd w:val="clear" w:color="auto" w:fill="A6A6A6" w:themeFill="background1" w:themeFillShade="A6"/>
        <w:tabs>
          <w:tab w:val="left" w:pos="3780"/>
        </w:tabs>
        <w:ind w:firstLine="720"/>
        <w:rPr>
          <w:rFonts w:ascii="Courier New" w:hAnsi="Courier New" w:cs="Courier New"/>
          <w:sz w:val="22"/>
        </w:rPr>
      </w:pPr>
      <w:r w:rsidRPr="006F722C">
        <w:rPr>
          <w:rFonts w:ascii="Courier New" w:hAnsi="Courier New" w:cs="Courier New"/>
          <w:sz w:val="22"/>
        </w:rPr>
        <w:tab/>
        <w:t xml:space="preserve">uint32_t </w:t>
      </w:r>
      <w:proofErr w:type="spellStart"/>
      <w:r w:rsidRPr="006F722C">
        <w:rPr>
          <w:rFonts w:ascii="Courier New" w:hAnsi="Courier New" w:cs="Courier New"/>
          <w:sz w:val="22"/>
        </w:rPr>
        <w:t>num_entries</w:t>
      </w:r>
      <w:proofErr w:type="spellEnd"/>
      <w:r w:rsidRPr="006F722C">
        <w:rPr>
          <w:rFonts w:ascii="Courier New" w:hAnsi="Courier New" w:cs="Courier New"/>
          <w:sz w:val="22"/>
        </w:rPr>
        <w:t>,</w:t>
      </w:r>
    </w:p>
    <w:p w:rsidR="00AA73DB" w:rsidRPr="006F722C" w:rsidRDefault="00AA73DB" w:rsidP="006F722C">
      <w:pPr>
        <w:shd w:val="clear" w:color="auto" w:fill="A6A6A6" w:themeFill="background1" w:themeFillShade="A6"/>
        <w:tabs>
          <w:tab w:val="left" w:pos="3780"/>
        </w:tabs>
        <w:ind w:firstLine="720"/>
        <w:rPr>
          <w:rFonts w:ascii="Courier New" w:hAnsi="Courier New" w:cs="Courier New"/>
          <w:sz w:val="22"/>
        </w:rPr>
      </w:pPr>
      <w:r w:rsidRPr="006F722C">
        <w:rPr>
          <w:rFonts w:ascii="Courier New" w:hAnsi="Courier New" w:cs="Courier New"/>
          <w:sz w:val="22"/>
        </w:rPr>
        <w:tab/>
      </w:r>
      <w:proofErr w:type="spellStart"/>
      <w:r w:rsidRPr="006F722C">
        <w:rPr>
          <w:rFonts w:ascii="Courier New" w:hAnsi="Courier New" w:cs="Courier New"/>
          <w:sz w:val="22"/>
        </w:rPr>
        <w:t>pim_device_id</w:t>
      </w:r>
      <w:proofErr w:type="spellEnd"/>
      <w:r w:rsidRPr="006F722C">
        <w:rPr>
          <w:rFonts w:ascii="Courier New" w:hAnsi="Courier New" w:cs="Courier New"/>
          <w:sz w:val="22"/>
        </w:rPr>
        <w:t xml:space="preserve"> *devices,</w:t>
      </w:r>
    </w:p>
    <w:p w:rsidR="00AA73DB" w:rsidRPr="006F722C" w:rsidRDefault="00AA73DB" w:rsidP="006F722C">
      <w:pPr>
        <w:shd w:val="clear" w:color="auto" w:fill="A6A6A6" w:themeFill="background1" w:themeFillShade="A6"/>
        <w:tabs>
          <w:tab w:val="left" w:pos="3780"/>
        </w:tabs>
        <w:ind w:firstLine="720"/>
        <w:rPr>
          <w:rFonts w:ascii="Courier New" w:hAnsi="Courier New" w:cs="Courier New"/>
          <w:sz w:val="22"/>
        </w:rPr>
      </w:pPr>
      <w:r w:rsidRPr="006F722C">
        <w:rPr>
          <w:rFonts w:ascii="Courier New" w:hAnsi="Courier New" w:cs="Courier New"/>
          <w:sz w:val="22"/>
        </w:rPr>
        <w:tab/>
        <w:t>uint32_t *</w:t>
      </w:r>
      <w:proofErr w:type="spellStart"/>
      <w:r w:rsidRPr="006F722C">
        <w:rPr>
          <w:rFonts w:ascii="Courier New" w:hAnsi="Courier New" w:cs="Courier New"/>
          <w:sz w:val="22"/>
        </w:rPr>
        <w:t>num_devices</w:t>
      </w:r>
      <w:proofErr w:type="spellEnd"/>
      <w:r w:rsidRPr="006F722C">
        <w:rPr>
          <w:rFonts w:ascii="Courier New" w:hAnsi="Courier New" w:cs="Courier New"/>
          <w:sz w:val="22"/>
        </w:rPr>
        <w:t>);</w:t>
      </w:r>
    </w:p>
    <w:p w:rsidR="00AA73DB" w:rsidRDefault="00AA73DB" w:rsidP="00AA73DB">
      <w:pPr>
        <w:shd w:val="clear" w:color="auto" w:fill="A6A6A6" w:themeFill="background1" w:themeFillShade="A6"/>
        <w:tabs>
          <w:tab w:val="left" w:pos="4140"/>
        </w:tabs>
        <w:ind w:firstLine="720"/>
      </w:pPr>
    </w:p>
    <w:p w:rsidR="00AA73DB" w:rsidRPr="000414F3" w:rsidRDefault="00AA73DB" w:rsidP="00F57E02">
      <w:pPr>
        <w:pStyle w:val="UnnumberedHeading"/>
        <w:rPr>
          <w:rStyle w:val="IntenseEmphasis"/>
        </w:rPr>
      </w:pPr>
      <w:r w:rsidRPr="000414F3">
        <w:rPr>
          <w:rStyle w:val="IntenseEmphasis"/>
        </w:rPr>
        <w:t>Parameters</w:t>
      </w:r>
    </w:p>
    <w:p w:rsidR="00AA73DB" w:rsidRPr="00AA73DB" w:rsidRDefault="00AA73DB" w:rsidP="00E923F2">
      <w:pPr>
        <w:rPr>
          <w:i/>
        </w:rPr>
      </w:pPr>
      <w:proofErr w:type="spellStart"/>
      <w:r w:rsidRPr="00AA73DB">
        <w:rPr>
          <w:i/>
        </w:rPr>
        <w:t>device_type</w:t>
      </w:r>
      <w:proofErr w:type="spellEnd"/>
    </w:p>
    <w:p w:rsidR="00B359E9" w:rsidRDefault="00AA73DB" w:rsidP="00AA73DB">
      <w:pPr>
        <w:ind w:left="720"/>
      </w:pPr>
      <w:proofErr w:type="gramStart"/>
      <w:r w:rsidRPr="00AA73DB">
        <w:t>Denotes the particular class of PIMs that are to be returned</w:t>
      </w:r>
      <w:r>
        <w:t>.</w:t>
      </w:r>
      <w:proofErr w:type="gramEnd"/>
      <w:r w:rsidR="00265D1F">
        <w:t xml:space="preserve"> </w:t>
      </w:r>
      <w:r w:rsidR="00C312E1">
        <w:t>Supported d</w:t>
      </w:r>
      <w:r w:rsidR="00265D1F">
        <w:t xml:space="preserve">evice </w:t>
      </w:r>
      <w:r w:rsidR="00940980">
        <w:t xml:space="preserve">type </w:t>
      </w:r>
      <w:proofErr w:type="spellStart"/>
      <w:r w:rsidR="00940980">
        <w:t>specifiers</w:t>
      </w:r>
      <w:proofErr w:type="spellEnd"/>
      <w:r w:rsidR="00940980">
        <w:t xml:space="preserve"> </w:t>
      </w:r>
      <w:r w:rsidR="00265D1F">
        <w:t>are listed in</w:t>
      </w:r>
      <w:r w:rsidR="00171DAB">
        <w:t xml:space="preserve"> </w:t>
      </w:r>
      <w:r w:rsidR="00A141B1">
        <w:fldChar w:fldCharType="begin"/>
      </w:r>
      <w:r w:rsidR="006D3224">
        <w:instrText xml:space="preserve"> REF _Ref357184767 \h </w:instrText>
      </w:r>
      <w:r w:rsidR="00A141B1">
        <w:fldChar w:fldCharType="separate"/>
      </w:r>
      <w:r w:rsidR="00C91EA6">
        <w:t xml:space="preserve">Table </w:t>
      </w:r>
      <w:r w:rsidR="00C91EA6">
        <w:rPr>
          <w:noProof/>
        </w:rPr>
        <w:t>6</w:t>
      </w:r>
      <w:r w:rsidR="00A141B1">
        <w:fldChar w:fldCharType="end"/>
      </w:r>
      <w:r w:rsidR="00265D1F">
        <w:t>.</w:t>
      </w:r>
      <w:r w:rsidR="00940980">
        <w:t xml:space="preserve"> Multiple </w:t>
      </w:r>
      <w:proofErr w:type="spellStart"/>
      <w:r w:rsidR="00940980">
        <w:t>specifiers</w:t>
      </w:r>
      <w:proofErr w:type="spellEnd"/>
      <w:r w:rsidR="00940980">
        <w:t xml:space="preserve"> may be </w:t>
      </w:r>
      <w:proofErr w:type="spellStart"/>
      <w:r w:rsidR="00940980">
        <w:t>ORed</w:t>
      </w:r>
      <w:proofErr w:type="spellEnd"/>
      <w:r w:rsidR="00940980">
        <w:t xml:space="preserve"> together to query devices with multiple characteristics. For example, a query with a </w:t>
      </w:r>
      <w:proofErr w:type="spellStart"/>
      <w:r w:rsidR="00940980">
        <w:rPr>
          <w:i/>
        </w:rPr>
        <w:t>device_type</w:t>
      </w:r>
      <w:proofErr w:type="spellEnd"/>
      <w:r w:rsidR="00940980">
        <w:rPr>
          <w:i/>
        </w:rPr>
        <w:t xml:space="preserve"> </w:t>
      </w:r>
      <w:r w:rsidR="00940980">
        <w:t>of (PIM_CLASS_GPU | PIM_CLASS_LEVEL_</w:t>
      </w:r>
      <w:r w:rsidR="00B359E9">
        <w:t>0</w:t>
      </w:r>
      <w:r w:rsidR="00940980">
        <w:t xml:space="preserve"> | PIM_CLASS_DP_RATIO_1) returns </w:t>
      </w:r>
      <w:r w:rsidR="00B359E9">
        <w:t xml:space="preserve">only the </w:t>
      </w:r>
      <w:r w:rsidR="00940980">
        <w:t>PIM devices in the node with at least one GPU CU in the first level of the memory hierarchy and hav</w:t>
      </w:r>
      <w:r w:rsidR="000B26B6">
        <w:t>ing</w:t>
      </w:r>
      <w:r w:rsidR="00940980">
        <w:t xml:space="preserve"> a compute/bandwidth (peak) ratio ≤ 2.</w:t>
      </w:r>
      <w:r w:rsidR="00B359E9">
        <w:t xml:space="preserve"> Any property not explicitly defined it treated as a “don’t care”</w:t>
      </w:r>
      <w:r w:rsidR="001502E4">
        <w:t xml:space="preserve"> </w:t>
      </w:r>
      <w:r w:rsidR="00B359E9">
        <w:t>(</w:t>
      </w:r>
      <w:r w:rsidR="003165D6">
        <w:t xml:space="preserve">e.g., </w:t>
      </w:r>
      <w:r w:rsidR="00B359E9">
        <w:t>if neither PIM_CLASS_LEVEL_0 nor PIM_CLASS_LEVEL_GE1 are specified, PIM devices in all memory levels are returned).</w:t>
      </w:r>
    </w:p>
    <w:p w:rsidR="00265D1F" w:rsidRDefault="00265D1F" w:rsidP="00AA73DB">
      <w:pPr>
        <w:ind w:left="720"/>
      </w:pPr>
    </w:p>
    <w:p w:rsidR="003C1646" w:rsidRDefault="003C1646" w:rsidP="003C1646">
      <w:pPr>
        <w:pStyle w:val="Caption"/>
      </w:pPr>
      <w:bookmarkStart w:id="712" w:name="_Ref357184767"/>
      <w:r>
        <w:lastRenderedPageBreak/>
        <w:t xml:space="preserve">Table </w:t>
      </w:r>
      <w:r w:rsidR="00A141B1">
        <w:fldChar w:fldCharType="begin"/>
      </w:r>
      <w:r>
        <w:instrText xml:space="preserve"> SEQ Table \* ARABIC </w:instrText>
      </w:r>
      <w:r w:rsidR="00A141B1">
        <w:fldChar w:fldCharType="separate"/>
      </w:r>
      <w:r w:rsidR="00C91EA6">
        <w:rPr>
          <w:noProof/>
        </w:rPr>
        <w:t>6</w:t>
      </w:r>
      <w:r w:rsidR="00A141B1">
        <w:fldChar w:fldCharType="end"/>
      </w:r>
      <w:bookmarkEnd w:id="712"/>
      <w:r>
        <w:t xml:space="preserve">: </w:t>
      </w:r>
      <w:r w:rsidRPr="009938FE">
        <w:t xml:space="preserve">Supported PIM device type </w:t>
      </w:r>
      <w:proofErr w:type="spellStart"/>
      <w:r w:rsidRPr="009938FE">
        <w:t>specifiers</w:t>
      </w:r>
      <w:proofErr w:type="spellEnd"/>
    </w:p>
    <w:tbl>
      <w:tblPr>
        <w:tblStyle w:val="TableGrid"/>
        <w:tblW w:w="0" w:type="auto"/>
        <w:tblInd w:w="720" w:type="dxa"/>
        <w:tblLook w:val="04A0"/>
      </w:tblPr>
      <w:tblGrid>
        <w:gridCol w:w="3096"/>
        <w:gridCol w:w="5760"/>
      </w:tblGrid>
      <w:tr w:rsidR="00265D1F" w:rsidTr="00664998">
        <w:tc>
          <w:tcPr>
            <w:tcW w:w="3096" w:type="dxa"/>
          </w:tcPr>
          <w:p w:rsidR="00265D1F" w:rsidRPr="00265D1F" w:rsidRDefault="00265D1F" w:rsidP="003C1646">
            <w:pPr>
              <w:keepNext/>
              <w:rPr>
                <w:b/>
              </w:rPr>
            </w:pPr>
            <w:r w:rsidRPr="00265D1F">
              <w:rPr>
                <w:b/>
              </w:rPr>
              <w:t>Device Type</w:t>
            </w:r>
          </w:p>
        </w:tc>
        <w:tc>
          <w:tcPr>
            <w:tcW w:w="5760" w:type="dxa"/>
          </w:tcPr>
          <w:p w:rsidR="00B95622" w:rsidRDefault="00265D1F" w:rsidP="003C1646">
            <w:pPr>
              <w:keepNext/>
              <w:jc w:val="left"/>
              <w:rPr>
                <w:b/>
              </w:rPr>
            </w:pPr>
            <w:r w:rsidRPr="00265D1F">
              <w:rPr>
                <w:b/>
              </w:rPr>
              <w:t>Description</w:t>
            </w:r>
          </w:p>
        </w:tc>
      </w:tr>
      <w:tr w:rsidR="00610CFA" w:rsidTr="00664998">
        <w:tc>
          <w:tcPr>
            <w:tcW w:w="3096" w:type="dxa"/>
          </w:tcPr>
          <w:p w:rsidR="00610CFA" w:rsidRDefault="00610CFA" w:rsidP="003C1646">
            <w:pPr>
              <w:keepNext/>
            </w:pPr>
            <w:r>
              <w:t>PIM_CLASS_0</w:t>
            </w:r>
          </w:p>
        </w:tc>
        <w:tc>
          <w:tcPr>
            <w:tcW w:w="5760" w:type="dxa"/>
          </w:tcPr>
          <w:p w:rsidR="00B95622" w:rsidRDefault="00610CFA" w:rsidP="003C1646">
            <w:pPr>
              <w:keepNext/>
              <w:jc w:val="left"/>
            </w:pPr>
            <w:r>
              <w:t>All PIM devices</w:t>
            </w:r>
            <w:r w:rsidR="007F41CD">
              <w:t xml:space="preserve"> in the node</w:t>
            </w:r>
          </w:p>
        </w:tc>
      </w:tr>
      <w:tr w:rsidR="00610CFA" w:rsidTr="00664998">
        <w:tc>
          <w:tcPr>
            <w:tcW w:w="3096" w:type="dxa"/>
          </w:tcPr>
          <w:p w:rsidR="00610CFA" w:rsidRDefault="00610CFA" w:rsidP="003C1646">
            <w:pPr>
              <w:keepNext/>
            </w:pPr>
            <w:r>
              <w:t>PIM_CLASS_CPU</w:t>
            </w:r>
          </w:p>
        </w:tc>
        <w:tc>
          <w:tcPr>
            <w:tcW w:w="5760" w:type="dxa"/>
          </w:tcPr>
          <w:p w:rsidR="00B95622" w:rsidRDefault="00610CFA" w:rsidP="003C1646">
            <w:pPr>
              <w:keepNext/>
              <w:jc w:val="left"/>
            </w:pPr>
            <w:r>
              <w:t>PIM devices that have at least one CPU core</w:t>
            </w:r>
          </w:p>
        </w:tc>
      </w:tr>
      <w:tr w:rsidR="00610CFA" w:rsidTr="00664998">
        <w:tc>
          <w:tcPr>
            <w:tcW w:w="3096" w:type="dxa"/>
          </w:tcPr>
          <w:p w:rsidR="00610CFA" w:rsidRDefault="00610CFA" w:rsidP="003C1646">
            <w:pPr>
              <w:keepNext/>
            </w:pPr>
            <w:r>
              <w:t>PIM_CLASS_GPU</w:t>
            </w:r>
          </w:p>
        </w:tc>
        <w:tc>
          <w:tcPr>
            <w:tcW w:w="5760" w:type="dxa"/>
          </w:tcPr>
          <w:p w:rsidR="00B95622" w:rsidRDefault="00610CFA" w:rsidP="003C1646">
            <w:pPr>
              <w:keepNext/>
              <w:jc w:val="left"/>
            </w:pPr>
            <w:r>
              <w:t xml:space="preserve">PIM devices that have at least one GPU </w:t>
            </w:r>
            <w:r w:rsidR="00F06F9D">
              <w:t xml:space="preserve">(with at least one </w:t>
            </w:r>
            <w:r>
              <w:t>CU</w:t>
            </w:r>
            <w:r w:rsidR="00F06F9D">
              <w:t xml:space="preserve"> per GPU)</w:t>
            </w:r>
          </w:p>
        </w:tc>
      </w:tr>
      <w:tr w:rsidR="00610CFA" w:rsidTr="00664998">
        <w:tc>
          <w:tcPr>
            <w:tcW w:w="3096" w:type="dxa"/>
          </w:tcPr>
          <w:p w:rsidR="00610CFA" w:rsidRDefault="00610CFA" w:rsidP="003C1646">
            <w:pPr>
              <w:keepNext/>
            </w:pPr>
            <w:r>
              <w:t>PIM_CLASS_LEVEL_</w:t>
            </w:r>
            <w:r w:rsidR="00B359E9">
              <w:t>0</w:t>
            </w:r>
          </w:p>
        </w:tc>
        <w:tc>
          <w:tcPr>
            <w:tcW w:w="5760" w:type="dxa"/>
          </w:tcPr>
          <w:p w:rsidR="00B95622" w:rsidRDefault="00610CFA" w:rsidP="003C1646">
            <w:pPr>
              <w:keepNext/>
              <w:jc w:val="left"/>
            </w:pPr>
            <w:r>
              <w:t xml:space="preserve">PIM devices on first level of </w:t>
            </w:r>
            <w:r w:rsidR="00CE5321">
              <w:t xml:space="preserve">main </w:t>
            </w:r>
            <w:r>
              <w:t>memory</w:t>
            </w:r>
          </w:p>
        </w:tc>
      </w:tr>
      <w:tr w:rsidR="00610CFA" w:rsidTr="00664998">
        <w:tc>
          <w:tcPr>
            <w:tcW w:w="3096" w:type="dxa"/>
          </w:tcPr>
          <w:p w:rsidR="00610CFA" w:rsidRDefault="00610CFA" w:rsidP="003C1646">
            <w:pPr>
              <w:keepNext/>
            </w:pPr>
            <w:r>
              <w:t>PIM_CLASS_LEVEL_</w:t>
            </w:r>
            <w:r w:rsidR="00F43313">
              <w:t>G</w:t>
            </w:r>
            <w:r w:rsidR="00B359E9">
              <w:t>E1</w:t>
            </w:r>
          </w:p>
        </w:tc>
        <w:tc>
          <w:tcPr>
            <w:tcW w:w="5760" w:type="dxa"/>
          </w:tcPr>
          <w:p w:rsidR="00B95622" w:rsidRDefault="00610CFA" w:rsidP="003C1646">
            <w:pPr>
              <w:keepNext/>
              <w:jc w:val="left"/>
            </w:pPr>
            <w:r>
              <w:t>PIM device</w:t>
            </w:r>
            <w:r w:rsidR="007F41CD">
              <w:t>s</w:t>
            </w:r>
            <w:r>
              <w:t xml:space="preserve"> on second or </w:t>
            </w:r>
            <w:r w:rsidR="00F43313">
              <w:t>higher-numbered</w:t>
            </w:r>
            <w:r>
              <w:t xml:space="preserve"> level</w:t>
            </w:r>
            <w:r w:rsidR="007F41CD">
              <w:t>(s)</w:t>
            </w:r>
            <w:r>
              <w:t xml:space="preserve"> of memory in a multi-level </w:t>
            </w:r>
            <w:r w:rsidR="000B26B6">
              <w:t xml:space="preserve">main </w:t>
            </w:r>
            <w:r>
              <w:t>memory system</w:t>
            </w:r>
          </w:p>
        </w:tc>
      </w:tr>
      <w:tr w:rsidR="00610CFA" w:rsidTr="00664998">
        <w:tc>
          <w:tcPr>
            <w:tcW w:w="3096" w:type="dxa"/>
          </w:tcPr>
          <w:p w:rsidR="00610CFA" w:rsidRDefault="00610CFA" w:rsidP="003C1646">
            <w:pPr>
              <w:keepNext/>
            </w:pPr>
            <w:proofErr w:type="spellStart"/>
            <w:r>
              <w:t>PIM_CLASS_</w:t>
            </w:r>
            <w:r w:rsidR="007F41CD">
              <w:t>SP_</w:t>
            </w:r>
            <w:r>
              <w:t>RATIO_</w:t>
            </w:r>
            <w:r w:rsidR="00396E0A" w:rsidRPr="00396E0A">
              <w:rPr>
                <w:i/>
              </w:rPr>
              <w:t>n</w:t>
            </w:r>
            <w:proofErr w:type="spellEnd"/>
          </w:p>
          <w:p w:rsidR="00610CFA" w:rsidRPr="00610CFA" w:rsidRDefault="00610CFA" w:rsidP="003C1646">
            <w:pPr>
              <w:keepNext/>
            </w:pPr>
            <w:r>
              <w:t xml:space="preserve">(where </w:t>
            </w:r>
            <w:r w:rsidR="00F43313">
              <w:t>0</w:t>
            </w:r>
            <w:r>
              <w:t xml:space="preserve"> </w:t>
            </w:r>
            <w:r w:rsidR="00F43313">
              <w:t>≤</w:t>
            </w:r>
            <w:r>
              <w:t xml:space="preserve"> </w:t>
            </w:r>
            <w:r>
              <w:rPr>
                <w:i/>
              </w:rPr>
              <w:t>n</w:t>
            </w:r>
            <w:r>
              <w:t xml:space="preserve"> </w:t>
            </w:r>
            <w:r w:rsidR="00F43313">
              <w:t>≤</w:t>
            </w:r>
            <w:r>
              <w:t xml:space="preserve"> </w:t>
            </w:r>
            <w:r w:rsidR="00F43313">
              <w:t>7</w:t>
            </w:r>
            <w:r>
              <w:t>)</w:t>
            </w:r>
          </w:p>
        </w:tc>
        <w:tc>
          <w:tcPr>
            <w:tcW w:w="5760" w:type="dxa"/>
          </w:tcPr>
          <w:p w:rsidR="00B95622" w:rsidRDefault="00610CFA" w:rsidP="003C1646">
            <w:pPr>
              <w:keepNext/>
            </w:pPr>
            <w:r>
              <w:t>PIM device</w:t>
            </w:r>
            <w:r w:rsidR="007F41CD">
              <w:t>s</w:t>
            </w:r>
            <w:r>
              <w:t xml:space="preserve"> </w:t>
            </w:r>
            <w:r w:rsidR="007F41CD">
              <w:t xml:space="preserve">whose </w:t>
            </w:r>
            <w:proofErr w:type="spellStart"/>
            <w:r w:rsidR="007F41CD">
              <w:t>peak_compute</w:t>
            </w:r>
            <w:proofErr w:type="spellEnd"/>
            <w:r w:rsidR="007D2879">
              <w:t xml:space="preserve"> to </w:t>
            </w:r>
            <w:proofErr w:type="spellStart"/>
            <w:r w:rsidR="007F41CD">
              <w:t>peak_bandwidth</w:t>
            </w:r>
            <w:proofErr w:type="spellEnd"/>
            <w:r w:rsidR="007F41CD">
              <w:t xml:space="preserve"> ratio is ≤ 2</w:t>
            </w:r>
            <w:r w:rsidR="00396E0A" w:rsidRPr="00396E0A">
              <w:rPr>
                <w:vertAlign w:val="superscript"/>
              </w:rPr>
              <w:t>n</w:t>
            </w:r>
            <w:r w:rsidR="007F41CD">
              <w:t xml:space="preserve">, where </w:t>
            </w:r>
            <w:proofErr w:type="spellStart"/>
            <w:r w:rsidR="007F41CD">
              <w:t>peak_compute</w:t>
            </w:r>
            <w:proofErr w:type="spellEnd"/>
            <w:r w:rsidR="007F41CD">
              <w:t xml:space="preserve"> is expressed in single-precision FLOPS and peak bandwidth is expressed in 32b words</w:t>
            </w:r>
            <w:r w:rsidR="007D2879">
              <w:t xml:space="preserve"> per second</w:t>
            </w:r>
            <w:r w:rsidR="007F41CD">
              <w:t xml:space="preserve">. For example, a PIM_CLASS_SP_RATIO_3 device is </w:t>
            </w:r>
            <w:r w:rsidR="00F43313">
              <w:t>peak-</w:t>
            </w:r>
            <w:r w:rsidR="007F41CD">
              <w:t xml:space="preserve">bandwidth-limited </w:t>
            </w:r>
            <w:r w:rsidR="00F43313">
              <w:t xml:space="preserve">only </w:t>
            </w:r>
            <w:r w:rsidR="007F41CD">
              <w:t>when there’s 8 (=2</w:t>
            </w:r>
            <w:r w:rsidR="00396E0A" w:rsidRPr="00396E0A">
              <w:rPr>
                <w:vertAlign w:val="superscript"/>
              </w:rPr>
              <w:t>3</w:t>
            </w:r>
            <w:r w:rsidR="007F41CD">
              <w:t>) or fewer single-precision FLOPS per 32b word accessed from memory</w:t>
            </w:r>
            <w:r w:rsidR="007D2879">
              <w:t xml:space="preserve"> per second</w:t>
            </w:r>
            <w:r w:rsidR="007F41CD">
              <w:t xml:space="preserve">. </w:t>
            </w:r>
            <w:r w:rsidR="00940980">
              <w:t xml:space="preserve">Only one </w:t>
            </w:r>
            <w:proofErr w:type="spellStart"/>
            <w:r w:rsidR="00940980">
              <w:t>PIM_CLASS_SP_RATIO_</w:t>
            </w:r>
            <w:r w:rsidR="00940980" w:rsidRPr="00610CFA">
              <w:rPr>
                <w:i/>
              </w:rPr>
              <w:t>n</w:t>
            </w:r>
            <w:proofErr w:type="spellEnd"/>
            <w:r w:rsidR="00940980">
              <w:t xml:space="preserve"> </w:t>
            </w:r>
            <w:proofErr w:type="spellStart"/>
            <w:r w:rsidR="00940980">
              <w:t>specifier</w:t>
            </w:r>
            <w:proofErr w:type="spellEnd"/>
            <w:r w:rsidR="00940980">
              <w:t xml:space="preserve"> can be included in a </w:t>
            </w:r>
            <w:proofErr w:type="spellStart"/>
            <w:r w:rsidR="00396E0A" w:rsidRPr="00396E0A">
              <w:rPr>
                <w:i/>
              </w:rPr>
              <w:t>pim_get_device_</w:t>
            </w:r>
            <w:proofErr w:type="gramStart"/>
            <w:r w:rsidR="00396E0A" w:rsidRPr="00396E0A">
              <w:rPr>
                <w:i/>
              </w:rPr>
              <w:t>ids</w:t>
            </w:r>
            <w:proofErr w:type="spellEnd"/>
            <w:r w:rsidR="00CE2CED">
              <w:rPr>
                <w:i/>
              </w:rPr>
              <w:t>(</w:t>
            </w:r>
            <w:proofErr w:type="gramEnd"/>
            <w:r w:rsidR="00CE2CED">
              <w:rPr>
                <w:i/>
              </w:rPr>
              <w:t>)</w:t>
            </w:r>
            <w:r w:rsidR="00940980">
              <w:t xml:space="preserve"> query (behavior is undefined if multiples are </w:t>
            </w:r>
            <w:proofErr w:type="spellStart"/>
            <w:r w:rsidR="00940980">
              <w:t>ORed</w:t>
            </w:r>
            <w:proofErr w:type="spellEnd"/>
            <w:r w:rsidR="00940980">
              <w:t xml:space="preserve"> together).</w:t>
            </w:r>
          </w:p>
        </w:tc>
      </w:tr>
      <w:tr w:rsidR="00610CFA" w:rsidTr="00664998">
        <w:tc>
          <w:tcPr>
            <w:tcW w:w="3096" w:type="dxa"/>
          </w:tcPr>
          <w:p w:rsidR="00940980" w:rsidRDefault="00940980" w:rsidP="003C1646">
            <w:pPr>
              <w:keepNext/>
            </w:pPr>
            <w:proofErr w:type="spellStart"/>
            <w:r>
              <w:t>PIM_CLASS_DP_RATIO_</w:t>
            </w:r>
            <w:r w:rsidRPr="00610CFA">
              <w:rPr>
                <w:i/>
              </w:rPr>
              <w:t>n</w:t>
            </w:r>
            <w:proofErr w:type="spellEnd"/>
          </w:p>
          <w:p w:rsidR="00610CFA" w:rsidRDefault="00940980" w:rsidP="003C1646">
            <w:pPr>
              <w:keepNext/>
            </w:pPr>
            <w:r>
              <w:t xml:space="preserve">(where 0 ≤ </w:t>
            </w:r>
            <w:r>
              <w:rPr>
                <w:i/>
              </w:rPr>
              <w:t>n</w:t>
            </w:r>
            <w:r>
              <w:t xml:space="preserve"> ≤ 7)</w:t>
            </w:r>
          </w:p>
        </w:tc>
        <w:tc>
          <w:tcPr>
            <w:tcW w:w="5760" w:type="dxa"/>
          </w:tcPr>
          <w:p w:rsidR="00B95622" w:rsidRDefault="00940980" w:rsidP="003C1646">
            <w:pPr>
              <w:keepNext/>
              <w:jc w:val="left"/>
            </w:pPr>
            <w:r>
              <w:t xml:space="preserve">PIM devices whose </w:t>
            </w:r>
            <w:proofErr w:type="spellStart"/>
            <w:r>
              <w:t>peak_compute</w:t>
            </w:r>
            <w:proofErr w:type="spellEnd"/>
            <w:r w:rsidR="007D2879">
              <w:t xml:space="preserve"> to </w:t>
            </w:r>
            <w:proofErr w:type="spellStart"/>
            <w:r>
              <w:t>peak_bandwidth</w:t>
            </w:r>
            <w:proofErr w:type="spellEnd"/>
            <w:r>
              <w:t xml:space="preserve"> ratio is ≤ 2</w:t>
            </w:r>
            <w:r w:rsidRPr="007F41CD">
              <w:rPr>
                <w:vertAlign w:val="superscript"/>
              </w:rPr>
              <w:t>n</w:t>
            </w:r>
            <w:r>
              <w:t xml:space="preserve">, where </w:t>
            </w:r>
            <w:proofErr w:type="spellStart"/>
            <w:r>
              <w:t>peak_compute</w:t>
            </w:r>
            <w:proofErr w:type="spellEnd"/>
            <w:r>
              <w:t xml:space="preserve"> is expressed in double-precision FLOPS and peak bandwidth is expressed in 64b words</w:t>
            </w:r>
            <w:r w:rsidR="007D2879">
              <w:t xml:space="preserve"> per second</w:t>
            </w:r>
            <w:r>
              <w:t>. For example, a PIM_CLASS_DP_RATIO_2 device is peak-bandwidth-limited only when there’s 4 (=2</w:t>
            </w:r>
            <w:r>
              <w:rPr>
                <w:vertAlign w:val="superscript"/>
              </w:rPr>
              <w:t>2</w:t>
            </w:r>
            <w:r>
              <w:t>) or fewer double-precision FLOPS per 64b word accessed from memory</w:t>
            </w:r>
            <w:r w:rsidR="007D2879">
              <w:t xml:space="preserve"> per second</w:t>
            </w:r>
            <w:r>
              <w:t xml:space="preserve">. Only one </w:t>
            </w:r>
            <w:proofErr w:type="spellStart"/>
            <w:r>
              <w:t>PIM_CLASS_DP_RATIO_</w:t>
            </w:r>
            <w:r w:rsidRPr="00610CFA">
              <w:rPr>
                <w:i/>
              </w:rPr>
              <w:t>n</w:t>
            </w:r>
            <w:proofErr w:type="spellEnd"/>
            <w:r>
              <w:t xml:space="preserve"> </w:t>
            </w:r>
            <w:proofErr w:type="spellStart"/>
            <w:r>
              <w:t>specifier</w:t>
            </w:r>
            <w:proofErr w:type="spellEnd"/>
            <w:r>
              <w:t xml:space="preserve"> can be included in a </w:t>
            </w:r>
            <w:proofErr w:type="spellStart"/>
            <w:r w:rsidRPr="00940980">
              <w:rPr>
                <w:i/>
              </w:rPr>
              <w:t>pim_get_device_</w:t>
            </w:r>
            <w:proofErr w:type="gramStart"/>
            <w:r w:rsidRPr="00940980">
              <w:rPr>
                <w:i/>
              </w:rPr>
              <w:t>ids</w:t>
            </w:r>
            <w:proofErr w:type="spellEnd"/>
            <w:r w:rsidR="00CE2CED">
              <w:rPr>
                <w:i/>
              </w:rPr>
              <w:t>(</w:t>
            </w:r>
            <w:proofErr w:type="gramEnd"/>
            <w:r w:rsidR="00CE2CED">
              <w:rPr>
                <w:i/>
              </w:rPr>
              <w:t>)</w:t>
            </w:r>
            <w:r>
              <w:t xml:space="preserve"> query (behavior is undefined if multiples are </w:t>
            </w:r>
            <w:proofErr w:type="spellStart"/>
            <w:r>
              <w:t>ORed</w:t>
            </w:r>
            <w:proofErr w:type="spellEnd"/>
            <w:r>
              <w:t xml:space="preserve"> together).</w:t>
            </w:r>
          </w:p>
        </w:tc>
      </w:tr>
    </w:tbl>
    <w:p w:rsidR="00F41E81" w:rsidRDefault="00F41E81" w:rsidP="00E923F2">
      <w:pPr>
        <w:rPr>
          <w:i/>
        </w:rPr>
      </w:pPr>
    </w:p>
    <w:p w:rsidR="00AA73DB" w:rsidRPr="000414F3" w:rsidRDefault="00AA73DB" w:rsidP="00E923F2">
      <w:pPr>
        <w:rPr>
          <w:i/>
        </w:rPr>
      </w:pPr>
      <w:proofErr w:type="spellStart"/>
      <w:r w:rsidRPr="000414F3">
        <w:rPr>
          <w:i/>
        </w:rPr>
        <w:t>num_entries</w:t>
      </w:r>
      <w:proofErr w:type="spellEnd"/>
    </w:p>
    <w:p w:rsidR="00AA73DB" w:rsidRDefault="00AA73DB" w:rsidP="00AA73DB">
      <w:pPr>
        <w:ind w:left="720"/>
      </w:pPr>
      <w:proofErr w:type="gramStart"/>
      <w:r w:rsidRPr="00AA73DB">
        <w:t>The maximum number of devices that this function call should return</w:t>
      </w:r>
      <w:r w:rsidR="000414F3">
        <w:t xml:space="preserve"> in </w:t>
      </w:r>
      <w:r w:rsidR="000414F3" w:rsidRPr="000414F3">
        <w:rPr>
          <w:i/>
        </w:rPr>
        <w:t>devices</w:t>
      </w:r>
      <w:r w:rsidR="000414F3">
        <w:t>.</w:t>
      </w:r>
      <w:proofErr w:type="gramEnd"/>
    </w:p>
    <w:p w:rsidR="00AA73DB" w:rsidRDefault="00AA73DB" w:rsidP="00AA73DB"/>
    <w:p w:rsidR="00AA73DB" w:rsidRPr="000414F3" w:rsidRDefault="00AA73DB" w:rsidP="00AA73DB">
      <w:pPr>
        <w:rPr>
          <w:i/>
        </w:rPr>
      </w:pPr>
      <w:proofErr w:type="gramStart"/>
      <w:r w:rsidRPr="000414F3">
        <w:rPr>
          <w:i/>
        </w:rPr>
        <w:t>devices</w:t>
      </w:r>
      <w:proofErr w:type="gramEnd"/>
    </w:p>
    <w:p w:rsidR="00AA73DB" w:rsidRDefault="00E25915" w:rsidP="000414F3">
      <w:pPr>
        <w:ind w:left="720"/>
      </w:pPr>
      <w:r>
        <w:t>Pointer to memory where the</w:t>
      </w:r>
      <w:r w:rsidR="000414F3">
        <w:t xml:space="preserve"> list of PIM devices of type </w:t>
      </w:r>
      <w:proofErr w:type="spellStart"/>
      <w:r w:rsidR="000414F3" w:rsidRPr="000414F3">
        <w:rPr>
          <w:i/>
        </w:rPr>
        <w:t>device_type</w:t>
      </w:r>
      <w:proofErr w:type="spellEnd"/>
      <w:r w:rsidR="000414F3">
        <w:t xml:space="preserve"> found in the </w:t>
      </w:r>
      <w:r>
        <w:t>node will be stored</w:t>
      </w:r>
      <w:r w:rsidR="000414F3">
        <w:t xml:space="preserve">. The </w:t>
      </w:r>
      <w:r>
        <w:t>memory</w:t>
      </w:r>
      <w:r w:rsidR="000414F3">
        <w:t xml:space="preserve"> should already </w:t>
      </w:r>
      <w:r>
        <w:t>be allocated prior to</w:t>
      </w:r>
      <w:r w:rsidR="000414F3">
        <w:t xml:space="preserve"> calling this function. Passing NULL will cause this function to not fill in any list. The number of devices returned is the minimum of </w:t>
      </w:r>
      <w:proofErr w:type="spellStart"/>
      <w:r w:rsidR="000414F3" w:rsidRPr="000414F3">
        <w:rPr>
          <w:i/>
        </w:rPr>
        <w:t>num_entries</w:t>
      </w:r>
      <w:proofErr w:type="spellEnd"/>
      <w:r w:rsidR="000414F3">
        <w:t xml:space="preserve"> and the number of devices available in the system of the type </w:t>
      </w:r>
      <w:proofErr w:type="spellStart"/>
      <w:r w:rsidR="000414F3" w:rsidRPr="000414F3">
        <w:rPr>
          <w:i/>
        </w:rPr>
        <w:t>device_type</w:t>
      </w:r>
      <w:proofErr w:type="spellEnd"/>
      <w:r w:rsidR="000414F3">
        <w:t>.</w:t>
      </w:r>
    </w:p>
    <w:p w:rsidR="00447DB1" w:rsidRDefault="00447DB1" w:rsidP="000414F3">
      <w:pPr>
        <w:rPr>
          <w:i/>
        </w:rPr>
      </w:pPr>
    </w:p>
    <w:p w:rsidR="000414F3" w:rsidRPr="000414F3" w:rsidRDefault="000414F3" w:rsidP="000414F3">
      <w:pPr>
        <w:rPr>
          <w:i/>
        </w:rPr>
      </w:pPr>
      <w:proofErr w:type="spellStart"/>
      <w:r w:rsidRPr="000414F3">
        <w:rPr>
          <w:i/>
        </w:rPr>
        <w:t>num_devices</w:t>
      </w:r>
      <w:proofErr w:type="spellEnd"/>
    </w:p>
    <w:p w:rsidR="000414F3" w:rsidRDefault="000414F3" w:rsidP="000414F3">
      <w:pPr>
        <w:ind w:left="720"/>
      </w:pPr>
      <w:r>
        <w:t xml:space="preserve">After the call, contains the total number of devices (of type </w:t>
      </w:r>
      <w:proofErr w:type="spellStart"/>
      <w:r w:rsidRPr="000414F3">
        <w:rPr>
          <w:i/>
        </w:rPr>
        <w:t>device_type</w:t>
      </w:r>
      <w:proofErr w:type="spellEnd"/>
      <w:r>
        <w:t xml:space="preserve">) found in the system. If </w:t>
      </w:r>
      <w:proofErr w:type="spellStart"/>
      <w:r w:rsidRPr="00E25915">
        <w:rPr>
          <w:i/>
        </w:rPr>
        <w:t>num_devices</w:t>
      </w:r>
      <w:proofErr w:type="spellEnd"/>
      <w:r>
        <w:t xml:space="preserve"> is NULL, this argument is ignored.</w:t>
      </w:r>
    </w:p>
    <w:p w:rsidR="000414F3" w:rsidRDefault="000414F3" w:rsidP="00F57E02">
      <w:pPr>
        <w:pStyle w:val="UnnumberedHeading"/>
        <w:rPr>
          <w:rStyle w:val="IntenseEmphasis"/>
        </w:rPr>
      </w:pPr>
      <w:r w:rsidRPr="000414F3">
        <w:rPr>
          <w:rStyle w:val="IntenseEmphasis"/>
        </w:rPr>
        <w:lastRenderedPageBreak/>
        <w:t>Return Value</w:t>
      </w:r>
    </w:p>
    <w:p w:rsidR="000414F3" w:rsidRDefault="000414F3" w:rsidP="00E37E02">
      <w:proofErr w:type="gramStart"/>
      <w:r>
        <w:t>PIM_SUCCESS if no errors.</w:t>
      </w:r>
      <w:proofErr w:type="gramEnd"/>
    </w:p>
    <w:p w:rsidR="000414F3" w:rsidRDefault="000414F3" w:rsidP="00E37E02">
      <w:r>
        <w:t xml:space="preserve">PIM_INVALID_DEVICE_TYPE if </w:t>
      </w:r>
      <w:proofErr w:type="spellStart"/>
      <w:r w:rsidRPr="008404D3">
        <w:rPr>
          <w:i/>
        </w:rPr>
        <w:t>device_type</w:t>
      </w:r>
      <w:proofErr w:type="spellEnd"/>
      <w:r>
        <w:t xml:space="preserve"> is not </w:t>
      </w:r>
      <w:r w:rsidR="008404D3">
        <w:t xml:space="preserve">a valid </w:t>
      </w:r>
      <w:proofErr w:type="spellStart"/>
      <w:r w:rsidR="00CE2CED">
        <w:t>specifier</w:t>
      </w:r>
      <w:proofErr w:type="spellEnd"/>
      <w:r>
        <w:t>.</w:t>
      </w:r>
    </w:p>
    <w:p w:rsidR="000414F3" w:rsidRDefault="000414F3" w:rsidP="00E37E02">
      <w:proofErr w:type="gramStart"/>
      <w:r>
        <w:t xml:space="preserve">PIM_GENERAL_ERROR on all other </w:t>
      </w:r>
      <w:r w:rsidR="00E25915">
        <w:t>errors</w:t>
      </w:r>
      <w:r>
        <w:t>.</w:t>
      </w:r>
      <w:proofErr w:type="gramEnd"/>
    </w:p>
    <w:p w:rsidR="0063449D" w:rsidRDefault="0063449D" w:rsidP="00F57E02">
      <w:pPr>
        <w:pStyle w:val="UnnumberedHeading"/>
        <w:rPr>
          <w:rStyle w:val="IntenseEmphasis"/>
          <w:i w:val="0"/>
        </w:rPr>
      </w:pPr>
      <w:r w:rsidRPr="0063449D">
        <w:rPr>
          <w:rStyle w:val="IntenseEmphasis"/>
        </w:rPr>
        <w:t>Notes</w:t>
      </w:r>
      <w:r>
        <w:rPr>
          <w:rStyle w:val="IntenseEmphasis"/>
          <w:i w:val="0"/>
        </w:rPr>
        <w:t xml:space="preserve"> </w:t>
      </w:r>
    </w:p>
    <w:p w:rsidR="00AA73DB" w:rsidRDefault="0063449D" w:rsidP="00E923F2">
      <w:r>
        <w:t>This can only be called from CPU code on the host processor.</w:t>
      </w:r>
    </w:p>
    <w:p w:rsidR="00795130" w:rsidRDefault="00795130" w:rsidP="00E923F2"/>
    <w:p w:rsidR="0063449D" w:rsidRDefault="00795130" w:rsidP="00E923F2">
      <w:r>
        <w:t>This call</w:t>
      </w:r>
      <w:r w:rsidR="00C10900">
        <w:t xml:space="preserve">’s semantics are independent of the </w:t>
      </w:r>
      <w:r>
        <w:t>underlying platform (</w:t>
      </w:r>
      <w:r w:rsidR="003165D6">
        <w:t xml:space="preserve">e.g., </w:t>
      </w:r>
      <w:r>
        <w:t xml:space="preserve">POSIX threads, </w:t>
      </w:r>
      <w:proofErr w:type="spellStart"/>
      <w:r>
        <w:t>OpenCL</w:t>
      </w:r>
      <w:proofErr w:type="spellEnd"/>
      <w:r>
        <w:t>) the API is layered on.</w:t>
      </w:r>
    </w:p>
    <w:p w:rsidR="00906F31" w:rsidRDefault="00906F31" w:rsidP="00906F31">
      <w:pPr>
        <w:pStyle w:val="Heading3"/>
      </w:pPr>
      <w:bookmarkStart w:id="713" w:name="_Toc359310280"/>
      <w:proofErr w:type="spellStart"/>
      <w:r>
        <w:t>pim_get_device_info</w:t>
      </w:r>
      <w:bookmarkEnd w:id="713"/>
      <w:proofErr w:type="spellEnd"/>
    </w:p>
    <w:p w:rsidR="00906F31" w:rsidRDefault="00906F31" w:rsidP="00E923F2">
      <w:r>
        <w:t>Query detailed information about a specific PIM device.</w:t>
      </w:r>
    </w:p>
    <w:p w:rsidR="00906F31" w:rsidRDefault="00906F31" w:rsidP="00E923F2"/>
    <w:p w:rsidR="00906F31" w:rsidRDefault="00906F31" w:rsidP="00906F31">
      <w:pPr>
        <w:shd w:val="clear" w:color="auto" w:fill="A6A6A6" w:themeFill="background1" w:themeFillShade="A6"/>
        <w:tabs>
          <w:tab w:val="left" w:pos="4140"/>
        </w:tabs>
        <w:ind w:firstLine="720"/>
        <w:rPr>
          <w:rFonts w:ascii="Courier New" w:hAnsi="Courier New" w:cs="Courier New"/>
        </w:rPr>
      </w:pPr>
    </w:p>
    <w:p w:rsidR="00906F31" w:rsidRPr="00906F31" w:rsidRDefault="00906F31" w:rsidP="00906F31">
      <w:pPr>
        <w:shd w:val="clear" w:color="auto" w:fill="A6A6A6" w:themeFill="background1" w:themeFillShade="A6"/>
        <w:tabs>
          <w:tab w:val="left" w:pos="3960"/>
        </w:tabs>
        <w:ind w:firstLine="720"/>
        <w:rPr>
          <w:rFonts w:ascii="Courier New" w:hAnsi="Courier New" w:cs="Courier New"/>
          <w:sz w:val="22"/>
        </w:rPr>
      </w:pPr>
      <w:proofErr w:type="spellStart"/>
      <w:proofErr w:type="gramStart"/>
      <w:r w:rsidRPr="006F722C">
        <w:rPr>
          <w:rFonts w:ascii="Courier New" w:hAnsi="Courier New" w:cs="Courier New"/>
          <w:sz w:val="22"/>
        </w:rPr>
        <w:t>int</w:t>
      </w:r>
      <w:proofErr w:type="spellEnd"/>
      <w:proofErr w:type="gramEnd"/>
      <w:r w:rsidRPr="006F722C">
        <w:rPr>
          <w:rFonts w:ascii="Courier New" w:hAnsi="Courier New" w:cs="Courier New"/>
          <w:sz w:val="22"/>
        </w:rPr>
        <w:t xml:space="preserve"> </w:t>
      </w:r>
      <w:proofErr w:type="spellStart"/>
      <w:r w:rsidRPr="00906F31">
        <w:rPr>
          <w:rFonts w:ascii="Courier New" w:hAnsi="Courier New" w:cs="Courier New"/>
          <w:sz w:val="22"/>
        </w:rPr>
        <w:t>pim_get_device_info</w:t>
      </w:r>
      <w:proofErr w:type="spellEnd"/>
      <w:r w:rsidRPr="00906F31">
        <w:rPr>
          <w:rFonts w:ascii="Courier New" w:hAnsi="Courier New" w:cs="Courier New"/>
          <w:sz w:val="22"/>
        </w:rPr>
        <w:t>(</w:t>
      </w:r>
      <w:r>
        <w:rPr>
          <w:rFonts w:ascii="Courier New" w:hAnsi="Courier New" w:cs="Courier New"/>
          <w:sz w:val="22"/>
        </w:rPr>
        <w:tab/>
      </w:r>
      <w:proofErr w:type="spellStart"/>
      <w:r w:rsidRPr="00906F31">
        <w:rPr>
          <w:rFonts w:ascii="Courier New" w:hAnsi="Courier New" w:cs="Courier New"/>
          <w:sz w:val="22"/>
        </w:rPr>
        <w:t>pim_device_id</w:t>
      </w:r>
      <w:proofErr w:type="spellEnd"/>
      <w:r w:rsidRPr="00906F31">
        <w:rPr>
          <w:rFonts w:ascii="Courier New" w:hAnsi="Courier New" w:cs="Courier New"/>
          <w:sz w:val="22"/>
        </w:rPr>
        <w:t xml:space="preserve"> device,</w:t>
      </w:r>
    </w:p>
    <w:p w:rsidR="00906F31" w:rsidRPr="00906F31" w:rsidRDefault="00906F31" w:rsidP="00906F31">
      <w:pPr>
        <w:shd w:val="clear" w:color="auto" w:fill="A6A6A6" w:themeFill="background1" w:themeFillShade="A6"/>
        <w:tabs>
          <w:tab w:val="left" w:pos="3960"/>
        </w:tabs>
        <w:ind w:firstLine="720"/>
        <w:rPr>
          <w:rFonts w:ascii="Courier New" w:hAnsi="Courier New" w:cs="Courier New"/>
          <w:sz w:val="22"/>
        </w:rPr>
      </w:pPr>
      <w:r>
        <w:rPr>
          <w:rFonts w:ascii="Courier New" w:hAnsi="Courier New" w:cs="Courier New"/>
          <w:sz w:val="22"/>
        </w:rPr>
        <w:tab/>
      </w:r>
      <w:proofErr w:type="spellStart"/>
      <w:r w:rsidRPr="00906F31">
        <w:rPr>
          <w:rFonts w:ascii="Courier New" w:hAnsi="Courier New" w:cs="Courier New"/>
          <w:sz w:val="22"/>
        </w:rPr>
        <w:t>pim_device_info</w:t>
      </w:r>
      <w:proofErr w:type="spellEnd"/>
      <w:r w:rsidRPr="00906F31">
        <w:rPr>
          <w:rFonts w:ascii="Courier New" w:hAnsi="Courier New" w:cs="Courier New"/>
          <w:sz w:val="22"/>
        </w:rPr>
        <w:t xml:space="preserve"> </w:t>
      </w:r>
      <w:proofErr w:type="spellStart"/>
      <w:r w:rsidRPr="00906F31">
        <w:rPr>
          <w:rFonts w:ascii="Courier New" w:hAnsi="Courier New" w:cs="Courier New"/>
          <w:sz w:val="22"/>
        </w:rPr>
        <w:t>param_name</w:t>
      </w:r>
      <w:proofErr w:type="spellEnd"/>
      <w:r w:rsidRPr="00906F31">
        <w:rPr>
          <w:rFonts w:ascii="Courier New" w:hAnsi="Courier New" w:cs="Courier New"/>
          <w:sz w:val="22"/>
        </w:rPr>
        <w:t>,</w:t>
      </w:r>
    </w:p>
    <w:p w:rsidR="00906F31" w:rsidRPr="00906F31" w:rsidRDefault="00906F31" w:rsidP="00906F31">
      <w:pPr>
        <w:shd w:val="clear" w:color="auto" w:fill="A6A6A6" w:themeFill="background1" w:themeFillShade="A6"/>
        <w:tabs>
          <w:tab w:val="left" w:pos="3960"/>
        </w:tabs>
        <w:ind w:firstLine="720"/>
        <w:rPr>
          <w:rFonts w:ascii="Courier New" w:hAnsi="Courier New" w:cs="Courier New"/>
          <w:sz w:val="22"/>
        </w:rPr>
      </w:pPr>
      <w:r>
        <w:rPr>
          <w:rFonts w:ascii="Courier New" w:hAnsi="Courier New" w:cs="Courier New"/>
          <w:sz w:val="22"/>
        </w:rPr>
        <w:tab/>
      </w:r>
      <w:proofErr w:type="spellStart"/>
      <w:r w:rsidRPr="00906F31">
        <w:rPr>
          <w:rFonts w:ascii="Courier New" w:hAnsi="Courier New" w:cs="Courier New"/>
          <w:sz w:val="22"/>
        </w:rPr>
        <w:t>size_t</w:t>
      </w:r>
      <w:proofErr w:type="spellEnd"/>
      <w:r w:rsidRPr="00906F31">
        <w:rPr>
          <w:rFonts w:ascii="Courier New" w:hAnsi="Courier New" w:cs="Courier New"/>
          <w:sz w:val="22"/>
        </w:rPr>
        <w:t xml:space="preserve"> </w:t>
      </w:r>
      <w:proofErr w:type="spellStart"/>
      <w:r w:rsidRPr="00906F31">
        <w:rPr>
          <w:rFonts w:ascii="Courier New" w:hAnsi="Courier New" w:cs="Courier New"/>
          <w:sz w:val="22"/>
        </w:rPr>
        <w:t>param_value_size</w:t>
      </w:r>
      <w:proofErr w:type="spellEnd"/>
      <w:r w:rsidRPr="00906F31">
        <w:rPr>
          <w:rFonts w:ascii="Courier New" w:hAnsi="Courier New" w:cs="Courier New"/>
          <w:sz w:val="22"/>
        </w:rPr>
        <w:t>,</w:t>
      </w:r>
    </w:p>
    <w:p w:rsidR="00906F31" w:rsidRPr="00906F31" w:rsidRDefault="00906F31" w:rsidP="00906F31">
      <w:pPr>
        <w:shd w:val="clear" w:color="auto" w:fill="A6A6A6" w:themeFill="background1" w:themeFillShade="A6"/>
        <w:tabs>
          <w:tab w:val="left" w:pos="3960"/>
        </w:tabs>
        <w:ind w:firstLine="720"/>
        <w:rPr>
          <w:rFonts w:ascii="Courier New" w:hAnsi="Courier New" w:cs="Courier New"/>
          <w:sz w:val="22"/>
        </w:rPr>
      </w:pPr>
      <w:r>
        <w:rPr>
          <w:rFonts w:ascii="Courier New" w:hAnsi="Courier New" w:cs="Courier New"/>
          <w:sz w:val="22"/>
        </w:rPr>
        <w:tab/>
      </w:r>
      <w:proofErr w:type="gramStart"/>
      <w:r w:rsidRPr="00906F31">
        <w:rPr>
          <w:rFonts w:ascii="Courier New" w:hAnsi="Courier New" w:cs="Courier New"/>
          <w:sz w:val="22"/>
        </w:rPr>
        <w:t>void</w:t>
      </w:r>
      <w:proofErr w:type="gramEnd"/>
      <w:r w:rsidRPr="00906F31">
        <w:rPr>
          <w:rFonts w:ascii="Courier New" w:hAnsi="Courier New" w:cs="Courier New"/>
          <w:sz w:val="22"/>
        </w:rPr>
        <w:t xml:space="preserve"> *</w:t>
      </w:r>
      <w:proofErr w:type="spellStart"/>
      <w:r w:rsidRPr="00906F31">
        <w:rPr>
          <w:rFonts w:ascii="Courier New" w:hAnsi="Courier New" w:cs="Courier New"/>
          <w:sz w:val="22"/>
        </w:rPr>
        <w:t>param_value</w:t>
      </w:r>
      <w:proofErr w:type="spellEnd"/>
      <w:r w:rsidRPr="00906F31">
        <w:rPr>
          <w:rFonts w:ascii="Courier New" w:hAnsi="Courier New" w:cs="Courier New"/>
          <w:sz w:val="22"/>
        </w:rPr>
        <w:t>,</w:t>
      </w:r>
    </w:p>
    <w:p w:rsidR="00906F31" w:rsidRDefault="00906F31" w:rsidP="00906F31">
      <w:pPr>
        <w:shd w:val="clear" w:color="auto" w:fill="A6A6A6" w:themeFill="background1" w:themeFillShade="A6"/>
        <w:tabs>
          <w:tab w:val="left" w:pos="3960"/>
        </w:tabs>
        <w:ind w:firstLine="720"/>
        <w:rPr>
          <w:rFonts w:ascii="Courier New" w:hAnsi="Courier New" w:cs="Courier New"/>
          <w:sz w:val="22"/>
        </w:rPr>
      </w:pPr>
      <w:r>
        <w:rPr>
          <w:rFonts w:ascii="Courier New" w:hAnsi="Courier New" w:cs="Courier New"/>
          <w:sz w:val="22"/>
        </w:rPr>
        <w:tab/>
      </w:r>
      <w:proofErr w:type="spellStart"/>
      <w:r w:rsidRPr="00906F31">
        <w:rPr>
          <w:rFonts w:ascii="Courier New" w:hAnsi="Courier New" w:cs="Courier New"/>
          <w:sz w:val="22"/>
        </w:rPr>
        <w:t>size_t</w:t>
      </w:r>
      <w:proofErr w:type="spellEnd"/>
      <w:r w:rsidRPr="00906F31">
        <w:rPr>
          <w:rFonts w:ascii="Courier New" w:hAnsi="Courier New" w:cs="Courier New"/>
          <w:sz w:val="22"/>
        </w:rPr>
        <w:t xml:space="preserve"> *</w:t>
      </w:r>
      <w:proofErr w:type="spellStart"/>
      <w:r w:rsidRPr="00906F31">
        <w:rPr>
          <w:rFonts w:ascii="Courier New" w:hAnsi="Courier New" w:cs="Courier New"/>
          <w:sz w:val="22"/>
        </w:rPr>
        <w:t>param_value_size_ret</w:t>
      </w:r>
      <w:proofErr w:type="spellEnd"/>
      <w:r w:rsidRPr="00906F31">
        <w:rPr>
          <w:rFonts w:ascii="Courier New" w:hAnsi="Courier New" w:cs="Courier New"/>
          <w:sz w:val="22"/>
        </w:rPr>
        <w:t>);</w:t>
      </w:r>
    </w:p>
    <w:p w:rsidR="00906F31" w:rsidRDefault="00906F31" w:rsidP="00906F31">
      <w:pPr>
        <w:shd w:val="clear" w:color="auto" w:fill="A6A6A6" w:themeFill="background1" w:themeFillShade="A6"/>
        <w:tabs>
          <w:tab w:val="left" w:pos="3960"/>
        </w:tabs>
        <w:ind w:firstLine="720"/>
      </w:pPr>
    </w:p>
    <w:p w:rsidR="00906F31" w:rsidRPr="00906F31" w:rsidRDefault="00906F31" w:rsidP="00F57E02">
      <w:pPr>
        <w:pStyle w:val="UnnumberedHeading"/>
        <w:rPr>
          <w:rStyle w:val="IntenseEmphasis"/>
        </w:rPr>
      </w:pPr>
      <w:r w:rsidRPr="00906F31">
        <w:rPr>
          <w:rStyle w:val="IntenseEmphasis"/>
        </w:rPr>
        <w:t>Parameters</w:t>
      </w:r>
    </w:p>
    <w:p w:rsidR="00906F31" w:rsidRDefault="00906F31" w:rsidP="00E923F2">
      <w:pPr>
        <w:rPr>
          <w:i/>
        </w:rPr>
      </w:pPr>
      <w:proofErr w:type="gramStart"/>
      <w:r w:rsidRPr="00906F31">
        <w:rPr>
          <w:i/>
        </w:rPr>
        <w:t>device</w:t>
      </w:r>
      <w:proofErr w:type="gramEnd"/>
    </w:p>
    <w:p w:rsidR="00906F31" w:rsidRDefault="00906F31" w:rsidP="00906F31">
      <w:pPr>
        <w:ind w:left="720"/>
      </w:pPr>
      <w:r w:rsidRPr="00906F31">
        <w:t xml:space="preserve">The ID, as returned by </w:t>
      </w:r>
      <w:proofErr w:type="spellStart"/>
      <w:r w:rsidR="00C570C6" w:rsidRPr="00C570C6">
        <w:rPr>
          <w:i/>
        </w:rPr>
        <w:t>pim_get_device_</w:t>
      </w:r>
      <w:proofErr w:type="gramStart"/>
      <w:r w:rsidR="00C570C6" w:rsidRPr="00C570C6">
        <w:rPr>
          <w:i/>
        </w:rPr>
        <w:t>ids</w:t>
      </w:r>
      <w:proofErr w:type="spellEnd"/>
      <w:r w:rsidR="00C570C6" w:rsidRPr="00C570C6">
        <w:rPr>
          <w:i/>
        </w:rPr>
        <w:t>(</w:t>
      </w:r>
      <w:proofErr w:type="gramEnd"/>
      <w:r w:rsidR="00C570C6" w:rsidRPr="00C570C6">
        <w:rPr>
          <w:i/>
        </w:rPr>
        <w:t>)</w:t>
      </w:r>
      <w:r w:rsidRPr="00906F31">
        <w:t>, of the device</w:t>
      </w:r>
      <w:r>
        <w:t xml:space="preserve"> being queried.</w:t>
      </w:r>
    </w:p>
    <w:p w:rsidR="00906F31" w:rsidRPr="00906F31" w:rsidRDefault="00906F31" w:rsidP="00906F31">
      <w:pPr>
        <w:ind w:left="720"/>
      </w:pPr>
    </w:p>
    <w:p w:rsidR="00906F31" w:rsidRDefault="00906F31" w:rsidP="00E923F2">
      <w:pPr>
        <w:rPr>
          <w:i/>
        </w:rPr>
      </w:pPr>
      <w:proofErr w:type="spellStart"/>
      <w:r>
        <w:rPr>
          <w:i/>
        </w:rPr>
        <w:t>param_name</w:t>
      </w:r>
      <w:proofErr w:type="spellEnd"/>
    </w:p>
    <w:p w:rsidR="00774060" w:rsidRPr="003E63FE" w:rsidRDefault="00906F31" w:rsidP="00906F31">
      <w:pPr>
        <w:ind w:left="720"/>
      </w:pPr>
      <w:proofErr w:type="gramStart"/>
      <w:r>
        <w:t>The parameter being queried.</w:t>
      </w:r>
      <w:proofErr w:type="gramEnd"/>
      <w:r>
        <w:t xml:space="preserve"> </w:t>
      </w:r>
      <w:r w:rsidR="00043226">
        <w:t>The c</w:t>
      </w:r>
      <w:r w:rsidR="00E25915">
        <w:t>urrent parameter space for PIM devices is listed in</w:t>
      </w:r>
      <w:r w:rsidR="00AC61FC">
        <w:t xml:space="preserve"> </w:t>
      </w:r>
      <w:r w:rsidR="00A141B1">
        <w:fldChar w:fldCharType="begin"/>
      </w:r>
      <w:r w:rsidR="00EF6B2E">
        <w:instrText xml:space="preserve"> REF _Ref357185422 \h </w:instrText>
      </w:r>
      <w:r w:rsidR="00A141B1">
        <w:fldChar w:fldCharType="separate"/>
      </w:r>
      <w:r w:rsidR="00C91EA6">
        <w:t xml:space="preserve">Table </w:t>
      </w:r>
      <w:r w:rsidR="00C91EA6">
        <w:rPr>
          <w:noProof/>
        </w:rPr>
        <w:t>7</w:t>
      </w:r>
      <w:r w:rsidR="00A141B1">
        <w:fldChar w:fldCharType="end"/>
      </w:r>
      <w:r w:rsidR="00043226">
        <w:t>.</w:t>
      </w:r>
      <w:r w:rsidR="00134E72">
        <w:rPr>
          <w:rStyle w:val="FootnoteReference"/>
        </w:rPr>
        <w:footnoteReference w:id="17"/>
      </w:r>
      <w:r w:rsidR="003E63FE">
        <w:t xml:space="preserve"> Properties of the host may be queried by passing in PIM_HOST_ID as the </w:t>
      </w:r>
      <w:r w:rsidR="003E63FE">
        <w:rPr>
          <w:i/>
        </w:rPr>
        <w:t>device</w:t>
      </w:r>
      <w:r w:rsidR="003E63FE">
        <w:t xml:space="preserve">. The parameters supported for host queries are described in </w:t>
      </w:r>
      <w:r w:rsidR="00A141B1">
        <w:fldChar w:fldCharType="begin"/>
      </w:r>
      <w:r w:rsidR="00EF6B2E">
        <w:instrText xml:space="preserve"> REF _Ref357185431 \h </w:instrText>
      </w:r>
      <w:r w:rsidR="00A141B1">
        <w:fldChar w:fldCharType="separate"/>
      </w:r>
      <w:r w:rsidR="00C91EA6">
        <w:t xml:space="preserve">Table </w:t>
      </w:r>
      <w:r w:rsidR="00C91EA6">
        <w:rPr>
          <w:noProof/>
        </w:rPr>
        <w:t>8</w:t>
      </w:r>
      <w:r w:rsidR="00A141B1">
        <w:fldChar w:fldCharType="end"/>
      </w:r>
      <w:r w:rsidR="003E63FE">
        <w:t>.</w:t>
      </w:r>
    </w:p>
    <w:p w:rsidR="003C1646" w:rsidRDefault="003C1646" w:rsidP="003C1646">
      <w:pPr>
        <w:pStyle w:val="Caption"/>
      </w:pPr>
      <w:bookmarkStart w:id="714" w:name="_Ref357185422"/>
      <w:r>
        <w:lastRenderedPageBreak/>
        <w:t xml:space="preserve">Table </w:t>
      </w:r>
      <w:r w:rsidR="00A141B1">
        <w:fldChar w:fldCharType="begin"/>
      </w:r>
      <w:r>
        <w:instrText xml:space="preserve"> SEQ Table \* ARABIC </w:instrText>
      </w:r>
      <w:r w:rsidR="00A141B1">
        <w:fldChar w:fldCharType="separate"/>
      </w:r>
      <w:r w:rsidR="00C91EA6">
        <w:rPr>
          <w:noProof/>
        </w:rPr>
        <w:t>7</w:t>
      </w:r>
      <w:r w:rsidR="00A141B1">
        <w:fldChar w:fldCharType="end"/>
      </w:r>
      <w:bookmarkEnd w:id="714"/>
      <w:r>
        <w:t xml:space="preserve">: </w:t>
      </w:r>
      <w:r w:rsidRPr="008C3323">
        <w:t>Supported PIM device information query parameters</w:t>
      </w:r>
    </w:p>
    <w:tbl>
      <w:tblPr>
        <w:tblStyle w:val="TableGrid"/>
        <w:tblW w:w="0" w:type="auto"/>
        <w:tblInd w:w="720" w:type="dxa"/>
        <w:tblLook w:val="04A0"/>
      </w:tblPr>
      <w:tblGrid>
        <w:gridCol w:w="3268"/>
        <w:gridCol w:w="5588"/>
      </w:tblGrid>
      <w:tr w:rsidR="005D4662" w:rsidTr="00774060">
        <w:tc>
          <w:tcPr>
            <w:tcW w:w="3168" w:type="dxa"/>
          </w:tcPr>
          <w:p w:rsidR="005D4662" w:rsidRPr="00774060" w:rsidRDefault="00774060" w:rsidP="00774060">
            <w:pPr>
              <w:keepNext/>
              <w:jc w:val="left"/>
              <w:rPr>
                <w:b/>
              </w:rPr>
            </w:pPr>
            <w:r w:rsidRPr="00774060">
              <w:rPr>
                <w:b/>
              </w:rPr>
              <w:t>Parameter</w:t>
            </w:r>
          </w:p>
        </w:tc>
        <w:tc>
          <w:tcPr>
            <w:tcW w:w="5688" w:type="dxa"/>
          </w:tcPr>
          <w:p w:rsidR="005D4662" w:rsidRPr="00774060" w:rsidRDefault="00774060" w:rsidP="00774060">
            <w:pPr>
              <w:keepNext/>
              <w:jc w:val="left"/>
              <w:rPr>
                <w:b/>
              </w:rPr>
            </w:pPr>
            <w:r w:rsidRPr="00774060">
              <w:rPr>
                <w:b/>
              </w:rPr>
              <w:t>Description</w:t>
            </w:r>
          </w:p>
        </w:tc>
      </w:tr>
      <w:tr w:rsidR="005D4662" w:rsidTr="00774060">
        <w:tc>
          <w:tcPr>
            <w:tcW w:w="3168" w:type="dxa"/>
          </w:tcPr>
          <w:p w:rsidR="005D4662" w:rsidRDefault="00774060" w:rsidP="00BE7A22">
            <w:pPr>
              <w:keepNext/>
              <w:jc w:val="left"/>
            </w:pPr>
            <w:r>
              <w:t>PIM_</w:t>
            </w:r>
            <w:r w:rsidR="00BE7A22">
              <w:t>MEM</w:t>
            </w:r>
            <w:r>
              <w:t>_CAPACITY</w:t>
            </w:r>
          </w:p>
        </w:tc>
        <w:tc>
          <w:tcPr>
            <w:tcW w:w="5688" w:type="dxa"/>
          </w:tcPr>
          <w:p w:rsidR="005D4662" w:rsidRPr="00774060" w:rsidRDefault="00CE2CED" w:rsidP="00CE2CED">
            <w:pPr>
              <w:keepNext/>
              <w:jc w:val="left"/>
            </w:pPr>
            <w:r>
              <w:t>Total amount</w:t>
            </w:r>
            <w:r w:rsidR="00774060">
              <w:t xml:space="preserve"> of memory stacked with </w:t>
            </w:r>
            <w:r w:rsidR="00774060">
              <w:rPr>
                <w:i/>
              </w:rPr>
              <w:t xml:space="preserve">device </w:t>
            </w:r>
            <w:r w:rsidR="00774060">
              <w:t xml:space="preserve">(in </w:t>
            </w:r>
            <w:r w:rsidR="00BE7A22">
              <w:t>mega</w:t>
            </w:r>
            <w:r w:rsidR="00774060">
              <w:t>bytes)</w:t>
            </w:r>
          </w:p>
        </w:tc>
      </w:tr>
      <w:tr w:rsidR="005D4662" w:rsidTr="00774060">
        <w:tc>
          <w:tcPr>
            <w:tcW w:w="3168" w:type="dxa"/>
          </w:tcPr>
          <w:p w:rsidR="005D4662" w:rsidRDefault="00BE7A22" w:rsidP="00774060">
            <w:pPr>
              <w:keepNext/>
              <w:jc w:val="left"/>
            </w:pPr>
            <w:r>
              <w:t>PIM_MEM</w:t>
            </w:r>
            <w:r w:rsidR="00774060">
              <w:t>_FREE</w:t>
            </w:r>
          </w:p>
        </w:tc>
        <w:tc>
          <w:tcPr>
            <w:tcW w:w="5688" w:type="dxa"/>
          </w:tcPr>
          <w:p w:rsidR="005D4662" w:rsidRPr="00774060" w:rsidRDefault="00774060" w:rsidP="008E792C">
            <w:pPr>
              <w:keepNext/>
              <w:jc w:val="left"/>
              <w:rPr>
                <w:i/>
              </w:rPr>
            </w:pPr>
            <w:r>
              <w:t xml:space="preserve">Currently available (unallocated) memory on stack associated with </w:t>
            </w:r>
            <w:r>
              <w:rPr>
                <w:i/>
              </w:rPr>
              <w:t xml:space="preserve">device </w:t>
            </w:r>
            <w:r>
              <w:t>(in bytes)</w:t>
            </w:r>
          </w:p>
        </w:tc>
      </w:tr>
      <w:tr w:rsidR="005D4662" w:rsidTr="00774060">
        <w:tc>
          <w:tcPr>
            <w:tcW w:w="3168" w:type="dxa"/>
          </w:tcPr>
          <w:p w:rsidR="005D4662" w:rsidRDefault="00BE7A22" w:rsidP="00774060">
            <w:pPr>
              <w:keepNext/>
              <w:jc w:val="left"/>
            </w:pPr>
            <w:r>
              <w:t>PIM_MEM</w:t>
            </w:r>
            <w:r w:rsidR="00774060">
              <w:t>_BANDWIDTH</w:t>
            </w:r>
          </w:p>
        </w:tc>
        <w:tc>
          <w:tcPr>
            <w:tcW w:w="5688" w:type="dxa"/>
          </w:tcPr>
          <w:p w:rsidR="005D4662" w:rsidRDefault="00774060" w:rsidP="00BE7A22">
            <w:pPr>
              <w:keepNext/>
              <w:jc w:val="left"/>
            </w:pPr>
            <w:r>
              <w:t xml:space="preserve">Peak bandwidth from </w:t>
            </w:r>
            <w:r>
              <w:rPr>
                <w:i/>
              </w:rPr>
              <w:t xml:space="preserve">device </w:t>
            </w:r>
            <w:r>
              <w:t xml:space="preserve">to its local memory </w:t>
            </w:r>
            <w:r w:rsidR="00CE2CED">
              <w:t xml:space="preserve">stack </w:t>
            </w:r>
            <w:r>
              <w:t xml:space="preserve">(in </w:t>
            </w:r>
            <w:r w:rsidR="006D3224">
              <w:t>mega</w:t>
            </w:r>
            <w:r w:rsidR="00BE7A22">
              <w:t>bytes</w:t>
            </w:r>
            <w:r>
              <w:t>/s)</w:t>
            </w:r>
          </w:p>
        </w:tc>
      </w:tr>
      <w:tr w:rsidR="005D4662" w:rsidTr="00774060">
        <w:tc>
          <w:tcPr>
            <w:tcW w:w="3168" w:type="dxa"/>
          </w:tcPr>
          <w:p w:rsidR="005D4662" w:rsidRDefault="00774060" w:rsidP="00774060">
            <w:pPr>
              <w:keepNext/>
              <w:jc w:val="left"/>
            </w:pPr>
            <w:r>
              <w:t>PIM_HOST_BANDWIDTH</w:t>
            </w:r>
          </w:p>
        </w:tc>
        <w:tc>
          <w:tcPr>
            <w:tcW w:w="5688" w:type="dxa"/>
          </w:tcPr>
          <w:p w:rsidR="005D4662" w:rsidRDefault="00774060" w:rsidP="00BE7A22">
            <w:pPr>
              <w:keepNext/>
              <w:jc w:val="left"/>
            </w:pPr>
            <w:r>
              <w:t xml:space="preserve">Peak bandwidth from host to memory stacked with </w:t>
            </w:r>
            <w:r>
              <w:rPr>
                <w:i/>
              </w:rPr>
              <w:t xml:space="preserve">device </w:t>
            </w:r>
            <w:r>
              <w:t xml:space="preserve">(in </w:t>
            </w:r>
            <w:r w:rsidR="006D3224">
              <w:t>mega</w:t>
            </w:r>
            <w:r w:rsidR="00BE7A22">
              <w:t>bytes</w:t>
            </w:r>
            <w:r>
              <w:t>/s)</w:t>
            </w:r>
          </w:p>
        </w:tc>
      </w:tr>
      <w:tr w:rsidR="005D4662" w:rsidTr="00774060">
        <w:tc>
          <w:tcPr>
            <w:tcW w:w="3168" w:type="dxa"/>
          </w:tcPr>
          <w:p w:rsidR="005D4662" w:rsidRDefault="00BE7A22" w:rsidP="00774060">
            <w:pPr>
              <w:keepNext/>
              <w:jc w:val="left"/>
            </w:pPr>
            <w:r>
              <w:t>PIM_INTERPIM</w:t>
            </w:r>
            <w:r w:rsidR="00774060">
              <w:t xml:space="preserve">_BANDWIDTH </w:t>
            </w:r>
          </w:p>
        </w:tc>
        <w:tc>
          <w:tcPr>
            <w:tcW w:w="5688" w:type="dxa"/>
          </w:tcPr>
          <w:p w:rsidR="005D4662" w:rsidRDefault="00774060" w:rsidP="008E792C">
            <w:pPr>
              <w:keepNext/>
              <w:jc w:val="left"/>
            </w:pPr>
            <w:r>
              <w:t xml:space="preserve">Peak bandwidth from another PIM of the same level of the memory hierarchy to the memory stacked with </w:t>
            </w:r>
            <w:r>
              <w:rPr>
                <w:i/>
              </w:rPr>
              <w:t xml:space="preserve">device </w:t>
            </w:r>
            <w:r w:rsidR="00BE7A22">
              <w:t xml:space="preserve">(in </w:t>
            </w:r>
            <w:r w:rsidR="006D3224">
              <w:t>mega</w:t>
            </w:r>
            <w:r w:rsidR="00BE7A22">
              <w:t>bytes</w:t>
            </w:r>
            <w:r>
              <w:t>/s)</w:t>
            </w:r>
          </w:p>
        </w:tc>
      </w:tr>
      <w:tr w:rsidR="005D4662" w:rsidTr="00774060">
        <w:tc>
          <w:tcPr>
            <w:tcW w:w="3168" w:type="dxa"/>
          </w:tcPr>
          <w:p w:rsidR="005D4662" w:rsidRDefault="00774060" w:rsidP="00774060">
            <w:pPr>
              <w:keepNext/>
              <w:jc w:val="left"/>
            </w:pPr>
            <w:r>
              <w:t>PIM_CPU_CORES</w:t>
            </w:r>
          </w:p>
        </w:tc>
        <w:tc>
          <w:tcPr>
            <w:tcW w:w="5688" w:type="dxa"/>
          </w:tcPr>
          <w:p w:rsidR="005D4662" w:rsidRPr="00774060" w:rsidRDefault="00774060" w:rsidP="00774060">
            <w:pPr>
              <w:keepNext/>
              <w:jc w:val="left"/>
              <w:rPr>
                <w:i/>
              </w:rPr>
            </w:pPr>
            <w:r>
              <w:t xml:space="preserve">Number of CPU cores in </w:t>
            </w:r>
            <w:r>
              <w:rPr>
                <w:i/>
              </w:rPr>
              <w:t>device</w:t>
            </w:r>
          </w:p>
        </w:tc>
      </w:tr>
      <w:tr w:rsidR="005D4662" w:rsidTr="00774060">
        <w:tc>
          <w:tcPr>
            <w:tcW w:w="3168" w:type="dxa"/>
          </w:tcPr>
          <w:p w:rsidR="005D4662" w:rsidRDefault="00006F69" w:rsidP="00774060">
            <w:pPr>
              <w:keepNext/>
            </w:pPr>
            <w:r>
              <w:t>PIM_G</w:t>
            </w:r>
            <w:r w:rsidR="00774060">
              <w:t>PU_CORES</w:t>
            </w:r>
          </w:p>
        </w:tc>
        <w:tc>
          <w:tcPr>
            <w:tcW w:w="5688" w:type="dxa"/>
          </w:tcPr>
          <w:p w:rsidR="005D4662" w:rsidRPr="00AD19A0" w:rsidRDefault="00774060" w:rsidP="00AD19A0">
            <w:pPr>
              <w:keepNext/>
            </w:pPr>
            <w:r>
              <w:t xml:space="preserve">Number of </w:t>
            </w:r>
            <w:r w:rsidR="003D4CA0">
              <w:t xml:space="preserve">distinct </w:t>
            </w:r>
            <w:r>
              <w:t>GPU</w:t>
            </w:r>
            <w:r w:rsidR="00F06F9D">
              <w:t>s</w:t>
            </w:r>
            <w:r>
              <w:t xml:space="preserve"> in </w:t>
            </w:r>
            <w:r>
              <w:rPr>
                <w:i/>
              </w:rPr>
              <w:t>device</w:t>
            </w:r>
            <w:r w:rsidR="00AD19A0">
              <w:t xml:space="preserve"> (note that this is not a count of the compute cores within the GPU). A typical value for this parameter is 1.</w:t>
            </w:r>
          </w:p>
        </w:tc>
      </w:tr>
      <w:tr w:rsidR="00F06F9D" w:rsidTr="00774060">
        <w:tc>
          <w:tcPr>
            <w:tcW w:w="3168" w:type="dxa"/>
          </w:tcPr>
          <w:p w:rsidR="00F06F9D" w:rsidRDefault="00F06F9D" w:rsidP="00774060">
            <w:pPr>
              <w:keepNext/>
            </w:pPr>
            <w:r>
              <w:t>PIM_GPU_NUM_CUS</w:t>
            </w:r>
          </w:p>
        </w:tc>
        <w:tc>
          <w:tcPr>
            <w:tcW w:w="5688" w:type="dxa"/>
          </w:tcPr>
          <w:p w:rsidR="00F06F9D" w:rsidRPr="00822EA1" w:rsidRDefault="00F06F9D" w:rsidP="00774060">
            <w:pPr>
              <w:keepNext/>
            </w:pPr>
            <w:r>
              <w:t xml:space="preserve">Number of CUs in each GPU of </w:t>
            </w:r>
            <w:r>
              <w:rPr>
                <w:i/>
              </w:rPr>
              <w:t>device</w:t>
            </w:r>
            <w:r w:rsidR="00822EA1">
              <w:t xml:space="preserve"> (all GPUs of </w:t>
            </w:r>
            <w:r w:rsidR="00822EA1">
              <w:rPr>
                <w:i/>
              </w:rPr>
              <w:t>device</w:t>
            </w:r>
            <w:r w:rsidR="00822EA1">
              <w:t xml:space="preserve"> have this number of CUs)</w:t>
            </w:r>
          </w:p>
        </w:tc>
      </w:tr>
      <w:tr w:rsidR="00774060" w:rsidTr="00774060">
        <w:tc>
          <w:tcPr>
            <w:tcW w:w="3168" w:type="dxa"/>
          </w:tcPr>
          <w:p w:rsidR="00774060" w:rsidRDefault="00774060" w:rsidP="00774060">
            <w:pPr>
              <w:keepNext/>
            </w:pPr>
            <w:r>
              <w:t>PIM_GPU_FREQ</w:t>
            </w:r>
          </w:p>
        </w:tc>
        <w:tc>
          <w:tcPr>
            <w:tcW w:w="5688" w:type="dxa"/>
          </w:tcPr>
          <w:p w:rsidR="00774060" w:rsidRPr="00EF6B2E" w:rsidRDefault="00774060" w:rsidP="00F35DC1">
            <w:r>
              <w:t xml:space="preserve">Maximum GPU frequency of </w:t>
            </w:r>
            <w:r>
              <w:rPr>
                <w:i/>
              </w:rPr>
              <w:t>device</w:t>
            </w:r>
            <w:r w:rsidR="00EF6B2E">
              <w:t xml:space="preserve"> (in megahertz)</w:t>
            </w:r>
          </w:p>
        </w:tc>
      </w:tr>
      <w:tr w:rsidR="00774060" w:rsidTr="00774060">
        <w:tc>
          <w:tcPr>
            <w:tcW w:w="3168" w:type="dxa"/>
          </w:tcPr>
          <w:p w:rsidR="00774060" w:rsidRDefault="00774060" w:rsidP="00774060">
            <w:pPr>
              <w:keepNext/>
            </w:pPr>
            <w:r>
              <w:t>PIM_CPU_FREQ</w:t>
            </w:r>
          </w:p>
        </w:tc>
        <w:tc>
          <w:tcPr>
            <w:tcW w:w="5688" w:type="dxa"/>
          </w:tcPr>
          <w:p w:rsidR="00774060" w:rsidRPr="00EF6B2E" w:rsidRDefault="00774060" w:rsidP="00F35DC1">
            <w:r>
              <w:t xml:space="preserve">Maximum CPU frequency of </w:t>
            </w:r>
            <w:r>
              <w:rPr>
                <w:i/>
              </w:rPr>
              <w:t>device</w:t>
            </w:r>
            <w:r w:rsidR="00EF6B2E">
              <w:t xml:space="preserve"> (in megahertz)</w:t>
            </w:r>
          </w:p>
        </w:tc>
      </w:tr>
      <w:tr w:rsidR="00BB4AA9" w:rsidTr="00774060">
        <w:tc>
          <w:tcPr>
            <w:tcW w:w="3168" w:type="dxa"/>
          </w:tcPr>
          <w:p w:rsidR="00BB4AA9" w:rsidRDefault="00BB4AA9" w:rsidP="00774060">
            <w:pPr>
              <w:keepNext/>
            </w:pPr>
            <w:r>
              <w:t>PIM_CPU_ISA</w:t>
            </w:r>
          </w:p>
        </w:tc>
        <w:tc>
          <w:tcPr>
            <w:tcW w:w="5688" w:type="dxa"/>
          </w:tcPr>
          <w:p w:rsidR="00BB4AA9" w:rsidRPr="00191528" w:rsidRDefault="00191528" w:rsidP="00191528">
            <w:pPr>
              <w:keepNext/>
            </w:pPr>
            <w:r>
              <w:t xml:space="preserve">Instruction set identifier of CPU cores on </w:t>
            </w:r>
            <w:r>
              <w:rPr>
                <w:i/>
              </w:rPr>
              <w:t>device</w:t>
            </w:r>
          </w:p>
        </w:tc>
      </w:tr>
      <w:tr w:rsidR="00BB4AA9" w:rsidTr="00774060">
        <w:tc>
          <w:tcPr>
            <w:tcW w:w="3168" w:type="dxa"/>
          </w:tcPr>
          <w:p w:rsidR="00BB4AA9" w:rsidRDefault="00191528" w:rsidP="00774060">
            <w:pPr>
              <w:keepNext/>
            </w:pPr>
            <w:r>
              <w:t>PIM_GPU_ISA</w:t>
            </w:r>
          </w:p>
        </w:tc>
        <w:tc>
          <w:tcPr>
            <w:tcW w:w="5688" w:type="dxa"/>
          </w:tcPr>
          <w:p w:rsidR="00BB4AA9" w:rsidRDefault="00191528" w:rsidP="00191528">
            <w:pPr>
              <w:keepNext/>
            </w:pPr>
            <w:r>
              <w:t xml:space="preserve">Instruction set identifier of GPU CUs on </w:t>
            </w:r>
            <w:r>
              <w:rPr>
                <w:i/>
              </w:rPr>
              <w:t>device</w:t>
            </w:r>
          </w:p>
        </w:tc>
      </w:tr>
      <w:tr w:rsidR="00774060" w:rsidTr="00774060">
        <w:tc>
          <w:tcPr>
            <w:tcW w:w="3168" w:type="dxa"/>
          </w:tcPr>
          <w:p w:rsidR="00774060" w:rsidRDefault="00BE7A22" w:rsidP="00774060">
            <w:pPr>
              <w:keepNext/>
            </w:pPr>
            <w:r>
              <w:t>PIM_MEM_</w:t>
            </w:r>
            <w:r w:rsidR="00AD19A0">
              <w:t>M</w:t>
            </w:r>
            <w:r>
              <w:t>BPS</w:t>
            </w:r>
          </w:p>
        </w:tc>
        <w:tc>
          <w:tcPr>
            <w:tcW w:w="5688" w:type="dxa"/>
          </w:tcPr>
          <w:p w:rsidR="00774060" w:rsidRPr="00774060" w:rsidRDefault="00774060" w:rsidP="00AD19A0">
            <w:pPr>
              <w:keepNext/>
            </w:pPr>
            <w:r>
              <w:t xml:space="preserve">Peak transfer rate of </w:t>
            </w:r>
            <w:r w:rsidR="00AD19A0">
              <w:t xml:space="preserve">the interface to </w:t>
            </w:r>
            <w:r>
              <w:t xml:space="preserve">memory associated with </w:t>
            </w:r>
            <w:r>
              <w:rPr>
                <w:i/>
              </w:rPr>
              <w:t>device</w:t>
            </w:r>
            <w:r w:rsidR="00AD19A0">
              <w:t xml:space="preserve"> (in mega-transfers per second).</w:t>
            </w:r>
            <w:r w:rsidR="00B359E9">
              <w:t xml:space="preserve"> </w:t>
            </w:r>
            <w:r w:rsidR="00AD19A0">
              <w:t>N</w:t>
            </w:r>
            <w:r w:rsidR="00B359E9">
              <w:t>ote that this is the bit</w:t>
            </w:r>
            <w:r w:rsidR="00BE7A22">
              <w:t>-</w:t>
            </w:r>
            <w:r w:rsidR="00B359E9">
              <w:t>rate</w:t>
            </w:r>
            <w:r w:rsidR="00BE7A22">
              <w:t>;</w:t>
            </w:r>
            <w:r w:rsidR="00B359E9">
              <w:t xml:space="preserve"> </w:t>
            </w:r>
            <w:r w:rsidR="00BE7A22">
              <w:t xml:space="preserve">e.g., </w:t>
            </w:r>
            <w:r w:rsidR="00822EA1">
              <w:t>in a double-data-rate interface what is returned here is 2x the memory clock frequency</w:t>
            </w:r>
            <w:r w:rsidR="00AD19A0">
              <w:t>.</w:t>
            </w:r>
          </w:p>
        </w:tc>
      </w:tr>
      <w:tr w:rsidR="00774060" w:rsidTr="00774060">
        <w:tc>
          <w:tcPr>
            <w:tcW w:w="3168" w:type="dxa"/>
          </w:tcPr>
          <w:p w:rsidR="00774060" w:rsidRDefault="00774060" w:rsidP="00774060">
            <w:pPr>
              <w:keepNext/>
            </w:pPr>
            <w:r>
              <w:t>PIM_MEM_NUM_CHANNELS</w:t>
            </w:r>
          </w:p>
        </w:tc>
        <w:tc>
          <w:tcPr>
            <w:tcW w:w="5688" w:type="dxa"/>
          </w:tcPr>
          <w:p w:rsidR="00774060" w:rsidRPr="00774060" w:rsidRDefault="00774060" w:rsidP="00774060">
            <w:pPr>
              <w:keepNext/>
            </w:pPr>
            <w:r>
              <w:t xml:space="preserve">Number of channels in memory stack associated with </w:t>
            </w:r>
            <w:r>
              <w:rPr>
                <w:i/>
              </w:rPr>
              <w:t>device</w:t>
            </w:r>
          </w:p>
        </w:tc>
      </w:tr>
      <w:tr w:rsidR="00191528" w:rsidTr="00774060">
        <w:tc>
          <w:tcPr>
            <w:tcW w:w="3168" w:type="dxa"/>
          </w:tcPr>
          <w:p w:rsidR="00191528" w:rsidRDefault="00191528" w:rsidP="00774060">
            <w:pPr>
              <w:keepNext/>
            </w:pPr>
            <w:r>
              <w:t>PIM_MEM_LEVEL</w:t>
            </w:r>
          </w:p>
        </w:tc>
        <w:tc>
          <w:tcPr>
            <w:tcW w:w="5688" w:type="dxa"/>
          </w:tcPr>
          <w:p w:rsidR="00191528" w:rsidRPr="00191528" w:rsidRDefault="00191528" w:rsidP="00191528">
            <w:pPr>
              <w:keepNext/>
            </w:pPr>
            <w:r>
              <w:t xml:space="preserve">Level of the </w:t>
            </w:r>
            <w:r w:rsidR="00B359E9">
              <w:t xml:space="preserve">main </w:t>
            </w:r>
            <w:r>
              <w:t xml:space="preserve">memory hierarchy </w:t>
            </w:r>
            <w:r>
              <w:rPr>
                <w:i/>
              </w:rPr>
              <w:t>device</w:t>
            </w:r>
            <w:r>
              <w:t xml:space="preserve"> and its stacked memory belong to in a multi-level memory hierarchy</w:t>
            </w:r>
            <w:r w:rsidR="00B359E9">
              <w:t xml:space="preserve"> (0 = first level, 1 = second level and so on)</w:t>
            </w:r>
          </w:p>
        </w:tc>
      </w:tr>
      <w:tr w:rsidR="00191528" w:rsidTr="00774060">
        <w:tc>
          <w:tcPr>
            <w:tcW w:w="3168" w:type="dxa"/>
          </w:tcPr>
          <w:p w:rsidR="00191528" w:rsidRDefault="00191528" w:rsidP="00774060">
            <w:pPr>
              <w:keepNext/>
            </w:pPr>
            <w:r>
              <w:t>PIM_MEM_TECHNOLOGY</w:t>
            </w:r>
          </w:p>
        </w:tc>
        <w:tc>
          <w:tcPr>
            <w:tcW w:w="5688" w:type="dxa"/>
          </w:tcPr>
          <w:p w:rsidR="00191528" w:rsidRPr="00B359E9" w:rsidRDefault="00191528" w:rsidP="00EF6B2E">
            <w:pPr>
              <w:keepNext/>
            </w:pPr>
            <w:r>
              <w:t xml:space="preserve">Memory type identifier of memory stacked with </w:t>
            </w:r>
            <w:r>
              <w:rPr>
                <w:i/>
              </w:rPr>
              <w:t>device</w:t>
            </w:r>
            <w:r w:rsidR="00B359E9">
              <w:t xml:space="preserve"> (currently supported types are elaborated in</w:t>
            </w:r>
            <w:r w:rsidR="00171DAB">
              <w:t xml:space="preserve"> </w:t>
            </w:r>
            <w:r w:rsidR="00A141B1">
              <w:fldChar w:fldCharType="begin"/>
            </w:r>
            <w:r w:rsidR="00EF6B2E">
              <w:instrText xml:space="preserve"> REF _Ref357185460 \h </w:instrText>
            </w:r>
            <w:r w:rsidR="00A141B1">
              <w:fldChar w:fldCharType="separate"/>
            </w:r>
            <w:r w:rsidR="00C91EA6">
              <w:t xml:space="preserve">Table </w:t>
            </w:r>
            <w:r w:rsidR="00C91EA6">
              <w:rPr>
                <w:noProof/>
              </w:rPr>
              <w:t>9</w:t>
            </w:r>
            <w:r w:rsidR="00A141B1">
              <w:fldChar w:fldCharType="end"/>
            </w:r>
            <w:r w:rsidR="00B359E9">
              <w:t>)</w:t>
            </w:r>
            <w:r w:rsidR="00134E72">
              <w:rPr>
                <w:rStyle w:val="FootnoteReference"/>
              </w:rPr>
              <w:footnoteReference w:id="18"/>
            </w:r>
          </w:p>
        </w:tc>
      </w:tr>
      <w:tr w:rsidR="00CA5934" w:rsidTr="00774060">
        <w:tc>
          <w:tcPr>
            <w:tcW w:w="3168" w:type="dxa"/>
          </w:tcPr>
          <w:p w:rsidR="00CA5934" w:rsidRDefault="00CA5934" w:rsidP="00774060">
            <w:pPr>
              <w:keepNext/>
            </w:pPr>
            <w:r>
              <w:t>PIM_HOST_COHERENT</w:t>
            </w:r>
          </w:p>
        </w:tc>
        <w:tc>
          <w:tcPr>
            <w:tcW w:w="5688" w:type="dxa"/>
          </w:tcPr>
          <w:p w:rsidR="00CA5934" w:rsidRDefault="00CA5934" w:rsidP="00AC61FC">
            <w:pPr>
              <w:keepNext/>
            </w:pPr>
            <w:r>
              <w:t>Returns non-zero if PIM device is cache coherent with host. Returns zero otherwise.</w:t>
            </w:r>
          </w:p>
        </w:tc>
      </w:tr>
      <w:tr w:rsidR="00CA5934" w:rsidTr="00774060">
        <w:tc>
          <w:tcPr>
            <w:tcW w:w="3168" w:type="dxa"/>
          </w:tcPr>
          <w:p w:rsidR="00CA5934" w:rsidRDefault="00CA5934" w:rsidP="00774060">
            <w:pPr>
              <w:keepNext/>
            </w:pPr>
            <w:r>
              <w:t>PIM_PEER_COHERENT</w:t>
            </w:r>
          </w:p>
        </w:tc>
        <w:tc>
          <w:tcPr>
            <w:tcW w:w="5688" w:type="dxa"/>
          </w:tcPr>
          <w:p w:rsidR="00CA5934" w:rsidRDefault="00CA5934" w:rsidP="00AC61FC">
            <w:pPr>
              <w:keepNext/>
            </w:pPr>
            <w:r>
              <w:t xml:space="preserve">Returns non-zero if PIM device is cache coherent with other PIM devices in the node (at the same </w:t>
            </w:r>
            <w:r>
              <w:lastRenderedPageBreak/>
              <w:t>level of the memory hierarchy, if a multi-level memory hierarchy</w:t>
            </w:r>
            <w:r w:rsidR="00822EA1">
              <w:rPr>
                <w:rStyle w:val="FootnoteReference"/>
              </w:rPr>
              <w:footnoteReference w:id="19"/>
            </w:r>
            <w:r>
              <w:t>). Returns zero otherwise.</w:t>
            </w:r>
          </w:p>
        </w:tc>
      </w:tr>
    </w:tbl>
    <w:p w:rsidR="003E63FE" w:rsidRDefault="003E63FE" w:rsidP="003E63FE">
      <w:bookmarkStart w:id="715" w:name="_Ref356210566"/>
    </w:p>
    <w:p w:rsidR="003E63FE" w:rsidRDefault="003E63FE" w:rsidP="003E63FE">
      <w:pPr>
        <w:pStyle w:val="Caption"/>
      </w:pPr>
      <w:bookmarkStart w:id="716" w:name="_Ref357185431"/>
      <w:bookmarkEnd w:id="715"/>
      <w:r>
        <w:t xml:space="preserve">Table </w:t>
      </w:r>
      <w:r w:rsidR="00A141B1">
        <w:fldChar w:fldCharType="begin"/>
      </w:r>
      <w:r>
        <w:instrText xml:space="preserve"> SEQ Table \* ARABIC </w:instrText>
      </w:r>
      <w:r w:rsidR="00A141B1">
        <w:fldChar w:fldCharType="separate"/>
      </w:r>
      <w:r w:rsidR="00C91EA6">
        <w:rPr>
          <w:noProof/>
        </w:rPr>
        <w:t>8</w:t>
      </w:r>
      <w:r w:rsidR="00A141B1">
        <w:fldChar w:fldCharType="end"/>
      </w:r>
      <w:bookmarkEnd w:id="716"/>
      <w:r>
        <w:t xml:space="preserve">: </w:t>
      </w:r>
      <w:r w:rsidRPr="008C3323">
        <w:t xml:space="preserve">Supported </w:t>
      </w:r>
      <w:r>
        <w:t>host</w:t>
      </w:r>
      <w:r w:rsidRPr="008C3323">
        <w:t xml:space="preserve"> information query parameters</w:t>
      </w:r>
    </w:p>
    <w:tbl>
      <w:tblPr>
        <w:tblStyle w:val="TableGrid"/>
        <w:tblW w:w="0" w:type="auto"/>
        <w:tblInd w:w="720" w:type="dxa"/>
        <w:tblLook w:val="04A0"/>
      </w:tblPr>
      <w:tblGrid>
        <w:gridCol w:w="3268"/>
        <w:gridCol w:w="5588"/>
      </w:tblGrid>
      <w:tr w:rsidR="003E63FE" w:rsidRPr="00774060" w:rsidTr="003E63FE">
        <w:tc>
          <w:tcPr>
            <w:tcW w:w="3268" w:type="dxa"/>
          </w:tcPr>
          <w:p w:rsidR="003E63FE" w:rsidRPr="00774060" w:rsidRDefault="003E63FE" w:rsidP="00831D6E">
            <w:pPr>
              <w:keepNext/>
              <w:jc w:val="left"/>
              <w:rPr>
                <w:b/>
              </w:rPr>
            </w:pPr>
            <w:r w:rsidRPr="00774060">
              <w:rPr>
                <w:b/>
              </w:rPr>
              <w:t>Parameter</w:t>
            </w:r>
          </w:p>
        </w:tc>
        <w:tc>
          <w:tcPr>
            <w:tcW w:w="5588" w:type="dxa"/>
          </w:tcPr>
          <w:p w:rsidR="003E63FE" w:rsidRPr="00774060" w:rsidRDefault="003E63FE" w:rsidP="00831D6E">
            <w:pPr>
              <w:keepNext/>
              <w:jc w:val="left"/>
              <w:rPr>
                <w:b/>
              </w:rPr>
            </w:pPr>
            <w:r w:rsidRPr="00774060">
              <w:rPr>
                <w:b/>
              </w:rPr>
              <w:t>Description</w:t>
            </w:r>
          </w:p>
        </w:tc>
      </w:tr>
      <w:tr w:rsidR="003E63FE" w:rsidRPr="00774060" w:rsidTr="003E63FE">
        <w:tc>
          <w:tcPr>
            <w:tcW w:w="3268" w:type="dxa"/>
          </w:tcPr>
          <w:p w:rsidR="003E63FE" w:rsidRDefault="003E63FE" w:rsidP="00831D6E">
            <w:pPr>
              <w:keepNext/>
              <w:jc w:val="left"/>
            </w:pPr>
            <w:r>
              <w:t>HOST_CPU_CORES</w:t>
            </w:r>
          </w:p>
        </w:tc>
        <w:tc>
          <w:tcPr>
            <w:tcW w:w="5588" w:type="dxa"/>
          </w:tcPr>
          <w:p w:rsidR="003E63FE" w:rsidRPr="00774060" w:rsidRDefault="003E63FE" w:rsidP="003E63FE">
            <w:pPr>
              <w:keepNext/>
              <w:jc w:val="left"/>
              <w:rPr>
                <w:i/>
              </w:rPr>
            </w:pPr>
            <w:r>
              <w:t xml:space="preserve">Number of CPU cores in </w:t>
            </w:r>
            <w:r w:rsidRPr="003E63FE">
              <w:t>host</w:t>
            </w:r>
          </w:p>
        </w:tc>
      </w:tr>
      <w:tr w:rsidR="003E63FE" w:rsidRPr="00774060" w:rsidTr="003E63FE">
        <w:tc>
          <w:tcPr>
            <w:tcW w:w="3268" w:type="dxa"/>
          </w:tcPr>
          <w:p w:rsidR="003E63FE" w:rsidRDefault="003E63FE" w:rsidP="00831D6E">
            <w:pPr>
              <w:keepNext/>
            </w:pPr>
            <w:r>
              <w:t>HOST_GPU_CORES</w:t>
            </w:r>
          </w:p>
        </w:tc>
        <w:tc>
          <w:tcPr>
            <w:tcW w:w="5588" w:type="dxa"/>
          </w:tcPr>
          <w:p w:rsidR="003E63FE" w:rsidRPr="00774060" w:rsidRDefault="003E63FE" w:rsidP="003E63FE">
            <w:pPr>
              <w:keepNext/>
            </w:pPr>
            <w:r>
              <w:t>Number of distinct GPUs in host</w:t>
            </w:r>
          </w:p>
        </w:tc>
      </w:tr>
      <w:tr w:rsidR="003E63FE" w:rsidRPr="00822EA1" w:rsidTr="003E63FE">
        <w:tc>
          <w:tcPr>
            <w:tcW w:w="3268" w:type="dxa"/>
          </w:tcPr>
          <w:p w:rsidR="003E63FE" w:rsidRDefault="003E63FE" w:rsidP="00831D6E">
            <w:pPr>
              <w:keepNext/>
            </w:pPr>
            <w:r>
              <w:t>HOST_GPU_NUM_CUS</w:t>
            </w:r>
          </w:p>
        </w:tc>
        <w:tc>
          <w:tcPr>
            <w:tcW w:w="5588" w:type="dxa"/>
          </w:tcPr>
          <w:p w:rsidR="003E63FE" w:rsidRPr="00822EA1" w:rsidRDefault="003E63FE" w:rsidP="003E63FE">
            <w:pPr>
              <w:keepNext/>
            </w:pPr>
            <w:r>
              <w:t>Number of CUs in each GPU of host (all GPUs of host have this number of CUs)</w:t>
            </w:r>
          </w:p>
        </w:tc>
      </w:tr>
      <w:tr w:rsidR="003E63FE" w:rsidRPr="00774060" w:rsidTr="003E63FE">
        <w:tc>
          <w:tcPr>
            <w:tcW w:w="3268" w:type="dxa"/>
          </w:tcPr>
          <w:p w:rsidR="003E63FE" w:rsidRDefault="003E63FE" w:rsidP="00831D6E">
            <w:pPr>
              <w:keepNext/>
            </w:pPr>
            <w:r>
              <w:t>HOST_GPU_FREQ</w:t>
            </w:r>
          </w:p>
        </w:tc>
        <w:tc>
          <w:tcPr>
            <w:tcW w:w="5588" w:type="dxa"/>
          </w:tcPr>
          <w:p w:rsidR="003E63FE" w:rsidRPr="00774060" w:rsidRDefault="003E63FE" w:rsidP="003E63FE">
            <w:pPr>
              <w:keepNext/>
              <w:rPr>
                <w:i/>
              </w:rPr>
            </w:pPr>
            <w:r>
              <w:t xml:space="preserve">Maximum GPU frequency of </w:t>
            </w:r>
            <w:r w:rsidRPr="003E63FE">
              <w:t>host</w:t>
            </w:r>
          </w:p>
        </w:tc>
      </w:tr>
      <w:tr w:rsidR="003E63FE" w:rsidRPr="00774060" w:rsidTr="003E63FE">
        <w:tc>
          <w:tcPr>
            <w:tcW w:w="3268" w:type="dxa"/>
          </w:tcPr>
          <w:p w:rsidR="003E63FE" w:rsidRDefault="003E63FE" w:rsidP="00831D6E">
            <w:pPr>
              <w:keepNext/>
            </w:pPr>
            <w:r>
              <w:t>HOST_CPU_FREQ</w:t>
            </w:r>
          </w:p>
        </w:tc>
        <w:tc>
          <w:tcPr>
            <w:tcW w:w="5588" w:type="dxa"/>
          </w:tcPr>
          <w:p w:rsidR="003E63FE" w:rsidRPr="00774060" w:rsidRDefault="003E63FE" w:rsidP="00831D6E">
            <w:pPr>
              <w:keepNext/>
              <w:rPr>
                <w:i/>
              </w:rPr>
            </w:pPr>
            <w:r>
              <w:t>Maximum CPU frequency of host</w:t>
            </w:r>
          </w:p>
        </w:tc>
      </w:tr>
      <w:tr w:rsidR="003E63FE" w:rsidRPr="00191528" w:rsidTr="003E63FE">
        <w:tc>
          <w:tcPr>
            <w:tcW w:w="3268" w:type="dxa"/>
          </w:tcPr>
          <w:p w:rsidR="003E63FE" w:rsidRDefault="003E63FE" w:rsidP="00831D6E">
            <w:pPr>
              <w:keepNext/>
            </w:pPr>
            <w:r>
              <w:t>HOST_CPU_ISA</w:t>
            </w:r>
          </w:p>
        </w:tc>
        <w:tc>
          <w:tcPr>
            <w:tcW w:w="5588" w:type="dxa"/>
          </w:tcPr>
          <w:p w:rsidR="003E63FE" w:rsidRPr="00191528" w:rsidRDefault="003E63FE" w:rsidP="00831D6E">
            <w:pPr>
              <w:keepNext/>
            </w:pPr>
            <w:r>
              <w:t>Instruction set identifier of CPU cores on host</w:t>
            </w:r>
          </w:p>
        </w:tc>
      </w:tr>
      <w:tr w:rsidR="003E63FE" w:rsidTr="003E63FE">
        <w:tc>
          <w:tcPr>
            <w:tcW w:w="3268" w:type="dxa"/>
          </w:tcPr>
          <w:p w:rsidR="003E63FE" w:rsidRDefault="003E63FE" w:rsidP="00831D6E">
            <w:pPr>
              <w:keepNext/>
            </w:pPr>
            <w:r>
              <w:t>HOST_GPU_ISA</w:t>
            </w:r>
          </w:p>
        </w:tc>
        <w:tc>
          <w:tcPr>
            <w:tcW w:w="5588" w:type="dxa"/>
          </w:tcPr>
          <w:p w:rsidR="003E63FE" w:rsidRDefault="003E63FE" w:rsidP="00831D6E">
            <w:pPr>
              <w:keepNext/>
            </w:pPr>
            <w:r>
              <w:t>Instruction set identifier of GPU CUs on host</w:t>
            </w:r>
          </w:p>
        </w:tc>
      </w:tr>
    </w:tbl>
    <w:p w:rsidR="003E63FE" w:rsidRPr="00134E72" w:rsidRDefault="003E63FE" w:rsidP="00134E72">
      <w:pPr>
        <w:rPr>
          <w:lang w:eastAsia="en-US"/>
        </w:rPr>
      </w:pPr>
    </w:p>
    <w:p w:rsidR="003C1646" w:rsidRDefault="003C1646" w:rsidP="003C1646">
      <w:pPr>
        <w:pStyle w:val="Caption"/>
      </w:pPr>
      <w:bookmarkStart w:id="717" w:name="_Ref357185460"/>
      <w:r>
        <w:t xml:space="preserve">Table </w:t>
      </w:r>
      <w:r w:rsidR="00A141B1">
        <w:fldChar w:fldCharType="begin"/>
      </w:r>
      <w:r>
        <w:instrText xml:space="preserve"> SEQ Table \* ARABIC </w:instrText>
      </w:r>
      <w:r w:rsidR="00A141B1">
        <w:fldChar w:fldCharType="separate"/>
      </w:r>
      <w:r w:rsidR="00C91EA6">
        <w:rPr>
          <w:noProof/>
        </w:rPr>
        <w:t>9</w:t>
      </w:r>
      <w:r w:rsidR="00A141B1">
        <w:fldChar w:fldCharType="end"/>
      </w:r>
      <w:bookmarkEnd w:id="717"/>
      <w:r>
        <w:t xml:space="preserve">: </w:t>
      </w:r>
      <w:r w:rsidRPr="00B662F0">
        <w:t>Supported memory types for PIM_MEM_TECHNOLOLOGY</w:t>
      </w:r>
    </w:p>
    <w:tbl>
      <w:tblPr>
        <w:tblStyle w:val="TableGrid"/>
        <w:tblW w:w="0" w:type="auto"/>
        <w:tblInd w:w="720" w:type="dxa"/>
        <w:tblLook w:val="04A0"/>
      </w:tblPr>
      <w:tblGrid>
        <w:gridCol w:w="3168"/>
        <w:gridCol w:w="5688"/>
      </w:tblGrid>
      <w:tr w:rsidR="00B359E9" w:rsidTr="00B036A1">
        <w:tc>
          <w:tcPr>
            <w:tcW w:w="3168" w:type="dxa"/>
          </w:tcPr>
          <w:p w:rsidR="006025DB" w:rsidRDefault="00C570C6" w:rsidP="00134E72">
            <w:pPr>
              <w:keepNext/>
              <w:rPr>
                <w:b/>
              </w:rPr>
            </w:pPr>
            <w:r w:rsidRPr="00C570C6">
              <w:rPr>
                <w:b/>
              </w:rPr>
              <w:t>Memory Type</w:t>
            </w:r>
          </w:p>
        </w:tc>
        <w:tc>
          <w:tcPr>
            <w:tcW w:w="5688" w:type="dxa"/>
          </w:tcPr>
          <w:p w:rsidR="006025DB" w:rsidRDefault="00C570C6" w:rsidP="00134E72">
            <w:pPr>
              <w:keepNext/>
              <w:rPr>
                <w:b/>
              </w:rPr>
            </w:pPr>
            <w:r w:rsidRPr="00C570C6">
              <w:rPr>
                <w:b/>
              </w:rPr>
              <w:t>Description</w:t>
            </w:r>
          </w:p>
        </w:tc>
      </w:tr>
      <w:tr w:rsidR="00B359E9" w:rsidTr="00B036A1">
        <w:tc>
          <w:tcPr>
            <w:tcW w:w="3168" w:type="dxa"/>
          </w:tcPr>
          <w:p w:rsidR="006025DB" w:rsidRDefault="00B036A1" w:rsidP="00134E72">
            <w:pPr>
              <w:keepNext/>
            </w:pPr>
            <w:r>
              <w:t>PIM_MEM_TECH_DRAM</w:t>
            </w:r>
          </w:p>
        </w:tc>
        <w:tc>
          <w:tcPr>
            <w:tcW w:w="5688" w:type="dxa"/>
          </w:tcPr>
          <w:p w:rsidR="006025DB" w:rsidRDefault="00B036A1" w:rsidP="00134E72">
            <w:pPr>
              <w:keepNext/>
            </w:pPr>
            <w:r>
              <w:t>DRAM memory</w:t>
            </w:r>
          </w:p>
        </w:tc>
      </w:tr>
      <w:tr w:rsidR="00B359E9" w:rsidTr="00B036A1">
        <w:tc>
          <w:tcPr>
            <w:tcW w:w="3168" w:type="dxa"/>
          </w:tcPr>
          <w:p w:rsidR="006025DB" w:rsidRDefault="00B036A1" w:rsidP="00134E72">
            <w:pPr>
              <w:keepNext/>
            </w:pPr>
            <w:r>
              <w:t>PIM_MEM_TECH_NVM</w:t>
            </w:r>
          </w:p>
        </w:tc>
        <w:tc>
          <w:tcPr>
            <w:tcW w:w="5688" w:type="dxa"/>
          </w:tcPr>
          <w:p w:rsidR="006025DB" w:rsidRDefault="00B036A1" w:rsidP="00134E72">
            <w:pPr>
              <w:keepNext/>
            </w:pPr>
            <w:r>
              <w:t>One of the NVM technologies (</w:t>
            </w:r>
            <w:r w:rsidR="003165D6">
              <w:t xml:space="preserve">e.g., </w:t>
            </w:r>
            <w:r>
              <w:t>PCM, STT-RAM)</w:t>
            </w:r>
            <w:r w:rsidR="00822EA1">
              <w:rPr>
                <w:rStyle w:val="FootnoteReference"/>
              </w:rPr>
              <w:footnoteReference w:id="20"/>
            </w:r>
          </w:p>
        </w:tc>
      </w:tr>
      <w:tr w:rsidR="00BD347B" w:rsidTr="00B036A1">
        <w:tc>
          <w:tcPr>
            <w:tcW w:w="3168" w:type="dxa"/>
          </w:tcPr>
          <w:p w:rsidR="00BD347B" w:rsidRDefault="00BD347B" w:rsidP="00134E72">
            <w:pPr>
              <w:keepNext/>
            </w:pPr>
            <w:r>
              <w:t>PIM_MEM_TECH_OTHER</w:t>
            </w:r>
          </w:p>
        </w:tc>
        <w:tc>
          <w:tcPr>
            <w:tcW w:w="5688" w:type="dxa"/>
          </w:tcPr>
          <w:p w:rsidR="00BD347B" w:rsidRDefault="00BD347B" w:rsidP="00134E72">
            <w:pPr>
              <w:keepNext/>
            </w:pPr>
            <w:r>
              <w:t>Unknown or undefined memory type</w:t>
            </w:r>
          </w:p>
        </w:tc>
      </w:tr>
    </w:tbl>
    <w:p w:rsidR="00F41E81" w:rsidRDefault="00F41E81" w:rsidP="00E923F2">
      <w:pPr>
        <w:rPr>
          <w:i/>
        </w:rPr>
      </w:pPr>
    </w:p>
    <w:p w:rsidR="00906F31" w:rsidRDefault="00906F31" w:rsidP="00E923F2">
      <w:pPr>
        <w:rPr>
          <w:i/>
        </w:rPr>
      </w:pPr>
      <w:proofErr w:type="spellStart"/>
      <w:r>
        <w:rPr>
          <w:i/>
        </w:rPr>
        <w:t>param_value_size</w:t>
      </w:r>
      <w:proofErr w:type="spellEnd"/>
    </w:p>
    <w:p w:rsidR="00E25915" w:rsidRDefault="00E25915" w:rsidP="00E25915">
      <w:pPr>
        <w:ind w:left="720"/>
      </w:pPr>
      <w:r w:rsidRPr="00E25915">
        <w:t xml:space="preserve">Size, in bytes, of the memory pointed to by </w:t>
      </w:r>
      <w:proofErr w:type="spellStart"/>
      <w:r w:rsidRPr="00BC21A7">
        <w:rPr>
          <w:i/>
        </w:rPr>
        <w:t>param_value</w:t>
      </w:r>
      <w:proofErr w:type="spellEnd"/>
      <w:r>
        <w:t>.</w:t>
      </w:r>
    </w:p>
    <w:p w:rsidR="00E25915" w:rsidRPr="00E25915" w:rsidRDefault="00E25915" w:rsidP="00E923F2"/>
    <w:p w:rsidR="00906F31" w:rsidRDefault="00906F31" w:rsidP="00E923F2">
      <w:pPr>
        <w:rPr>
          <w:i/>
        </w:rPr>
      </w:pPr>
      <w:proofErr w:type="spellStart"/>
      <w:r>
        <w:rPr>
          <w:i/>
        </w:rPr>
        <w:t>param_value</w:t>
      </w:r>
      <w:proofErr w:type="spellEnd"/>
    </w:p>
    <w:p w:rsidR="00E25915" w:rsidRDefault="00E25915" w:rsidP="00E25915">
      <w:pPr>
        <w:ind w:left="720"/>
      </w:pPr>
      <w:proofErr w:type="gramStart"/>
      <w:r>
        <w:t>Pointer to memory location where the value of the parameter being queried is to be stored.</w:t>
      </w:r>
      <w:proofErr w:type="gramEnd"/>
      <w:r>
        <w:t xml:space="preserve"> Passing NULL will cause this function to not store a value.</w:t>
      </w:r>
    </w:p>
    <w:p w:rsidR="00E25915" w:rsidRPr="00E25915" w:rsidRDefault="00E25915" w:rsidP="00E25915">
      <w:pPr>
        <w:ind w:left="720"/>
      </w:pPr>
    </w:p>
    <w:p w:rsidR="00906F31" w:rsidRPr="00906F31" w:rsidRDefault="00906F31" w:rsidP="00E923F2">
      <w:pPr>
        <w:rPr>
          <w:i/>
        </w:rPr>
      </w:pPr>
      <w:proofErr w:type="spellStart"/>
      <w:r>
        <w:rPr>
          <w:i/>
        </w:rPr>
        <w:t>param_value_size_ret</w:t>
      </w:r>
      <w:proofErr w:type="spellEnd"/>
    </w:p>
    <w:p w:rsidR="00906F31" w:rsidRDefault="00E25915" w:rsidP="00E25915">
      <w:pPr>
        <w:ind w:left="720"/>
      </w:pPr>
      <w:r>
        <w:t xml:space="preserve">Is updated by the call to reflect the total number of bytes returned in </w:t>
      </w:r>
      <w:proofErr w:type="spellStart"/>
      <w:r w:rsidRPr="00E25915">
        <w:rPr>
          <w:i/>
        </w:rPr>
        <w:t>param_value</w:t>
      </w:r>
      <w:proofErr w:type="spellEnd"/>
      <w:r>
        <w:t xml:space="preserve"> and is upper-bounded by </w:t>
      </w:r>
      <w:proofErr w:type="spellStart"/>
      <w:r w:rsidRPr="00E25915">
        <w:rPr>
          <w:i/>
        </w:rPr>
        <w:t>param_value_size</w:t>
      </w:r>
      <w:proofErr w:type="spellEnd"/>
      <w:r>
        <w:t xml:space="preserve">. If </w:t>
      </w:r>
      <w:proofErr w:type="spellStart"/>
      <w:r w:rsidRPr="00E25915">
        <w:rPr>
          <w:i/>
        </w:rPr>
        <w:t>param_value_size_ret</w:t>
      </w:r>
      <w:proofErr w:type="spellEnd"/>
      <w:r w:rsidRPr="00E25915">
        <w:rPr>
          <w:i/>
        </w:rPr>
        <w:t xml:space="preserve"> </w:t>
      </w:r>
      <w:r>
        <w:t>is NULL, the argument is ignored.</w:t>
      </w:r>
    </w:p>
    <w:p w:rsidR="00E25915" w:rsidRDefault="00E25915" w:rsidP="00F57E02">
      <w:pPr>
        <w:pStyle w:val="UnnumberedHeading"/>
        <w:rPr>
          <w:rStyle w:val="IntenseEmphasis"/>
        </w:rPr>
      </w:pPr>
      <w:r w:rsidRPr="000414F3">
        <w:rPr>
          <w:rStyle w:val="IntenseEmphasis"/>
        </w:rPr>
        <w:t>Return Value</w:t>
      </w:r>
    </w:p>
    <w:p w:rsidR="00E25915" w:rsidRDefault="00E25915" w:rsidP="00E37E02">
      <w:proofErr w:type="gramStart"/>
      <w:r>
        <w:t>PIM_SUCCESS if no errors</w:t>
      </w:r>
      <w:r w:rsidR="00E37E02">
        <w:t>.</w:t>
      </w:r>
      <w:proofErr w:type="gramEnd"/>
    </w:p>
    <w:p w:rsidR="00E25915" w:rsidRDefault="00E25915" w:rsidP="00E37E02">
      <w:r>
        <w:t xml:space="preserve">PIM_INVALID_DEVICE_ID if </w:t>
      </w:r>
      <w:r w:rsidRPr="00E25915">
        <w:rPr>
          <w:i/>
        </w:rPr>
        <w:t>device</w:t>
      </w:r>
      <w:r>
        <w:t xml:space="preserve"> </w:t>
      </w:r>
      <w:r w:rsidR="00ED6566">
        <w:t>does not specify</w:t>
      </w:r>
      <w:r>
        <w:t xml:space="preserve"> a known device.</w:t>
      </w:r>
    </w:p>
    <w:p w:rsidR="00E25915" w:rsidRDefault="00E25915" w:rsidP="00E37E02">
      <w:r>
        <w:t>PIM_INVALID_PARAMETER if the parameter being queried is not valid for the type of the queried device.</w:t>
      </w:r>
    </w:p>
    <w:p w:rsidR="00E25915" w:rsidRDefault="00E25915" w:rsidP="00E37E02">
      <w:proofErr w:type="gramStart"/>
      <w:r>
        <w:t>PIM_GENERAL_ERROR on all other errors.</w:t>
      </w:r>
      <w:proofErr w:type="gramEnd"/>
    </w:p>
    <w:p w:rsidR="00400842" w:rsidRDefault="00400842" w:rsidP="00F57E02">
      <w:pPr>
        <w:pStyle w:val="UnnumberedHeading"/>
        <w:rPr>
          <w:rStyle w:val="IntenseEmphasis"/>
          <w:i w:val="0"/>
        </w:rPr>
      </w:pPr>
      <w:r w:rsidRPr="0063449D">
        <w:rPr>
          <w:rStyle w:val="IntenseEmphasis"/>
        </w:rPr>
        <w:lastRenderedPageBreak/>
        <w:t>Notes</w:t>
      </w:r>
      <w:r>
        <w:rPr>
          <w:rStyle w:val="IntenseEmphasis"/>
          <w:i w:val="0"/>
        </w:rPr>
        <w:t xml:space="preserve"> </w:t>
      </w:r>
    </w:p>
    <w:p w:rsidR="00400842" w:rsidRDefault="00400842" w:rsidP="00F57E02">
      <w:pPr>
        <w:pStyle w:val="UnnumberedHeading"/>
      </w:pPr>
      <w:r>
        <w:t>This can only be called from CPU code on the host processor.</w:t>
      </w:r>
    </w:p>
    <w:p w:rsidR="00400842" w:rsidRDefault="00400842" w:rsidP="00E37E02"/>
    <w:p w:rsidR="00795130" w:rsidRDefault="00C10900" w:rsidP="00E37E02">
      <w:r>
        <w:t>This call’s semantics are independent of the underlying platform (</w:t>
      </w:r>
      <w:r w:rsidR="003165D6">
        <w:t xml:space="preserve">e.g., </w:t>
      </w:r>
      <w:r>
        <w:t xml:space="preserve">POSIX threads, </w:t>
      </w:r>
      <w:proofErr w:type="spellStart"/>
      <w:r>
        <w:t>OpenCL</w:t>
      </w:r>
      <w:proofErr w:type="spellEnd"/>
      <w:r>
        <w:t>) the API is layered on.</w:t>
      </w:r>
    </w:p>
    <w:p w:rsidR="00E25915" w:rsidRDefault="00F911EB" w:rsidP="00F911EB">
      <w:pPr>
        <w:pStyle w:val="Heading3"/>
      </w:pPr>
      <w:bookmarkStart w:id="718" w:name="_Ref353806970"/>
      <w:bookmarkStart w:id="719" w:name="_Toc359310281"/>
      <w:proofErr w:type="spellStart"/>
      <w:r>
        <w:t>pim_malloc</w:t>
      </w:r>
      <w:bookmarkEnd w:id="718"/>
      <w:bookmarkEnd w:id="719"/>
      <w:proofErr w:type="spellEnd"/>
    </w:p>
    <w:p w:rsidR="00F911EB" w:rsidRDefault="00F911EB" w:rsidP="00E25915">
      <w:r>
        <w:t>Allocates memory on a memory stack associated with a specified PIM device.</w:t>
      </w:r>
    </w:p>
    <w:p w:rsidR="00F911EB" w:rsidRDefault="00F911EB" w:rsidP="00E25915"/>
    <w:p w:rsidR="00F911EB" w:rsidRDefault="00F911EB" w:rsidP="00F911EB">
      <w:pPr>
        <w:shd w:val="clear" w:color="auto" w:fill="A6A6A6" w:themeFill="background1" w:themeFillShade="A6"/>
        <w:tabs>
          <w:tab w:val="left" w:pos="4140"/>
        </w:tabs>
        <w:ind w:firstLine="720"/>
        <w:rPr>
          <w:rFonts w:ascii="Courier New" w:hAnsi="Courier New" w:cs="Courier New"/>
        </w:rPr>
      </w:pPr>
    </w:p>
    <w:p w:rsidR="00F911EB" w:rsidRPr="00F911EB" w:rsidRDefault="00F911EB" w:rsidP="00F911EB">
      <w:pPr>
        <w:shd w:val="clear" w:color="auto" w:fill="A6A6A6" w:themeFill="background1" w:themeFillShade="A6"/>
        <w:tabs>
          <w:tab w:val="left" w:pos="3060"/>
          <w:tab w:val="left" w:pos="3960"/>
        </w:tabs>
        <w:ind w:firstLine="720"/>
        <w:rPr>
          <w:rFonts w:ascii="Courier New" w:hAnsi="Courier New" w:cs="Courier New"/>
          <w:sz w:val="22"/>
        </w:rPr>
      </w:pPr>
      <w:proofErr w:type="gramStart"/>
      <w:r>
        <w:rPr>
          <w:rFonts w:ascii="Courier New" w:hAnsi="Courier New" w:cs="Courier New"/>
          <w:sz w:val="22"/>
        </w:rPr>
        <w:t>void</w:t>
      </w:r>
      <w:proofErr w:type="gramEnd"/>
      <w:r>
        <w:rPr>
          <w:rFonts w:ascii="Courier New" w:hAnsi="Courier New" w:cs="Courier New"/>
          <w:sz w:val="22"/>
        </w:rPr>
        <w:t xml:space="preserve">* </w:t>
      </w:r>
      <w:proofErr w:type="spellStart"/>
      <w:r w:rsidRPr="00F911EB">
        <w:rPr>
          <w:rFonts w:ascii="Courier New" w:hAnsi="Courier New" w:cs="Courier New"/>
          <w:sz w:val="22"/>
        </w:rPr>
        <w:t>pim_malloc</w:t>
      </w:r>
      <w:proofErr w:type="spellEnd"/>
      <w:r w:rsidRPr="00F911EB">
        <w:rPr>
          <w:rFonts w:ascii="Courier New" w:hAnsi="Courier New" w:cs="Courier New"/>
          <w:sz w:val="22"/>
        </w:rPr>
        <w:t>(</w:t>
      </w:r>
      <w:r>
        <w:rPr>
          <w:rFonts w:ascii="Courier New" w:hAnsi="Courier New" w:cs="Courier New"/>
          <w:sz w:val="22"/>
        </w:rPr>
        <w:tab/>
      </w:r>
      <w:proofErr w:type="spellStart"/>
      <w:r w:rsidRPr="00F911EB">
        <w:rPr>
          <w:rFonts w:ascii="Courier New" w:hAnsi="Courier New" w:cs="Courier New"/>
          <w:sz w:val="22"/>
        </w:rPr>
        <w:t>size_t</w:t>
      </w:r>
      <w:proofErr w:type="spellEnd"/>
      <w:r w:rsidRPr="00F911EB">
        <w:rPr>
          <w:rFonts w:ascii="Courier New" w:hAnsi="Courier New" w:cs="Courier New"/>
          <w:sz w:val="22"/>
        </w:rPr>
        <w:t xml:space="preserve"> size,</w:t>
      </w:r>
    </w:p>
    <w:p w:rsidR="00F911EB" w:rsidRPr="00F911EB" w:rsidRDefault="00F911EB" w:rsidP="00F911EB">
      <w:pPr>
        <w:shd w:val="clear" w:color="auto" w:fill="A6A6A6" w:themeFill="background1" w:themeFillShade="A6"/>
        <w:tabs>
          <w:tab w:val="left" w:pos="3060"/>
          <w:tab w:val="left" w:pos="3960"/>
        </w:tabs>
        <w:ind w:firstLine="720"/>
        <w:rPr>
          <w:rFonts w:ascii="Courier New" w:hAnsi="Courier New" w:cs="Courier New"/>
          <w:sz w:val="22"/>
        </w:rPr>
      </w:pPr>
      <w:r>
        <w:rPr>
          <w:rFonts w:ascii="Courier New" w:hAnsi="Courier New" w:cs="Courier New"/>
          <w:sz w:val="22"/>
        </w:rPr>
        <w:tab/>
      </w:r>
      <w:proofErr w:type="spellStart"/>
      <w:proofErr w:type="gramStart"/>
      <w:r w:rsidRPr="00F911EB">
        <w:rPr>
          <w:rFonts w:ascii="Courier New" w:hAnsi="Courier New" w:cs="Courier New"/>
          <w:sz w:val="22"/>
        </w:rPr>
        <w:t>pim_device_id</w:t>
      </w:r>
      <w:proofErr w:type="spellEnd"/>
      <w:proofErr w:type="gramEnd"/>
      <w:r w:rsidRPr="00F911EB">
        <w:rPr>
          <w:rFonts w:ascii="Courier New" w:hAnsi="Courier New" w:cs="Courier New"/>
          <w:sz w:val="22"/>
        </w:rPr>
        <w:t xml:space="preserve"> device,</w:t>
      </w:r>
    </w:p>
    <w:p w:rsidR="00F911EB" w:rsidRPr="00F911EB" w:rsidRDefault="00F911EB" w:rsidP="00F911EB">
      <w:pPr>
        <w:shd w:val="clear" w:color="auto" w:fill="A6A6A6" w:themeFill="background1" w:themeFillShade="A6"/>
        <w:tabs>
          <w:tab w:val="left" w:pos="3060"/>
          <w:tab w:val="left" w:pos="3960"/>
        </w:tabs>
        <w:ind w:firstLine="720"/>
        <w:rPr>
          <w:rFonts w:ascii="Courier New" w:hAnsi="Courier New" w:cs="Courier New"/>
          <w:sz w:val="22"/>
        </w:rPr>
      </w:pPr>
      <w:r>
        <w:rPr>
          <w:rFonts w:ascii="Courier New" w:hAnsi="Courier New" w:cs="Courier New"/>
          <w:sz w:val="22"/>
        </w:rPr>
        <w:tab/>
      </w:r>
      <w:proofErr w:type="spellStart"/>
      <w:proofErr w:type="gramStart"/>
      <w:r w:rsidRPr="00F911EB">
        <w:rPr>
          <w:rFonts w:ascii="Courier New" w:hAnsi="Courier New" w:cs="Courier New"/>
          <w:sz w:val="22"/>
        </w:rPr>
        <w:t>pim_acc_flags</w:t>
      </w:r>
      <w:proofErr w:type="spellEnd"/>
      <w:proofErr w:type="gramEnd"/>
      <w:r w:rsidRPr="00F911EB">
        <w:rPr>
          <w:rFonts w:ascii="Courier New" w:hAnsi="Courier New" w:cs="Courier New"/>
          <w:sz w:val="22"/>
        </w:rPr>
        <w:t xml:space="preserve"> flags,</w:t>
      </w:r>
    </w:p>
    <w:p w:rsidR="00F911EB" w:rsidRDefault="00F911EB" w:rsidP="00F911EB">
      <w:pPr>
        <w:shd w:val="clear" w:color="auto" w:fill="A6A6A6" w:themeFill="background1" w:themeFillShade="A6"/>
        <w:tabs>
          <w:tab w:val="left" w:pos="3060"/>
          <w:tab w:val="left" w:pos="3960"/>
        </w:tabs>
        <w:ind w:firstLine="720"/>
        <w:rPr>
          <w:rFonts w:ascii="Courier New" w:hAnsi="Courier New" w:cs="Courier New"/>
          <w:sz w:val="22"/>
        </w:rPr>
      </w:pPr>
      <w:r>
        <w:rPr>
          <w:rFonts w:ascii="Courier New" w:hAnsi="Courier New" w:cs="Courier New"/>
          <w:sz w:val="22"/>
        </w:rPr>
        <w:tab/>
      </w:r>
      <w:proofErr w:type="spellStart"/>
      <w:proofErr w:type="gramStart"/>
      <w:r w:rsidRPr="00F911EB">
        <w:rPr>
          <w:rFonts w:ascii="Courier New" w:hAnsi="Courier New" w:cs="Courier New"/>
          <w:sz w:val="22"/>
        </w:rPr>
        <w:t>pim_platform_type</w:t>
      </w:r>
      <w:proofErr w:type="spellEnd"/>
      <w:proofErr w:type="gramEnd"/>
      <w:r w:rsidRPr="00F911EB">
        <w:rPr>
          <w:rFonts w:ascii="Courier New" w:hAnsi="Courier New" w:cs="Courier New"/>
          <w:sz w:val="22"/>
        </w:rPr>
        <w:t xml:space="preserve"> platform);</w:t>
      </w:r>
    </w:p>
    <w:p w:rsidR="00F911EB" w:rsidRDefault="00F911EB" w:rsidP="00F911EB">
      <w:pPr>
        <w:shd w:val="clear" w:color="auto" w:fill="A6A6A6" w:themeFill="background1" w:themeFillShade="A6"/>
        <w:tabs>
          <w:tab w:val="left" w:pos="3960"/>
        </w:tabs>
        <w:ind w:firstLine="720"/>
      </w:pPr>
    </w:p>
    <w:p w:rsidR="00F911EB" w:rsidRPr="00906F31" w:rsidRDefault="00F911EB" w:rsidP="00F57E02">
      <w:pPr>
        <w:pStyle w:val="UnnumberedHeading"/>
        <w:rPr>
          <w:rStyle w:val="IntenseEmphasis"/>
        </w:rPr>
      </w:pPr>
      <w:r w:rsidRPr="00906F31">
        <w:rPr>
          <w:rStyle w:val="IntenseEmphasis"/>
        </w:rPr>
        <w:t>Parameters</w:t>
      </w:r>
    </w:p>
    <w:p w:rsidR="00F911EB" w:rsidRDefault="00F911EB" w:rsidP="00E25915">
      <w:pPr>
        <w:rPr>
          <w:i/>
        </w:rPr>
      </w:pPr>
      <w:proofErr w:type="gramStart"/>
      <w:r>
        <w:rPr>
          <w:i/>
        </w:rPr>
        <w:t>size</w:t>
      </w:r>
      <w:proofErr w:type="gramEnd"/>
    </w:p>
    <w:p w:rsidR="00F911EB" w:rsidRDefault="00F911EB" w:rsidP="00F911EB">
      <w:pPr>
        <w:ind w:left="720"/>
      </w:pPr>
      <w:proofErr w:type="gramStart"/>
      <w:r>
        <w:t>Size of memory to be allocated, in bytes.</w:t>
      </w:r>
      <w:proofErr w:type="gramEnd"/>
    </w:p>
    <w:p w:rsidR="00F911EB" w:rsidRPr="00F911EB" w:rsidRDefault="00F911EB" w:rsidP="00F911EB">
      <w:pPr>
        <w:ind w:left="720"/>
      </w:pPr>
    </w:p>
    <w:p w:rsidR="00F911EB" w:rsidRDefault="00F911EB" w:rsidP="00E25915">
      <w:pPr>
        <w:rPr>
          <w:i/>
        </w:rPr>
      </w:pPr>
      <w:proofErr w:type="gramStart"/>
      <w:r>
        <w:rPr>
          <w:i/>
        </w:rPr>
        <w:t>device</w:t>
      </w:r>
      <w:proofErr w:type="gramEnd"/>
    </w:p>
    <w:p w:rsidR="00F911EB" w:rsidRDefault="008E4D2A" w:rsidP="00F911EB">
      <w:pPr>
        <w:ind w:left="720"/>
      </w:pPr>
      <w:r>
        <w:t xml:space="preserve">ID of the </w:t>
      </w:r>
      <w:r w:rsidR="00F911EB">
        <w:t xml:space="preserve">PIM device whose associated memory stack the </w:t>
      </w:r>
      <w:r w:rsidR="003E4BDF">
        <w:t xml:space="preserve">physical </w:t>
      </w:r>
      <w:r w:rsidR="00F911EB">
        <w:t xml:space="preserve">memory is to be allocated </w:t>
      </w:r>
      <w:r w:rsidR="003E4BDF">
        <w:t>on</w:t>
      </w:r>
      <w:r w:rsidR="00F911EB">
        <w:t>.</w:t>
      </w:r>
      <w:r w:rsidR="00D30EC3">
        <w:t xml:space="preserve"> </w:t>
      </w:r>
    </w:p>
    <w:p w:rsidR="00F911EB" w:rsidRPr="00F911EB" w:rsidRDefault="00F911EB" w:rsidP="00F911EB">
      <w:pPr>
        <w:ind w:left="720"/>
      </w:pPr>
    </w:p>
    <w:p w:rsidR="00F911EB" w:rsidRDefault="00F911EB" w:rsidP="00E25915">
      <w:pPr>
        <w:rPr>
          <w:i/>
        </w:rPr>
      </w:pPr>
      <w:proofErr w:type="gramStart"/>
      <w:r>
        <w:rPr>
          <w:i/>
        </w:rPr>
        <w:t>flags</w:t>
      </w:r>
      <w:proofErr w:type="gramEnd"/>
    </w:p>
    <w:p w:rsidR="00F911EB" w:rsidRDefault="00F911EB" w:rsidP="00F911EB">
      <w:pPr>
        <w:ind w:left="720"/>
      </w:pPr>
      <w:r>
        <w:t xml:space="preserve">Flags describing access characteristics of the allocated memory. </w:t>
      </w:r>
      <w:r w:rsidR="00FF5197">
        <w:t>The supported values are described in</w:t>
      </w:r>
      <w:r w:rsidR="00171DAB">
        <w:t xml:space="preserve"> </w:t>
      </w:r>
      <w:r w:rsidR="00A141B1">
        <w:fldChar w:fldCharType="begin"/>
      </w:r>
      <w:r w:rsidR="00EF6B2E">
        <w:instrText xml:space="preserve"> REF _Ref357185516 \h </w:instrText>
      </w:r>
      <w:r w:rsidR="00A141B1">
        <w:fldChar w:fldCharType="separate"/>
      </w:r>
      <w:r w:rsidR="00C91EA6">
        <w:t xml:space="preserve">Table </w:t>
      </w:r>
      <w:r w:rsidR="00C91EA6">
        <w:rPr>
          <w:noProof/>
        </w:rPr>
        <w:t>10</w:t>
      </w:r>
      <w:r w:rsidR="00A141B1">
        <w:fldChar w:fldCharType="end"/>
      </w:r>
      <w:r w:rsidR="00FF5197">
        <w:t>. The read/write flags</w:t>
      </w:r>
      <w:r>
        <w:t xml:space="preserve"> </w:t>
      </w:r>
      <w:r w:rsidR="003E4BDF">
        <w:t xml:space="preserve">may be </w:t>
      </w:r>
      <w:r>
        <w:t>used as hints to optimize performance for the specified access types when possible.</w:t>
      </w:r>
      <w:r w:rsidR="00FF5197">
        <w:t xml:space="preserve"> The alignment flags guarantee alignment at </w:t>
      </w:r>
      <w:r w:rsidR="003E4BDF">
        <w:t xml:space="preserve">the specified </w:t>
      </w:r>
      <w:r w:rsidR="00FF5197">
        <w:t>granularity (if multiple alignment flags are specified, the coarsest granularity takes precedence). If no flags are specified, a default of (PIM_MEM_PIM_RW | PIM_MEM_HOST_RW | PIM_MEM_PEER_RW) is assumed.</w:t>
      </w:r>
    </w:p>
    <w:p w:rsidR="00FF5197" w:rsidRDefault="00FF5197" w:rsidP="00F911EB">
      <w:pPr>
        <w:ind w:left="720"/>
      </w:pPr>
    </w:p>
    <w:p w:rsidR="003C1646" w:rsidRDefault="003C1646" w:rsidP="003C1646">
      <w:pPr>
        <w:pStyle w:val="Caption"/>
      </w:pPr>
      <w:bookmarkStart w:id="720" w:name="_Ref357185516"/>
      <w:r>
        <w:lastRenderedPageBreak/>
        <w:t xml:space="preserve">Table </w:t>
      </w:r>
      <w:r w:rsidR="00A141B1">
        <w:fldChar w:fldCharType="begin"/>
      </w:r>
      <w:r>
        <w:instrText xml:space="preserve"> SEQ Table \* ARABIC </w:instrText>
      </w:r>
      <w:r w:rsidR="00A141B1">
        <w:fldChar w:fldCharType="separate"/>
      </w:r>
      <w:r w:rsidR="00C91EA6">
        <w:rPr>
          <w:noProof/>
        </w:rPr>
        <w:t>10</w:t>
      </w:r>
      <w:r w:rsidR="00A141B1">
        <w:fldChar w:fldCharType="end"/>
      </w:r>
      <w:bookmarkEnd w:id="720"/>
      <w:r>
        <w:t xml:space="preserve">: </w:t>
      </w:r>
      <w:proofErr w:type="spellStart"/>
      <w:r w:rsidRPr="003C1646">
        <w:rPr>
          <w:i/>
        </w:rPr>
        <w:t>pim_</w:t>
      </w:r>
      <w:proofErr w:type="gramStart"/>
      <w:r w:rsidRPr="003C1646">
        <w:rPr>
          <w:i/>
        </w:rPr>
        <w:t>malloc</w:t>
      </w:r>
      <w:proofErr w:type="spellEnd"/>
      <w:r w:rsidRPr="003C1646">
        <w:rPr>
          <w:i/>
        </w:rPr>
        <w:t>(</w:t>
      </w:r>
      <w:proofErr w:type="gramEnd"/>
      <w:r w:rsidRPr="003C1646">
        <w:rPr>
          <w:i/>
        </w:rPr>
        <w:t>)</w:t>
      </w:r>
      <w:r w:rsidRPr="00E6603D">
        <w:t xml:space="preserve"> flags</w:t>
      </w:r>
    </w:p>
    <w:tbl>
      <w:tblPr>
        <w:tblStyle w:val="TableGrid"/>
        <w:tblW w:w="0" w:type="auto"/>
        <w:tblInd w:w="720" w:type="dxa"/>
        <w:tblLook w:val="04A0"/>
      </w:tblPr>
      <w:tblGrid>
        <w:gridCol w:w="3319"/>
        <w:gridCol w:w="5537"/>
      </w:tblGrid>
      <w:tr w:rsidR="00FF5197" w:rsidTr="00F41E81">
        <w:tc>
          <w:tcPr>
            <w:tcW w:w="3319" w:type="dxa"/>
          </w:tcPr>
          <w:p w:rsidR="00FF5197" w:rsidRPr="00FF5197" w:rsidRDefault="00376140" w:rsidP="00C959EB">
            <w:pPr>
              <w:keepNext/>
              <w:jc w:val="left"/>
              <w:rPr>
                <w:b/>
              </w:rPr>
            </w:pPr>
            <w:r>
              <w:rPr>
                <w:b/>
              </w:rPr>
              <w:t>Flag</w:t>
            </w:r>
          </w:p>
        </w:tc>
        <w:tc>
          <w:tcPr>
            <w:tcW w:w="5537" w:type="dxa"/>
          </w:tcPr>
          <w:p w:rsidR="00FF5197" w:rsidRPr="00FF5197" w:rsidRDefault="00FF5197" w:rsidP="00C959EB">
            <w:pPr>
              <w:keepNext/>
              <w:jc w:val="left"/>
              <w:rPr>
                <w:b/>
              </w:rPr>
            </w:pPr>
            <w:r w:rsidRPr="00FF5197">
              <w:rPr>
                <w:b/>
              </w:rPr>
              <w:t>Description</w:t>
            </w:r>
          </w:p>
        </w:tc>
      </w:tr>
      <w:tr w:rsidR="00FF5197" w:rsidTr="00F41E81">
        <w:tc>
          <w:tcPr>
            <w:tcW w:w="3319" w:type="dxa"/>
          </w:tcPr>
          <w:p w:rsidR="00FF5197" w:rsidRDefault="00FF5197" w:rsidP="00C959EB">
            <w:pPr>
              <w:keepNext/>
              <w:jc w:val="left"/>
            </w:pPr>
            <w:r>
              <w:t>PIM_MEM_PIM_READ</w:t>
            </w:r>
          </w:p>
        </w:tc>
        <w:tc>
          <w:tcPr>
            <w:tcW w:w="5537" w:type="dxa"/>
          </w:tcPr>
          <w:p w:rsidR="00FF5197" w:rsidRPr="00FF5197" w:rsidRDefault="00FF5197" w:rsidP="00C959EB">
            <w:pPr>
              <w:keepNext/>
              <w:jc w:val="left"/>
            </w:pPr>
            <w:r>
              <w:t xml:space="preserve">Allocated memory will be read by </w:t>
            </w:r>
            <w:r w:rsidR="006E6F91">
              <w:t xml:space="preserve">the </w:t>
            </w:r>
            <w:r>
              <w:t xml:space="preserve">PIM device specified by </w:t>
            </w:r>
            <w:r>
              <w:rPr>
                <w:i/>
              </w:rPr>
              <w:t>device</w:t>
            </w:r>
          </w:p>
        </w:tc>
      </w:tr>
      <w:tr w:rsidR="00FF5197" w:rsidTr="00F41E81">
        <w:tc>
          <w:tcPr>
            <w:tcW w:w="3319" w:type="dxa"/>
          </w:tcPr>
          <w:p w:rsidR="00FF5197" w:rsidRDefault="00FF5197" w:rsidP="00C959EB">
            <w:pPr>
              <w:keepNext/>
              <w:jc w:val="left"/>
            </w:pPr>
            <w:r>
              <w:t>PIM_MEM_PIM_WRITE</w:t>
            </w:r>
          </w:p>
        </w:tc>
        <w:tc>
          <w:tcPr>
            <w:tcW w:w="5537" w:type="dxa"/>
          </w:tcPr>
          <w:p w:rsidR="00FF5197" w:rsidRDefault="00FF5197" w:rsidP="00C959EB">
            <w:pPr>
              <w:keepNext/>
              <w:jc w:val="left"/>
            </w:pPr>
            <w:r>
              <w:t xml:space="preserve">Allocated memory will be written by </w:t>
            </w:r>
            <w:r w:rsidR="006E6F91">
              <w:t xml:space="preserve">the </w:t>
            </w:r>
            <w:r>
              <w:t xml:space="preserve">PIM device specified by </w:t>
            </w:r>
            <w:r>
              <w:rPr>
                <w:i/>
              </w:rPr>
              <w:t>device</w:t>
            </w:r>
          </w:p>
        </w:tc>
      </w:tr>
      <w:tr w:rsidR="00FF5197" w:rsidTr="00F41E81">
        <w:tc>
          <w:tcPr>
            <w:tcW w:w="3319" w:type="dxa"/>
          </w:tcPr>
          <w:p w:rsidR="00FF5197" w:rsidRDefault="00FF5197" w:rsidP="00C959EB">
            <w:pPr>
              <w:keepNext/>
              <w:jc w:val="left"/>
            </w:pPr>
            <w:r>
              <w:t>PIM_MEM_PIM_RW</w:t>
            </w:r>
          </w:p>
        </w:tc>
        <w:tc>
          <w:tcPr>
            <w:tcW w:w="5537" w:type="dxa"/>
          </w:tcPr>
          <w:p w:rsidR="00FF5197" w:rsidRDefault="00FF5197" w:rsidP="00C959EB">
            <w:pPr>
              <w:keepNext/>
              <w:jc w:val="left"/>
            </w:pPr>
            <w:r>
              <w:t xml:space="preserve">Allocated memory will be read and written by </w:t>
            </w:r>
            <w:r w:rsidR="006E6F91">
              <w:t xml:space="preserve">the </w:t>
            </w:r>
            <w:r>
              <w:t xml:space="preserve">PIM device specified by </w:t>
            </w:r>
            <w:r>
              <w:rPr>
                <w:i/>
              </w:rPr>
              <w:t>device</w:t>
            </w:r>
          </w:p>
        </w:tc>
      </w:tr>
      <w:tr w:rsidR="00FF5197" w:rsidTr="00F41E81">
        <w:tc>
          <w:tcPr>
            <w:tcW w:w="3319" w:type="dxa"/>
          </w:tcPr>
          <w:p w:rsidR="00FF5197" w:rsidRDefault="00FF5197" w:rsidP="00C959EB">
            <w:pPr>
              <w:keepNext/>
              <w:jc w:val="left"/>
            </w:pPr>
            <w:r>
              <w:t>PIM_MEM_HOST_READ</w:t>
            </w:r>
          </w:p>
        </w:tc>
        <w:tc>
          <w:tcPr>
            <w:tcW w:w="5537" w:type="dxa"/>
          </w:tcPr>
          <w:p w:rsidR="00FF5197" w:rsidRPr="00FF5197" w:rsidRDefault="00FF5197" w:rsidP="00C959EB">
            <w:pPr>
              <w:keepNext/>
              <w:jc w:val="left"/>
            </w:pPr>
            <w:r>
              <w:t>Allocated memory will be read by host</w:t>
            </w:r>
          </w:p>
        </w:tc>
      </w:tr>
      <w:tr w:rsidR="00FF5197" w:rsidTr="00F41E81">
        <w:tc>
          <w:tcPr>
            <w:tcW w:w="3319" w:type="dxa"/>
          </w:tcPr>
          <w:p w:rsidR="00FF5197" w:rsidRDefault="00FF5197" w:rsidP="00C959EB">
            <w:pPr>
              <w:keepNext/>
              <w:jc w:val="left"/>
            </w:pPr>
            <w:r>
              <w:t>PIM_MEM_HOST_WRITE</w:t>
            </w:r>
          </w:p>
        </w:tc>
        <w:tc>
          <w:tcPr>
            <w:tcW w:w="5537" w:type="dxa"/>
          </w:tcPr>
          <w:p w:rsidR="00FF5197" w:rsidRDefault="00FF5197" w:rsidP="00C959EB">
            <w:pPr>
              <w:keepNext/>
              <w:jc w:val="left"/>
            </w:pPr>
            <w:r>
              <w:t>Allocated memory will be written by host</w:t>
            </w:r>
          </w:p>
        </w:tc>
      </w:tr>
      <w:tr w:rsidR="00FF5197" w:rsidTr="00F41E81">
        <w:tc>
          <w:tcPr>
            <w:tcW w:w="3319" w:type="dxa"/>
          </w:tcPr>
          <w:p w:rsidR="00FF5197" w:rsidRDefault="00FF5197" w:rsidP="00C959EB">
            <w:pPr>
              <w:keepNext/>
              <w:jc w:val="left"/>
            </w:pPr>
            <w:r>
              <w:t>PIM_MEM_HOST_RW</w:t>
            </w:r>
          </w:p>
        </w:tc>
        <w:tc>
          <w:tcPr>
            <w:tcW w:w="5537" w:type="dxa"/>
          </w:tcPr>
          <w:p w:rsidR="00FF5197" w:rsidRDefault="00FF5197" w:rsidP="00C959EB">
            <w:pPr>
              <w:keepNext/>
              <w:jc w:val="left"/>
            </w:pPr>
            <w:r>
              <w:t>Allocated memory will be read and written by host</w:t>
            </w:r>
          </w:p>
        </w:tc>
      </w:tr>
      <w:tr w:rsidR="00FF5197" w:rsidTr="00F41E81">
        <w:tc>
          <w:tcPr>
            <w:tcW w:w="3319" w:type="dxa"/>
          </w:tcPr>
          <w:p w:rsidR="00FF5197" w:rsidRDefault="00FF5197" w:rsidP="00C959EB">
            <w:pPr>
              <w:keepNext/>
              <w:jc w:val="left"/>
            </w:pPr>
            <w:r>
              <w:t>PIM_MEM_PEER_READ</w:t>
            </w:r>
          </w:p>
        </w:tc>
        <w:tc>
          <w:tcPr>
            <w:tcW w:w="5537" w:type="dxa"/>
          </w:tcPr>
          <w:p w:rsidR="00FF5197" w:rsidRPr="00FF5197" w:rsidRDefault="00FF5197" w:rsidP="00C959EB">
            <w:pPr>
              <w:keepNext/>
              <w:jc w:val="left"/>
            </w:pPr>
            <w:r>
              <w:t xml:space="preserve">Allocated memory will be read by PIM devices other than </w:t>
            </w:r>
            <w:r>
              <w:rPr>
                <w:i/>
              </w:rPr>
              <w:t>device</w:t>
            </w:r>
          </w:p>
        </w:tc>
      </w:tr>
      <w:tr w:rsidR="00FF5197" w:rsidTr="00F41E81">
        <w:tc>
          <w:tcPr>
            <w:tcW w:w="3319" w:type="dxa"/>
          </w:tcPr>
          <w:p w:rsidR="00FF5197" w:rsidRDefault="00FF5197" w:rsidP="00C959EB">
            <w:pPr>
              <w:keepNext/>
              <w:jc w:val="left"/>
            </w:pPr>
            <w:r>
              <w:t>PIM_MEM_PEER_WRITE</w:t>
            </w:r>
          </w:p>
        </w:tc>
        <w:tc>
          <w:tcPr>
            <w:tcW w:w="5537" w:type="dxa"/>
          </w:tcPr>
          <w:p w:rsidR="00FF5197" w:rsidRDefault="00FF5197" w:rsidP="00C959EB">
            <w:pPr>
              <w:keepNext/>
              <w:jc w:val="left"/>
            </w:pPr>
            <w:r>
              <w:t>Allocated memory will be written by PIM device</w:t>
            </w:r>
            <w:r w:rsidR="006E6F91">
              <w:t>s</w:t>
            </w:r>
            <w:r>
              <w:t xml:space="preserve"> other than </w:t>
            </w:r>
            <w:r>
              <w:rPr>
                <w:i/>
              </w:rPr>
              <w:t>device</w:t>
            </w:r>
          </w:p>
        </w:tc>
      </w:tr>
      <w:tr w:rsidR="00FF5197" w:rsidTr="00F41E81">
        <w:tc>
          <w:tcPr>
            <w:tcW w:w="3319" w:type="dxa"/>
          </w:tcPr>
          <w:p w:rsidR="00FF5197" w:rsidRDefault="00FF5197" w:rsidP="00C959EB">
            <w:pPr>
              <w:keepNext/>
              <w:jc w:val="left"/>
            </w:pPr>
            <w:r>
              <w:t>PIM_MEM_PEER_RW</w:t>
            </w:r>
          </w:p>
        </w:tc>
        <w:tc>
          <w:tcPr>
            <w:tcW w:w="5537" w:type="dxa"/>
          </w:tcPr>
          <w:p w:rsidR="00FF5197" w:rsidRDefault="00FF5197" w:rsidP="00C959EB">
            <w:pPr>
              <w:keepNext/>
              <w:jc w:val="left"/>
            </w:pPr>
            <w:r>
              <w:t>Allocated memory will be read and written by PIM device</w:t>
            </w:r>
            <w:r w:rsidR="006E6F91">
              <w:t>s</w:t>
            </w:r>
            <w:r>
              <w:t xml:space="preserve"> other than </w:t>
            </w:r>
            <w:r>
              <w:rPr>
                <w:i/>
              </w:rPr>
              <w:t>device</w:t>
            </w:r>
          </w:p>
        </w:tc>
      </w:tr>
      <w:tr w:rsidR="00FF5197" w:rsidTr="00F41E81">
        <w:tc>
          <w:tcPr>
            <w:tcW w:w="3319" w:type="dxa"/>
          </w:tcPr>
          <w:p w:rsidR="00FF5197" w:rsidRDefault="00FF5197" w:rsidP="00C959EB">
            <w:pPr>
              <w:keepNext/>
              <w:jc w:val="left"/>
            </w:pPr>
            <w:r>
              <w:t>PIM_MEM_ALIGN_WORD</w:t>
            </w:r>
          </w:p>
        </w:tc>
        <w:tc>
          <w:tcPr>
            <w:tcW w:w="5537" w:type="dxa"/>
          </w:tcPr>
          <w:p w:rsidR="00FF5197" w:rsidRDefault="00FF5197" w:rsidP="00C959EB">
            <w:pPr>
              <w:keepNext/>
              <w:jc w:val="left"/>
            </w:pPr>
            <w:r>
              <w:t>Align allocation to a 64-bit word boundary</w:t>
            </w:r>
          </w:p>
        </w:tc>
      </w:tr>
      <w:tr w:rsidR="00FF5197" w:rsidTr="00F41E81">
        <w:tc>
          <w:tcPr>
            <w:tcW w:w="3319" w:type="dxa"/>
          </w:tcPr>
          <w:p w:rsidR="00FF5197" w:rsidRDefault="00FF5197" w:rsidP="00C959EB">
            <w:pPr>
              <w:keepNext/>
              <w:jc w:val="left"/>
            </w:pPr>
            <w:r>
              <w:t>PIM_MEM_ALIGN_CACHELINE</w:t>
            </w:r>
          </w:p>
        </w:tc>
        <w:tc>
          <w:tcPr>
            <w:tcW w:w="5537" w:type="dxa"/>
          </w:tcPr>
          <w:p w:rsidR="00FF5197" w:rsidRDefault="00FF5197" w:rsidP="00C959EB">
            <w:pPr>
              <w:keepNext/>
              <w:jc w:val="left"/>
            </w:pPr>
            <w:r>
              <w:t>Align allocation to a cache line boundary</w:t>
            </w:r>
          </w:p>
        </w:tc>
      </w:tr>
      <w:tr w:rsidR="00FF5197" w:rsidTr="00F41E81">
        <w:tc>
          <w:tcPr>
            <w:tcW w:w="3319" w:type="dxa"/>
          </w:tcPr>
          <w:p w:rsidR="00FF5197" w:rsidRDefault="00FF5197" w:rsidP="00C959EB">
            <w:pPr>
              <w:keepNext/>
              <w:jc w:val="left"/>
            </w:pPr>
            <w:r>
              <w:t>PIM_MEM_ALIGN_PAGE</w:t>
            </w:r>
          </w:p>
        </w:tc>
        <w:tc>
          <w:tcPr>
            <w:tcW w:w="5537" w:type="dxa"/>
          </w:tcPr>
          <w:p w:rsidR="00FF5197" w:rsidRDefault="00FF5197" w:rsidP="00AC61FC">
            <w:pPr>
              <w:keepNext/>
              <w:jc w:val="left"/>
            </w:pPr>
            <w:r>
              <w:t>Align allocation to an OS page boundary</w:t>
            </w:r>
          </w:p>
        </w:tc>
      </w:tr>
    </w:tbl>
    <w:p w:rsidR="00F41E81" w:rsidRDefault="00F41E81" w:rsidP="00E25915">
      <w:pPr>
        <w:rPr>
          <w:i/>
        </w:rPr>
      </w:pPr>
    </w:p>
    <w:p w:rsidR="00F911EB" w:rsidRDefault="00F911EB" w:rsidP="00E25915">
      <w:pPr>
        <w:rPr>
          <w:i/>
        </w:rPr>
      </w:pPr>
      <w:proofErr w:type="gramStart"/>
      <w:r>
        <w:rPr>
          <w:i/>
        </w:rPr>
        <w:t>platform</w:t>
      </w:r>
      <w:proofErr w:type="gramEnd"/>
    </w:p>
    <w:p w:rsidR="00F911EB" w:rsidRDefault="00F911EB" w:rsidP="00F911EB">
      <w:pPr>
        <w:ind w:left="720"/>
      </w:pPr>
      <w:r>
        <w:t>Platform and device type expected to primarily access this memory. This argument determines the type of handle returned to the allocated memory.</w:t>
      </w:r>
      <w:r w:rsidR="00376140">
        <w:t xml:space="preserve"> Supported platform types </w:t>
      </w:r>
      <w:r w:rsidR="00822EA1">
        <w:t xml:space="preserve">in the current revision of the API </w:t>
      </w:r>
      <w:r w:rsidR="00376140">
        <w:t>are described in</w:t>
      </w:r>
      <w:r w:rsidR="00171DAB">
        <w:t xml:space="preserve"> </w:t>
      </w:r>
      <w:r w:rsidR="00A141B1">
        <w:fldChar w:fldCharType="begin"/>
      </w:r>
      <w:r w:rsidR="00EF6B2E">
        <w:instrText xml:space="preserve"> REF _Ref357185507 \h </w:instrText>
      </w:r>
      <w:r w:rsidR="00A141B1">
        <w:fldChar w:fldCharType="separate"/>
      </w:r>
      <w:r w:rsidR="00C91EA6">
        <w:t xml:space="preserve">Table </w:t>
      </w:r>
      <w:r w:rsidR="00C91EA6">
        <w:rPr>
          <w:noProof/>
        </w:rPr>
        <w:t>11</w:t>
      </w:r>
      <w:r w:rsidR="00A141B1">
        <w:fldChar w:fldCharType="end"/>
      </w:r>
      <w:r w:rsidR="00376140">
        <w:t>.</w:t>
      </w:r>
    </w:p>
    <w:p w:rsidR="00F911EB" w:rsidRDefault="00F911EB" w:rsidP="00F911EB">
      <w:pPr>
        <w:ind w:left="720"/>
      </w:pPr>
    </w:p>
    <w:p w:rsidR="003C1646" w:rsidRDefault="003C1646" w:rsidP="003C1646">
      <w:pPr>
        <w:pStyle w:val="Caption"/>
      </w:pPr>
      <w:bookmarkStart w:id="721" w:name="_Ref357185507"/>
      <w:r>
        <w:t xml:space="preserve">Table </w:t>
      </w:r>
      <w:r w:rsidR="00A141B1">
        <w:fldChar w:fldCharType="begin"/>
      </w:r>
      <w:r>
        <w:instrText xml:space="preserve"> SEQ Table \* ARABIC </w:instrText>
      </w:r>
      <w:r w:rsidR="00A141B1">
        <w:fldChar w:fldCharType="separate"/>
      </w:r>
      <w:r w:rsidR="00C91EA6">
        <w:rPr>
          <w:noProof/>
        </w:rPr>
        <w:t>11</w:t>
      </w:r>
      <w:r w:rsidR="00A141B1">
        <w:fldChar w:fldCharType="end"/>
      </w:r>
      <w:bookmarkEnd w:id="721"/>
      <w:r>
        <w:t xml:space="preserve">: </w:t>
      </w:r>
      <w:r w:rsidRPr="0009477E">
        <w:t>Supported PIM platform types</w:t>
      </w:r>
    </w:p>
    <w:tbl>
      <w:tblPr>
        <w:tblStyle w:val="TableGrid"/>
        <w:tblW w:w="0" w:type="auto"/>
        <w:tblInd w:w="720" w:type="dxa"/>
        <w:tblLook w:val="04A0"/>
      </w:tblPr>
      <w:tblGrid>
        <w:gridCol w:w="3618"/>
        <w:gridCol w:w="5238"/>
      </w:tblGrid>
      <w:tr w:rsidR="00376140" w:rsidTr="00376140">
        <w:tc>
          <w:tcPr>
            <w:tcW w:w="3618" w:type="dxa"/>
          </w:tcPr>
          <w:p w:rsidR="00376140" w:rsidRPr="00376140" w:rsidRDefault="00376140" w:rsidP="00C959EB">
            <w:pPr>
              <w:jc w:val="left"/>
              <w:rPr>
                <w:b/>
              </w:rPr>
            </w:pPr>
            <w:r w:rsidRPr="00376140">
              <w:rPr>
                <w:b/>
              </w:rPr>
              <w:t>Platform</w:t>
            </w:r>
          </w:p>
        </w:tc>
        <w:tc>
          <w:tcPr>
            <w:tcW w:w="5238" w:type="dxa"/>
          </w:tcPr>
          <w:p w:rsidR="00376140" w:rsidRPr="00376140" w:rsidRDefault="00376140" w:rsidP="00C959EB">
            <w:pPr>
              <w:jc w:val="left"/>
              <w:rPr>
                <w:b/>
              </w:rPr>
            </w:pPr>
            <w:r w:rsidRPr="00376140">
              <w:rPr>
                <w:b/>
              </w:rPr>
              <w:t>Description</w:t>
            </w:r>
          </w:p>
        </w:tc>
      </w:tr>
      <w:tr w:rsidR="00376140" w:rsidTr="00376140">
        <w:tc>
          <w:tcPr>
            <w:tcW w:w="3618" w:type="dxa"/>
          </w:tcPr>
          <w:p w:rsidR="00376140" w:rsidRDefault="00376140" w:rsidP="00C959EB">
            <w:pPr>
              <w:jc w:val="left"/>
            </w:pPr>
            <w:r w:rsidRPr="00376140">
              <w:t>PIM_PLATFORM_PTHREAD_CPU</w:t>
            </w:r>
          </w:p>
        </w:tc>
        <w:tc>
          <w:tcPr>
            <w:tcW w:w="5238" w:type="dxa"/>
          </w:tcPr>
          <w:p w:rsidR="00376140" w:rsidRDefault="00376140" w:rsidP="00C959EB">
            <w:pPr>
              <w:jc w:val="left"/>
            </w:pPr>
            <w:r>
              <w:t>POSIX thread running on the CPU of a PIM device.</w:t>
            </w:r>
          </w:p>
        </w:tc>
      </w:tr>
      <w:tr w:rsidR="00376140" w:rsidTr="00376140">
        <w:tc>
          <w:tcPr>
            <w:tcW w:w="3618" w:type="dxa"/>
          </w:tcPr>
          <w:p w:rsidR="00376140" w:rsidRDefault="00376140" w:rsidP="00C959EB">
            <w:pPr>
              <w:jc w:val="left"/>
            </w:pPr>
            <w:r>
              <w:t>PIM_PLATFORM_OPENCL_G</w:t>
            </w:r>
            <w:r w:rsidRPr="00376140">
              <w:t>PU</w:t>
            </w:r>
          </w:p>
        </w:tc>
        <w:tc>
          <w:tcPr>
            <w:tcW w:w="5238" w:type="dxa"/>
          </w:tcPr>
          <w:p w:rsidR="00376140" w:rsidRDefault="00376140" w:rsidP="00AC61FC">
            <w:pPr>
              <w:keepNext/>
              <w:jc w:val="left"/>
            </w:pPr>
            <w:proofErr w:type="spellStart"/>
            <w:r>
              <w:t>OpenCL</w:t>
            </w:r>
            <w:proofErr w:type="spellEnd"/>
            <w:r>
              <w:t xml:space="preserve"> kernel running on the GPU of a PIM device.</w:t>
            </w:r>
          </w:p>
        </w:tc>
      </w:tr>
    </w:tbl>
    <w:p w:rsidR="00F911EB" w:rsidRDefault="00F911EB" w:rsidP="00F57E02">
      <w:pPr>
        <w:pStyle w:val="UnnumberedHeading"/>
        <w:rPr>
          <w:rStyle w:val="IntenseEmphasis"/>
        </w:rPr>
      </w:pPr>
      <w:r w:rsidRPr="000414F3">
        <w:rPr>
          <w:rStyle w:val="IntenseEmphasis"/>
        </w:rPr>
        <w:t>Return Value</w:t>
      </w:r>
    </w:p>
    <w:p w:rsidR="00ED6566" w:rsidRDefault="00ED6566" w:rsidP="00E37E02">
      <w:proofErr w:type="gramStart"/>
      <w:r>
        <w:t>A</w:t>
      </w:r>
      <w:r w:rsidR="00F911EB">
        <w:t xml:space="preserve"> handle </w:t>
      </w:r>
      <w:r w:rsidR="00896C03">
        <w:t xml:space="preserve">(cast as </w:t>
      </w:r>
      <w:r w:rsidR="00896C03" w:rsidRPr="00FA697F">
        <w:rPr>
          <w:i/>
        </w:rPr>
        <w:t>void*</w:t>
      </w:r>
      <w:r w:rsidR="00896C03">
        <w:t xml:space="preserve">) </w:t>
      </w:r>
      <w:r w:rsidR="00F911EB">
        <w:t>to the allocated memory or buffer structure</w:t>
      </w:r>
      <w:r w:rsidR="00695328">
        <w:t xml:space="preserve"> b</w:t>
      </w:r>
      <w:r w:rsidR="00896C03">
        <w:t xml:space="preserve">ased on the specified </w:t>
      </w:r>
      <w:r w:rsidR="00896C03">
        <w:rPr>
          <w:i/>
        </w:rPr>
        <w:t>platform</w:t>
      </w:r>
      <w:r w:rsidR="00896C03">
        <w:t>.</w:t>
      </w:r>
      <w:proofErr w:type="gramEnd"/>
      <w:r w:rsidR="00695328">
        <w:t xml:space="preserve"> See </w:t>
      </w:r>
      <w:r w:rsidR="008E4D2A">
        <w:t>S</w:t>
      </w:r>
      <w:r w:rsidR="00695328">
        <w:t xml:space="preserve">ection </w:t>
      </w:r>
      <w:r w:rsidR="00A141B1">
        <w:fldChar w:fldCharType="begin"/>
      </w:r>
      <w:r w:rsidR="00695328">
        <w:instrText xml:space="preserve"> REF _Ref354749939 \r \h </w:instrText>
      </w:r>
      <w:r w:rsidR="00A141B1">
        <w:fldChar w:fldCharType="separate"/>
      </w:r>
      <w:r w:rsidR="00C91EA6">
        <w:t>4.4</w:t>
      </w:r>
      <w:r w:rsidR="00A141B1">
        <w:fldChar w:fldCharType="end"/>
      </w:r>
      <w:r w:rsidR="00695328">
        <w:t xml:space="preserve"> for more details.</w:t>
      </w:r>
      <w:r w:rsidR="008E4D2A">
        <w:t xml:space="preserve"> </w:t>
      </w:r>
      <w:proofErr w:type="gramStart"/>
      <w:r w:rsidR="00F911EB">
        <w:t xml:space="preserve">NULL on errors and sets </w:t>
      </w:r>
      <w:proofErr w:type="spellStart"/>
      <w:r w:rsidR="00F911EB" w:rsidRPr="00E37E02">
        <w:rPr>
          <w:i/>
        </w:rPr>
        <w:t>errno</w:t>
      </w:r>
      <w:proofErr w:type="spellEnd"/>
      <w:r w:rsidR="00F911EB">
        <w:t>.</w:t>
      </w:r>
      <w:proofErr w:type="gramEnd"/>
      <w:r w:rsidR="00F911EB">
        <w:t xml:space="preserve"> Errors are the same as</w:t>
      </w:r>
      <w:r w:rsidR="00FA697F">
        <w:t xml:space="preserve"> </w:t>
      </w:r>
      <w:r w:rsidR="00F911EB">
        <w:t xml:space="preserve">seen with LIBC </w:t>
      </w:r>
      <w:proofErr w:type="spellStart"/>
      <w:proofErr w:type="gramStart"/>
      <w:r w:rsidR="00F911EB" w:rsidRPr="00FA697F">
        <w:rPr>
          <w:i/>
        </w:rPr>
        <w:t>malloc</w:t>
      </w:r>
      <w:proofErr w:type="spellEnd"/>
      <w:r w:rsidR="003E4BDF">
        <w:rPr>
          <w:i/>
        </w:rPr>
        <w:t>(</w:t>
      </w:r>
      <w:proofErr w:type="gramEnd"/>
      <w:r w:rsidR="003E4BDF">
        <w:rPr>
          <w:i/>
        </w:rPr>
        <w:t>)</w:t>
      </w:r>
      <w:r w:rsidR="00FA697F">
        <w:t xml:space="preserve"> </w:t>
      </w:r>
      <w:r w:rsidR="00F911EB">
        <w:t xml:space="preserve">for </w:t>
      </w:r>
      <w:r w:rsidR="003E4BDF">
        <w:t xml:space="preserve">POSIX thread </w:t>
      </w:r>
      <w:r w:rsidR="00FA697F">
        <w:t>platform type(s) or</w:t>
      </w:r>
      <w:r w:rsidR="00E37E02">
        <w:t xml:space="preserve"> with</w:t>
      </w:r>
      <w:r w:rsidR="00F911EB">
        <w:t xml:space="preserve"> </w:t>
      </w:r>
      <w:proofErr w:type="spellStart"/>
      <w:r w:rsidR="00F911EB" w:rsidRPr="00FA697F">
        <w:rPr>
          <w:i/>
        </w:rPr>
        <w:t>clCreateBuffer</w:t>
      </w:r>
      <w:proofErr w:type="spellEnd"/>
      <w:r w:rsidR="003E4BDF">
        <w:rPr>
          <w:i/>
        </w:rPr>
        <w:t>()</w:t>
      </w:r>
      <w:r w:rsidR="00FA697F">
        <w:t xml:space="preserve"> for </w:t>
      </w:r>
      <w:proofErr w:type="spellStart"/>
      <w:r w:rsidR="00FA697F">
        <w:t>OpenCL</w:t>
      </w:r>
      <w:proofErr w:type="spellEnd"/>
      <w:r w:rsidR="00FA697F">
        <w:t xml:space="preserve"> platform type(s) </w:t>
      </w:r>
      <w:r>
        <w:t xml:space="preserve">along with the following </w:t>
      </w:r>
      <w:r w:rsidR="00F911EB">
        <w:t xml:space="preserve">additional error </w:t>
      </w:r>
      <w:r>
        <w:t>types:</w:t>
      </w:r>
    </w:p>
    <w:p w:rsidR="00ED6566" w:rsidRDefault="00ED6566" w:rsidP="00ED6566">
      <w:pPr>
        <w:pStyle w:val="ListParagraph"/>
        <w:numPr>
          <w:ilvl w:val="0"/>
          <w:numId w:val="16"/>
        </w:numPr>
      </w:pPr>
      <w:r>
        <w:t xml:space="preserve">PIM_INVALID_DEVICE_ID if </w:t>
      </w:r>
      <w:r w:rsidRPr="00ED6566">
        <w:rPr>
          <w:i/>
        </w:rPr>
        <w:t>device</w:t>
      </w:r>
      <w:r>
        <w:t xml:space="preserve"> does not specify a known device</w:t>
      </w:r>
      <w:r w:rsidR="003E4BDF">
        <w:t>.</w:t>
      </w:r>
    </w:p>
    <w:p w:rsidR="00ED6566" w:rsidRDefault="00ED6566" w:rsidP="00ED6566">
      <w:pPr>
        <w:pStyle w:val="ListParagraph"/>
        <w:numPr>
          <w:ilvl w:val="0"/>
          <w:numId w:val="16"/>
        </w:numPr>
      </w:pPr>
      <w:r w:rsidRPr="00CF7B3C">
        <w:t>PIM_</w:t>
      </w:r>
      <w:r>
        <w:t>INVALID_PLATFORM</w:t>
      </w:r>
      <w:r w:rsidRPr="00CF7B3C">
        <w:t>_TYPE</w:t>
      </w:r>
      <w:r>
        <w:t xml:space="preserve"> if </w:t>
      </w:r>
      <w:r w:rsidRPr="006F74C3">
        <w:rPr>
          <w:i/>
        </w:rPr>
        <w:t>platform</w:t>
      </w:r>
      <w:r>
        <w:t xml:space="preserve"> does not specify a known platform type (note that </w:t>
      </w:r>
      <w:proofErr w:type="spellStart"/>
      <w:r w:rsidR="00C570C6" w:rsidRPr="00C570C6">
        <w:rPr>
          <w:i/>
        </w:rPr>
        <w:t>pim_</w:t>
      </w:r>
      <w:proofErr w:type="gramStart"/>
      <w:r w:rsidR="00C570C6" w:rsidRPr="00C570C6">
        <w:rPr>
          <w:i/>
        </w:rPr>
        <w:t>malloc</w:t>
      </w:r>
      <w:proofErr w:type="spellEnd"/>
      <w:r w:rsidR="003E4BDF">
        <w:rPr>
          <w:i/>
        </w:rPr>
        <w:t>(</w:t>
      </w:r>
      <w:proofErr w:type="gramEnd"/>
      <w:r w:rsidR="003E4BDF">
        <w:rPr>
          <w:i/>
        </w:rPr>
        <w:t>)</w:t>
      </w:r>
      <w:r>
        <w:t xml:space="preserve"> does not require the platform type specified by </w:t>
      </w:r>
      <w:r>
        <w:rPr>
          <w:i/>
        </w:rPr>
        <w:t>platform</w:t>
      </w:r>
      <w:r>
        <w:t xml:space="preserve"> to be supported by the device specified by </w:t>
      </w:r>
      <w:r>
        <w:rPr>
          <w:i/>
        </w:rPr>
        <w:t>device</w:t>
      </w:r>
      <w:r>
        <w:t>)</w:t>
      </w:r>
      <w:r w:rsidR="003E4BDF">
        <w:t>.</w:t>
      </w:r>
    </w:p>
    <w:p w:rsidR="00400842" w:rsidRDefault="007D6D89" w:rsidP="00ED6566">
      <w:pPr>
        <w:pStyle w:val="ListParagraph"/>
        <w:numPr>
          <w:ilvl w:val="0"/>
          <w:numId w:val="16"/>
        </w:numPr>
      </w:pPr>
      <w:r w:rsidRPr="007D6D89">
        <w:lastRenderedPageBreak/>
        <w:t>PIM_INSUFFICIENT_SPACE</w:t>
      </w:r>
      <w:r w:rsidR="00400842">
        <w:t xml:space="preserve"> if requested capacity cannot be allocated on the memory stack associated with </w:t>
      </w:r>
      <w:r w:rsidR="00400842">
        <w:rPr>
          <w:i/>
        </w:rPr>
        <w:t>device</w:t>
      </w:r>
      <w:r w:rsidR="008E792C">
        <w:t>.</w:t>
      </w:r>
    </w:p>
    <w:p w:rsidR="00E215E9" w:rsidRDefault="00E215E9" w:rsidP="00E215E9">
      <w:pPr>
        <w:pStyle w:val="ListParagraph"/>
        <w:numPr>
          <w:ilvl w:val="0"/>
          <w:numId w:val="16"/>
        </w:numPr>
      </w:pPr>
      <w:r>
        <w:t>PIM_GENERAL_ERROR on all other errors.</w:t>
      </w:r>
    </w:p>
    <w:p w:rsidR="00E56BCF" w:rsidRDefault="00E56BCF" w:rsidP="00F57E02">
      <w:pPr>
        <w:pStyle w:val="UnnumberedHeading"/>
        <w:rPr>
          <w:rStyle w:val="IntenseEmphasis"/>
          <w:i w:val="0"/>
        </w:rPr>
      </w:pPr>
      <w:r w:rsidRPr="0063449D">
        <w:rPr>
          <w:rStyle w:val="IntenseEmphasis"/>
        </w:rPr>
        <w:t>Notes</w:t>
      </w:r>
      <w:r>
        <w:rPr>
          <w:rStyle w:val="IntenseEmphasis"/>
          <w:i w:val="0"/>
        </w:rPr>
        <w:t xml:space="preserve"> </w:t>
      </w:r>
    </w:p>
    <w:p w:rsidR="00E56BCF" w:rsidRDefault="00E56BCF" w:rsidP="00E56BCF">
      <w:r>
        <w:t>This can only be called from CPU code on the host processor.</w:t>
      </w:r>
    </w:p>
    <w:p w:rsidR="00795130" w:rsidRDefault="00795130" w:rsidP="00E56BCF"/>
    <w:p w:rsidR="003259DD" w:rsidRDefault="003259DD" w:rsidP="003259DD">
      <w:r>
        <w:t xml:space="preserve">This call has platform-specific semantics. Please refer to </w:t>
      </w:r>
      <w:r w:rsidR="00324CBD">
        <w:t>S</w:t>
      </w:r>
      <w:r>
        <w:t>ection</w:t>
      </w:r>
      <w:r w:rsidR="00695328">
        <w:t xml:space="preserve"> </w:t>
      </w:r>
      <w:r w:rsidR="00A141B1">
        <w:fldChar w:fldCharType="begin"/>
      </w:r>
      <w:r w:rsidR="00695328">
        <w:instrText xml:space="preserve"> REF _Ref354749939 \r \h </w:instrText>
      </w:r>
      <w:r w:rsidR="00A141B1">
        <w:fldChar w:fldCharType="separate"/>
      </w:r>
      <w:r w:rsidR="00C91EA6">
        <w:t>4.4</w:t>
      </w:r>
      <w:r w:rsidR="00A141B1">
        <w:fldChar w:fldCharType="end"/>
      </w:r>
      <w:r w:rsidR="00695328">
        <w:t xml:space="preserve"> for more details.</w:t>
      </w:r>
    </w:p>
    <w:p w:rsidR="00D30EC3" w:rsidRDefault="00D30EC3" w:rsidP="003259DD"/>
    <w:p w:rsidR="00896C03" w:rsidRDefault="00D30EC3" w:rsidP="00E56BCF">
      <w:r>
        <w:t xml:space="preserve">In the current revision of the API, </w:t>
      </w:r>
      <w:r w:rsidR="00C570C6" w:rsidRPr="00C570C6">
        <w:rPr>
          <w:i/>
        </w:rPr>
        <w:t>device</w:t>
      </w:r>
      <w:r>
        <w:t xml:space="preserve"> must identify a specific PIM device. In future revisions, we may support special device IDs that specify a data placement policy rather than a specific device</w:t>
      </w:r>
      <w:r w:rsidR="000A2FFE">
        <w:t>.</w:t>
      </w:r>
      <w:r w:rsidRPr="002753AD">
        <w:rPr>
          <w:rFonts w:ascii="Calibri" w:hAnsi="Calibri" w:cs="Calibri"/>
          <w:b/>
          <w:color w:val="C00000"/>
          <w:vertAlign w:val="superscript"/>
        </w:rPr>
        <w:t>[*]</w:t>
      </w:r>
      <w:r>
        <w:t xml:space="preserve"> For example, a device ID of PIM_DEVICE_FIRST_TOUCH may allocate the memory (possibly at a page granularity) on the memory stack associated with the first PIM device to access the allocated data.</w:t>
      </w:r>
    </w:p>
    <w:p w:rsidR="00FA697F" w:rsidRDefault="00FA697F" w:rsidP="00FA697F">
      <w:pPr>
        <w:pStyle w:val="Heading3"/>
      </w:pPr>
      <w:bookmarkStart w:id="722" w:name="_Toc359310282"/>
      <w:proofErr w:type="spellStart"/>
      <w:r>
        <w:t>pim_reloc</w:t>
      </w:r>
      <w:bookmarkEnd w:id="722"/>
      <w:proofErr w:type="spellEnd"/>
    </w:p>
    <w:p w:rsidR="00E22C69" w:rsidRDefault="00FA697F" w:rsidP="00FA697F">
      <w:r>
        <w:t xml:space="preserve">Relocates memory previously allocated with </w:t>
      </w:r>
      <w:proofErr w:type="spellStart"/>
      <w:r w:rsidRPr="00FA697F">
        <w:rPr>
          <w:i/>
        </w:rPr>
        <w:t>pim_</w:t>
      </w:r>
      <w:proofErr w:type="gramStart"/>
      <w:r w:rsidRPr="00FA697F">
        <w:rPr>
          <w:i/>
        </w:rPr>
        <w:t>malloc</w:t>
      </w:r>
      <w:proofErr w:type="spellEnd"/>
      <w:r w:rsidR="00810558">
        <w:rPr>
          <w:i/>
        </w:rPr>
        <w:t>(</w:t>
      </w:r>
      <w:proofErr w:type="gramEnd"/>
      <w:r w:rsidR="00810558">
        <w:rPr>
          <w:i/>
        </w:rPr>
        <w:t>)</w:t>
      </w:r>
      <w:r>
        <w:t xml:space="preserve"> </w:t>
      </w:r>
      <w:r w:rsidR="00810558">
        <w:t xml:space="preserve">on one memory stack </w:t>
      </w:r>
      <w:r>
        <w:t>to the memory stack associated with a</w:t>
      </w:r>
      <w:r w:rsidR="00810558">
        <w:t>nother</w:t>
      </w:r>
      <w:r>
        <w:t xml:space="preserve"> PIM device. </w:t>
      </w:r>
      <w:r w:rsidR="00952CA3">
        <w:t xml:space="preserve">Only objects that were allocated with the PIM_MEM_ALIGN_PAGE flag can be relocated. </w:t>
      </w:r>
      <w:r>
        <w:t>Virtual address of the memory remains unchanged after the relocation (</w:t>
      </w:r>
      <w:r w:rsidR="003165D6">
        <w:t xml:space="preserve">i.e., </w:t>
      </w:r>
      <w:r>
        <w:t>pointers to the data need not be updated).</w:t>
      </w:r>
    </w:p>
    <w:p w:rsidR="00E22C69" w:rsidRDefault="00E22C69" w:rsidP="00E22C69"/>
    <w:p w:rsidR="00E22C69" w:rsidRDefault="00E22C69" w:rsidP="00E22C69">
      <w:pPr>
        <w:shd w:val="clear" w:color="auto" w:fill="A6A6A6" w:themeFill="background1" w:themeFillShade="A6"/>
        <w:tabs>
          <w:tab w:val="left" w:pos="4140"/>
        </w:tabs>
        <w:ind w:firstLine="720"/>
        <w:rPr>
          <w:rFonts w:ascii="Courier New" w:hAnsi="Courier New" w:cs="Courier New"/>
        </w:rPr>
      </w:pPr>
    </w:p>
    <w:p w:rsidR="00E22C69" w:rsidRDefault="00952CA3" w:rsidP="00952CA3">
      <w:pPr>
        <w:shd w:val="clear" w:color="auto" w:fill="A6A6A6" w:themeFill="background1" w:themeFillShade="A6"/>
        <w:tabs>
          <w:tab w:val="left" w:pos="2610"/>
          <w:tab w:val="left" w:pos="2880"/>
          <w:tab w:val="left" w:pos="3960"/>
        </w:tabs>
        <w:ind w:firstLine="720"/>
        <w:rPr>
          <w:rFonts w:ascii="Courier New" w:hAnsi="Courier New" w:cs="Courier New"/>
          <w:sz w:val="22"/>
        </w:rPr>
      </w:pPr>
      <w:proofErr w:type="spellStart"/>
      <w:proofErr w:type="gramStart"/>
      <w:r>
        <w:rPr>
          <w:rFonts w:ascii="Courier New" w:hAnsi="Courier New" w:cs="Courier New"/>
          <w:sz w:val="22"/>
        </w:rPr>
        <w:t>int</w:t>
      </w:r>
      <w:proofErr w:type="spellEnd"/>
      <w:proofErr w:type="gramEnd"/>
      <w:r w:rsidR="00E22C69">
        <w:rPr>
          <w:rFonts w:ascii="Courier New" w:hAnsi="Courier New" w:cs="Courier New"/>
          <w:sz w:val="22"/>
        </w:rPr>
        <w:t xml:space="preserve"> </w:t>
      </w:r>
      <w:proofErr w:type="spellStart"/>
      <w:r w:rsidR="00E22C69">
        <w:rPr>
          <w:rFonts w:ascii="Courier New" w:hAnsi="Courier New" w:cs="Courier New"/>
          <w:sz w:val="22"/>
        </w:rPr>
        <w:t>pim_re</w:t>
      </w:r>
      <w:r w:rsidR="00E22C69" w:rsidRPr="00F911EB">
        <w:rPr>
          <w:rFonts w:ascii="Courier New" w:hAnsi="Courier New" w:cs="Courier New"/>
          <w:sz w:val="22"/>
        </w:rPr>
        <w:t>loc</w:t>
      </w:r>
      <w:proofErr w:type="spellEnd"/>
      <w:r w:rsidR="00E22C69" w:rsidRPr="00F911EB">
        <w:rPr>
          <w:rFonts w:ascii="Courier New" w:hAnsi="Courier New" w:cs="Courier New"/>
          <w:sz w:val="22"/>
        </w:rPr>
        <w:t>(</w:t>
      </w:r>
      <w:r w:rsidR="00E22C69">
        <w:rPr>
          <w:rFonts w:ascii="Courier New" w:hAnsi="Courier New" w:cs="Courier New"/>
          <w:sz w:val="22"/>
        </w:rPr>
        <w:tab/>
        <w:t>void *handle,</w:t>
      </w:r>
    </w:p>
    <w:p w:rsidR="00E22C69" w:rsidRPr="00F911EB" w:rsidRDefault="00E22C69" w:rsidP="00952CA3">
      <w:pPr>
        <w:shd w:val="clear" w:color="auto" w:fill="A6A6A6" w:themeFill="background1" w:themeFillShade="A6"/>
        <w:tabs>
          <w:tab w:val="left" w:pos="2610"/>
          <w:tab w:val="left" w:pos="2880"/>
          <w:tab w:val="left" w:pos="3960"/>
        </w:tabs>
        <w:ind w:firstLine="720"/>
        <w:rPr>
          <w:rFonts w:ascii="Courier New" w:hAnsi="Courier New" w:cs="Courier New"/>
          <w:sz w:val="22"/>
        </w:rPr>
      </w:pPr>
      <w:r>
        <w:rPr>
          <w:rFonts w:ascii="Courier New" w:hAnsi="Courier New" w:cs="Courier New"/>
          <w:sz w:val="22"/>
        </w:rPr>
        <w:tab/>
      </w:r>
      <w:proofErr w:type="spellStart"/>
      <w:proofErr w:type="gramStart"/>
      <w:r w:rsidRPr="00F911EB">
        <w:rPr>
          <w:rFonts w:ascii="Courier New" w:hAnsi="Courier New" w:cs="Courier New"/>
          <w:sz w:val="22"/>
        </w:rPr>
        <w:t>pim_device_id</w:t>
      </w:r>
      <w:proofErr w:type="spellEnd"/>
      <w:proofErr w:type="gramEnd"/>
      <w:r w:rsidRPr="00F911EB">
        <w:rPr>
          <w:rFonts w:ascii="Courier New" w:hAnsi="Courier New" w:cs="Courier New"/>
          <w:sz w:val="22"/>
        </w:rPr>
        <w:t xml:space="preserve"> device,</w:t>
      </w:r>
    </w:p>
    <w:p w:rsidR="00E22C69" w:rsidRDefault="00E22C69" w:rsidP="00952CA3">
      <w:pPr>
        <w:shd w:val="clear" w:color="auto" w:fill="A6A6A6" w:themeFill="background1" w:themeFillShade="A6"/>
        <w:tabs>
          <w:tab w:val="left" w:pos="2610"/>
          <w:tab w:val="left" w:pos="2880"/>
          <w:tab w:val="left" w:pos="3960"/>
        </w:tabs>
        <w:ind w:firstLine="720"/>
        <w:rPr>
          <w:rFonts w:ascii="Courier New" w:hAnsi="Courier New" w:cs="Courier New"/>
          <w:sz w:val="22"/>
        </w:rPr>
      </w:pPr>
      <w:r>
        <w:rPr>
          <w:rFonts w:ascii="Courier New" w:hAnsi="Courier New" w:cs="Courier New"/>
          <w:sz w:val="22"/>
        </w:rPr>
        <w:tab/>
      </w:r>
      <w:proofErr w:type="spellStart"/>
      <w:proofErr w:type="gramStart"/>
      <w:r w:rsidRPr="00F911EB">
        <w:rPr>
          <w:rFonts w:ascii="Courier New" w:hAnsi="Courier New" w:cs="Courier New"/>
          <w:sz w:val="22"/>
        </w:rPr>
        <w:t>pim_acc_flags</w:t>
      </w:r>
      <w:proofErr w:type="spellEnd"/>
      <w:proofErr w:type="gramEnd"/>
      <w:r w:rsidRPr="00F911EB">
        <w:rPr>
          <w:rFonts w:ascii="Courier New" w:hAnsi="Courier New" w:cs="Courier New"/>
          <w:sz w:val="22"/>
        </w:rPr>
        <w:t xml:space="preserve"> </w:t>
      </w:r>
      <w:r>
        <w:rPr>
          <w:rFonts w:ascii="Courier New" w:hAnsi="Courier New" w:cs="Courier New"/>
          <w:sz w:val="22"/>
        </w:rPr>
        <w:t>flags</w:t>
      </w:r>
      <w:r w:rsidRPr="00F911EB">
        <w:rPr>
          <w:rFonts w:ascii="Courier New" w:hAnsi="Courier New" w:cs="Courier New"/>
          <w:sz w:val="22"/>
        </w:rPr>
        <w:t>);</w:t>
      </w:r>
    </w:p>
    <w:p w:rsidR="00E22C69" w:rsidRDefault="00E22C69" w:rsidP="00E22C69">
      <w:pPr>
        <w:shd w:val="clear" w:color="auto" w:fill="A6A6A6" w:themeFill="background1" w:themeFillShade="A6"/>
        <w:tabs>
          <w:tab w:val="left" w:pos="3960"/>
        </w:tabs>
        <w:ind w:firstLine="720"/>
      </w:pPr>
    </w:p>
    <w:p w:rsidR="00E22C69" w:rsidRPr="00906F31" w:rsidRDefault="00E22C69" w:rsidP="00F57E02">
      <w:pPr>
        <w:pStyle w:val="UnnumberedHeading"/>
        <w:rPr>
          <w:rStyle w:val="IntenseEmphasis"/>
        </w:rPr>
      </w:pPr>
      <w:r w:rsidRPr="00906F31">
        <w:rPr>
          <w:rStyle w:val="IntenseEmphasis"/>
        </w:rPr>
        <w:t>Parameters</w:t>
      </w:r>
    </w:p>
    <w:p w:rsidR="00E22C69" w:rsidRDefault="00E22C69" w:rsidP="00E22C69">
      <w:pPr>
        <w:rPr>
          <w:i/>
        </w:rPr>
      </w:pPr>
      <w:proofErr w:type="gramStart"/>
      <w:r>
        <w:rPr>
          <w:i/>
        </w:rPr>
        <w:t>handle</w:t>
      </w:r>
      <w:proofErr w:type="gramEnd"/>
    </w:p>
    <w:p w:rsidR="00E22C69" w:rsidRDefault="00E22C69" w:rsidP="00E22C69">
      <w:pPr>
        <w:ind w:left="720"/>
      </w:pPr>
      <w:r>
        <w:t xml:space="preserve">The handle to the object to be relocated (as returned by </w:t>
      </w:r>
      <w:proofErr w:type="spellStart"/>
      <w:r w:rsidRPr="002F77DE">
        <w:rPr>
          <w:i/>
        </w:rPr>
        <w:t>pim_</w:t>
      </w:r>
      <w:proofErr w:type="gramStart"/>
      <w:r w:rsidRPr="002F77DE">
        <w:rPr>
          <w:i/>
        </w:rPr>
        <w:t>malloc</w:t>
      </w:r>
      <w:proofErr w:type="spellEnd"/>
      <w:r>
        <w:rPr>
          <w:i/>
        </w:rPr>
        <w:t>(</w:t>
      </w:r>
      <w:proofErr w:type="gramEnd"/>
      <w:r>
        <w:rPr>
          <w:i/>
        </w:rPr>
        <w:t>)</w:t>
      </w:r>
      <w:r>
        <w:t xml:space="preserve">) cast as </w:t>
      </w:r>
      <w:r w:rsidRPr="002F77DE">
        <w:rPr>
          <w:i/>
        </w:rPr>
        <w:t>void*</w:t>
      </w:r>
      <w:r>
        <w:t>.</w:t>
      </w:r>
      <w:r w:rsidR="00952CA3">
        <w:t xml:space="preserve"> The object must have been allocated with the PIM_MEM_ALIGN_PAGE flag.</w:t>
      </w:r>
    </w:p>
    <w:p w:rsidR="00E22C69" w:rsidRPr="00F911EB" w:rsidRDefault="00E22C69" w:rsidP="00E22C69">
      <w:pPr>
        <w:ind w:left="720"/>
      </w:pPr>
    </w:p>
    <w:p w:rsidR="00E22C69" w:rsidRDefault="00E22C69" w:rsidP="00E22C69">
      <w:pPr>
        <w:rPr>
          <w:i/>
        </w:rPr>
      </w:pPr>
      <w:proofErr w:type="gramStart"/>
      <w:r>
        <w:rPr>
          <w:i/>
        </w:rPr>
        <w:t>device</w:t>
      </w:r>
      <w:proofErr w:type="gramEnd"/>
    </w:p>
    <w:p w:rsidR="00E22C69" w:rsidRDefault="00324CBD" w:rsidP="00E22C69">
      <w:pPr>
        <w:ind w:left="720"/>
      </w:pPr>
      <w:r>
        <w:t xml:space="preserve">ID of the </w:t>
      </w:r>
      <w:r w:rsidR="00E22C69">
        <w:t xml:space="preserve">PIM device whose associated memory stack the </w:t>
      </w:r>
      <w:r w:rsidR="00BE2FA6">
        <w:t>object</w:t>
      </w:r>
      <w:r w:rsidR="00E22C69">
        <w:t xml:space="preserve"> is to be </w:t>
      </w:r>
      <w:r w:rsidR="00952CA3">
        <w:t>relocated to</w:t>
      </w:r>
      <w:r w:rsidR="00E22C69">
        <w:t xml:space="preserve">. </w:t>
      </w:r>
    </w:p>
    <w:p w:rsidR="00E22C69" w:rsidRPr="00F911EB" w:rsidRDefault="00E22C69" w:rsidP="00E22C69">
      <w:pPr>
        <w:ind w:left="720"/>
      </w:pPr>
    </w:p>
    <w:p w:rsidR="00E22C69" w:rsidRDefault="00E22C69" w:rsidP="00E22C69">
      <w:pPr>
        <w:rPr>
          <w:i/>
        </w:rPr>
      </w:pPr>
      <w:proofErr w:type="gramStart"/>
      <w:r>
        <w:rPr>
          <w:i/>
        </w:rPr>
        <w:t>flags</w:t>
      </w:r>
      <w:proofErr w:type="gramEnd"/>
    </w:p>
    <w:p w:rsidR="00915C1D" w:rsidRDefault="00E22C69">
      <w:pPr>
        <w:ind w:left="720"/>
      </w:pPr>
      <w:r>
        <w:t xml:space="preserve">Flags describing access characteristics of the </w:t>
      </w:r>
      <w:r w:rsidR="00952CA3">
        <w:t>relocated</w:t>
      </w:r>
      <w:r>
        <w:t xml:space="preserve"> memory</w:t>
      </w:r>
      <w:r w:rsidR="00952CA3">
        <w:t xml:space="preserve"> object</w:t>
      </w:r>
      <w:r>
        <w:t>. The supported values are described in</w:t>
      </w:r>
      <w:r w:rsidR="00171DAB">
        <w:t xml:space="preserve"> </w:t>
      </w:r>
      <w:r w:rsidR="00A141B1">
        <w:fldChar w:fldCharType="begin"/>
      </w:r>
      <w:r w:rsidR="00861C34">
        <w:instrText xml:space="preserve"> REF _Ref357185516 \h </w:instrText>
      </w:r>
      <w:r w:rsidR="00A141B1">
        <w:fldChar w:fldCharType="separate"/>
      </w:r>
      <w:r w:rsidR="00C91EA6">
        <w:t xml:space="preserve">Table </w:t>
      </w:r>
      <w:r w:rsidR="00C91EA6">
        <w:rPr>
          <w:noProof/>
        </w:rPr>
        <w:t>10</w:t>
      </w:r>
      <w:r w:rsidR="00A141B1">
        <w:fldChar w:fldCharType="end"/>
      </w:r>
      <w:r>
        <w:t xml:space="preserve">. </w:t>
      </w:r>
      <w:r w:rsidR="00952CA3">
        <w:t>Only the</w:t>
      </w:r>
      <w:r>
        <w:t xml:space="preserve"> read/write flags may be </w:t>
      </w:r>
      <w:r w:rsidR="00952CA3">
        <w:t xml:space="preserve">specified for </w:t>
      </w:r>
      <w:proofErr w:type="spellStart"/>
      <w:r w:rsidR="00952CA3">
        <w:rPr>
          <w:i/>
        </w:rPr>
        <w:t>pim_</w:t>
      </w:r>
      <w:proofErr w:type="gramStart"/>
      <w:r w:rsidR="00952CA3">
        <w:rPr>
          <w:i/>
        </w:rPr>
        <w:t>reloc</w:t>
      </w:r>
      <w:proofErr w:type="spellEnd"/>
      <w:r w:rsidR="00952CA3">
        <w:rPr>
          <w:i/>
        </w:rPr>
        <w:t>(</w:t>
      </w:r>
      <w:proofErr w:type="gramEnd"/>
      <w:r w:rsidR="00952CA3">
        <w:rPr>
          <w:i/>
        </w:rPr>
        <w:t>)</w:t>
      </w:r>
      <w:r w:rsidR="00952CA3">
        <w:t xml:space="preserve">. Any alignment flags are ignored. Specified flags may be </w:t>
      </w:r>
      <w:r>
        <w:t>used as hints to optimize performance for the specified access types when p</w:t>
      </w:r>
      <w:r w:rsidR="00952CA3">
        <w:t>ossible</w:t>
      </w:r>
      <w:r>
        <w:t>. If no flags are specified, a default of (PIM_MEM_PIM_RW | PIM_MEM_HOST_RW | PIM_MEM_PEER_RW) is assumed.</w:t>
      </w:r>
    </w:p>
    <w:p w:rsidR="00E22C69" w:rsidRDefault="00E22C69" w:rsidP="00F57E02">
      <w:pPr>
        <w:pStyle w:val="UnnumberedHeading"/>
        <w:rPr>
          <w:rStyle w:val="IntenseEmphasis"/>
        </w:rPr>
      </w:pPr>
      <w:r w:rsidRPr="000414F3">
        <w:rPr>
          <w:rStyle w:val="IntenseEmphasis"/>
        </w:rPr>
        <w:lastRenderedPageBreak/>
        <w:t>Return Value</w:t>
      </w:r>
    </w:p>
    <w:p w:rsidR="00915C1D" w:rsidRDefault="00952CA3">
      <w:proofErr w:type="gramStart"/>
      <w:r>
        <w:t>PIM_SUCCESS if no errors.</w:t>
      </w:r>
      <w:proofErr w:type="gramEnd"/>
    </w:p>
    <w:p w:rsidR="00915C1D" w:rsidRDefault="00E22C69">
      <w:r>
        <w:t xml:space="preserve">PIM_INVALID_DEVICE_ID if </w:t>
      </w:r>
      <w:r w:rsidRPr="00ED6566">
        <w:rPr>
          <w:i/>
        </w:rPr>
        <w:t>device</w:t>
      </w:r>
      <w:r>
        <w:t xml:space="preserve"> does not specify a known device.</w:t>
      </w:r>
    </w:p>
    <w:p w:rsidR="00915C1D" w:rsidRDefault="007D6D89">
      <w:r w:rsidRPr="007D6D89">
        <w:t>PIM_INSUFFICIENT_SPACE</w:t>
      </w:r>
      <w:r w:rsidR="00952CA3">
        <w:t xml:space="preserve"> if requested capacity cannot be allocated on the memory stack associated with </w:t>
      </w:r>
      <w:r w:rsidR="00952CA3">
        <w:rPr>
          <w:i/>
        </w:rPr>
        <w:t>device</w:t>
      </w:r>
      <w:r w:rsidR="00952CA3">
        <w:t>.</w:t>
      </w:r>
    </w:p>
    <w:p w:rsidR="00915C1D" w:rsidRDefault="00952CA3">
      <w:r>
        <w:t xml:space="preserve">PIM_INVALID_HANDLE if </w:t>
      </w:r>
      <w:r>
        <w:rPr>
          <w:i/>
        </w:rPr>
        <w:t>handle</w:t>
      </w:r>
      <w:r>
        <w:t xml:space="preserve"> is not an object allocated by </w:t>
      </w:r>
      <w:proofErr w:type="spellStart"/>
      <w:r>
        <w:rPr>
          <w:i/>
        </w:rPr>
        <w:t>pim_</w:t>
      </w:r>
      <w:proofErr w:type="gramStart"/>
      <w:r>
        <w:rPr>
          <w:i/>
        </w:rPr>
        <w:t>malloc</w:t>
      </w:r>
      <w:proofErr w:type="spellEnd"/>
      <w:r>
        <w:rPr>
          <w:i/>
        </w:rPr>
        <w:t>(</w:t>
      </w:r>
      <w:proofErr w:type="gramEnd"/>
      <w:r>
        <w:rPr>
          <w:i/>
        </w:rPr>
        <w:t>)</w:t>
      </w:r>
      <w:r>
        <w:t xml:space="preserve"> or was not allocated with the PIM_MEM_ALIGN_PAGE flag.</w:t>
      </w:r>
    </w:p>
    <w:p w:rsidR="00915C1D" w:rsidRDefault="00E22C69">
      <w:proofErr w:type="gramStart"/>
      <w:r>
        <w:t>PIM_GENERAL_ERROR on all other errors.</w:t>
      </w:r>
      <w:proofErr w:type="gramEnd"/>
    </w:p>
    <w:p w:rsidR="00E22C69" w:rsidRDefault="00E22C69" w:rsidP="00F57E02">
      <w:pPr>
        <w:pStyle w:val="UnnumberedHeading"/>
        <w:rPr>
          <w:rStyle w:val="IntenseEmphasis"/>
          <w:i w:val="0"/>
        </w:rPr>
      </w:pPr>
      <w:r w:rsidRPr="0063449D">
        <w:rPr>
          <w:rStyle w:val="IntenseEmphasis"/>
        </w:rPr>
        <w:t>Notes</w:t>
      </w:r>
      <w:r>
        <w:rPr>
          <w:rStyle w:val="IntenseEmphasis"/>
          <w:i w:val="0"/>
        </w:rPr>
        <w:t xml:space="preserve"> </w:t>
      </w:r>
    </w:p>
    <w:p w:rsidR="00E22C69" w:rsidRDefault="00E22C69" w:rsidP="00E22C69">
      <w:r>
        <w:t>This can only be called from CPU code on the host processor.</w:t>
      </w:r>
    </w:p>
    <w:p w:rsidR="00E22C69" w:rsidRDefault="00E22C69" w:rsidP="00E22C69"/>
    <w:p w:rsidR="002C6492" w:rsidRDefault="002C6492" w:rsidP="002C6492">
      <w:r>
        <w:t>This is a synchronous call – control returns to the calling thread only after the operation has completed. This call may take an arbitrary amount of time to complete as it typically involves a physical copying of the data from one memory to another. It may also have performance side effects on the host as well as PIM devices (</w:t>
      </w:r>
      <w:r w:rsidR="003165D6">
        <w:t xml:space="preserve">e.g., </w:t>
      </w:r>
      <w:r>
        <w:t>may require cache flushes).</w:t>
      </w:r>
    </w:p>
    <w:p w:rsidR="00E22C69" w:rsidRDefault="00E22C69" w:rsidP="00E22C69"/>
    <w:p w:rsidR="00E22C69" w:rsidRDefault="002C6492" w:rsidP="00FA697F">
      <w:r>
        <w:t>This call’s semantics are independent of the underlying platform (</w:t>
      </w:r>
      <w:r w:rsidR="003165D6">
        <w:t xml:space="preserve">e.g., </w:t>
      </w:r>
      <w:r>
        <w:t xml:space="preserve">POSIX threads, </w:t>
      </w:r>
      <w:proofErr w:type="spellStart"/>
      <w:r>
        <w:t>OpenCL</w:t>
      </w:r>
      <w:proofErr w:type="spellEnd"/>
      <w:r>
        <w:t>) the API is layered on.</w:t>
      </w:r>
    </w:p>
    <w:p w:rsidR="00FA697F" w:rsidRDefault="00FA697F" w:rsidP="00FA697F">
      <w:pPr>
        <w:pStyle w:val="Heading3"/>
      </w:pPr>
      <w:bookmarkStart w:id="723" w:name="_Toc359310283"/>
      <w:proofErr w:type="spellStart"/>
      <w:r>
        <w:t>pim_free</w:t>
      </w:r>
      <w:bookmarkEnd w:id="723"/>
      <w:proofErr w:type="spellEnd"/>
    </w:p>
    <w:p w:rsidR="00FA697F" w:rsidRDefault="00FA697F" w:rsidP="00FA697F">
      <w:r>
        <w:t xml:space="preserve">De-allocates memory allocated with </w:t>
      </w:r>
      <w:proofErr w:type="spellStart"/>
      <w:r w:rsidRPr="002F77DE">
        <w:rPr>
          <w:i/>
        </w:rPr>
        <w:t>pim_</w:t>
      </w:r>
      <w:proofErr w:type="gramStart"/>
      <w:r w:rsidRPr="002F77DE">
        <w:rPr>
          <w:i/>
        </w:rPr>
        <w:t>malloc</w:t>
      </w:r>
      <w:proofErr w:type="spellEnd"/>
      <w:r w:rsidR="00810558">
        <w:rPr>
          <w:i/>
        </w:rPr>
        <w:t>(</w:t>
      </w:r>
      <w:proofErr w:type="gramEnd"/>
      <w:r w:rsidR="00810558">
        <w:rPr>
          <w:i/>
        </w:rPr>
        <w:t>)</w:t>
      </w:r>
      <w:r>
        <w:t xml:space="preserve">. </w:t>
      </w:r>
      <w:r w:rsidR="002F77DE">
        <w:t xml:space="preserve">All memory allocated with </w:t>
      </w:r>
      <w:proofErr w:type="spellStart"/>
      <w:r w:rsidR="002F77DE" w:rsidRPr="002F77DE">
        <w:rPr>
          <w:i/>
        </w:rPr>
        <w:t>pim_</w:t>
      </w:r>
      <w:proofErr w:type="gramStart"/>
      <w:r w:rsidR="002F77DE" w:rsidRPr="002F77DE">
        <w:rPr>
          <w:i/>
        </w:rPr>
        <w:t>malloc</w:t>
      </w:r>
      <w:proofErr w:type="spellEnd"/>
      <w:r w:rsidR="00810558">
        <w:rPr>
          <w:i/>
        </w:rPr>
        <w:t>(</w:t>
      </w:r>
      <w:proofErr w:type="gramEnd"/>
      <w:r w:rsidR="00810558">
        <w:rPr>
          <w:i/>
        </w:rPr>
        <w:t>)</w:t>
      </w:r>
      <w:r w:rsidR="00F75C4D">
        <w:t xml:space="preserve"> </w:t>
      </w:r>
      <w:r w:rsidR="002F77DE">
        <w:t xml:space="preserve">must be de-allocated with </w:t>
      </w:r>
      <w:proofErr w:type="spellStart"/>
      <w:r w:rsidR="002F77DE" w:rsidRPr="002F77DE">
        <w:rPr>
          <w:i/>
        </w:rPr>
        <w:t>pim_free</w:t>
      </w:r>
      <w:proofErr w:type="spellEnd"/>
      <w:r w:rsidR="00810558">
        <w:rPr>
          <w:i/>
        </w:rPr>
        <w:t>()</w:t>
      </w:r>
      <w:r w:rsidR="002F77DE">
        <w:t>.</w:t>
      </w:r>
    </w:p>
    <w:p w:rsidR="002F77DE" w:rsidRDefault="002F77DE" w:rsidP="00FA697F"/>
    <w:p w:rsidR="002F77DE" w:rsidRDefault="002F77DE" w:rsidP="002F77DE">
      <w:pPr>
        <w:shd w:val="clear" w:color="auto" w:fill="A6A6A6" w:themeFill="background1" w:themeFillShade="A6"/>
        <w:tabs>
          <w:tab w:val="left" w:pos="4140"/>
        </w:tabs>
        <w:ind w:firstLine="720"/>
        <w:rPr>
          <w:rFonts w:ascii="Courier New" w:hAnsi="Courier New" w:cs="Courier New"/>
        </w:rPr>
      </w:pPr>
    </w:p>
    <w:p w:rsidR="002F77DE" w:rsidRDefault="002F77DE" w:rsidP="002F77DE">
      <w:pPr>
        <w:shd w:val="clear" w:color="auto" w:fill="A6A6A6" w:themeFill="background1" w:themeFillShade="A6"/>
        <w:tabs>
          <w:tab w:val="left" w:pos="3060"/>
          <w:tab w:val="left" w:pos="3960"/>
        </w:tabs>
        <w:ind w:firstLine="720"/>
        <w:rPr>
          <w:rFonts w:ascii="Courier New" w:hAnsi="Courier New" w:cs="Courier New"/>
          <w:sz w:val="22"/>
        </w:rPr>
      </w:pPr>
      <w:proofErr w:type="gramStart"/>
      <w:r>
        <w:rPr>
          <w:rFonts w:ascii="Courier New" w:hAnsi="Courier New" w:cs="Courier New"/>
          <w:sz w:val="22"/>
        </w:rPr>
        <w:t>void</w:t>
      </w:r>
      <w:proofErr w:type="gramEnd"/>
      <w:r>
        <w:rPr>
          <w:rFonts w:ascii="Courier New" w:hAnsi="Courier New" w:cs="Courier New"/>
          <w:sz w:val="22"/>
        </w:rPr>
        <w:t xml:space="preserve"> </w:t>
      </w:r>
      <w:proofErr w:type="spellStart"/>
      <w:r w:rsidRPr="00F911EB">
        <w:rPr>
          <w:rFonts w:ascii="Courier New" w:hAnsi="Courier New" w:cs="Courier New"/>
          <w:sz w:val="22"/>
        </w:rPr>
        <w:t>pim_</w:t>
      </w:r>
      <w:r>
        <w:rPr>
          <w:rFonts w:ascii="Courier New" w:hAnsi="Courier New" w:cs="Courier New"/>
          <w:sz w:val="22"/>
        </w:rPr>
        <w:t>free</w:t>
      </w:r>
      <w:proofErr w:type="spellEnd"/>
      <w:r w:rsidRPr="00F911EB">
        <w:rPr>
          <w:rFonts w:ascii="Courier New" w:hAnsi="Courier New" w:cs="Courier New"/>
          <w:sz w:val="22"/>
        </w:rPr>
        <w:t>(</w:t>
      </w:r>
      <w:r>
        <w:rPr>
          <w:rFonts w:ascii="Courier New" w:hAnsi="Courier New" w:cs="Courier New"/>
          <w:sz w:val="22"/>
        </w:rPr>
        <w:t>void *</w:t>
      </w:r>
      <w:r w:rsidR="00E22C69">
        <w:rPr>
          <w:rFonts w:ascii="Courier New" w:hAnsi="Courier New" w:cs="Courier New"/>
          <w:sz w:val="22"/>
        </w:rPr>
        <w:t>handle</w:t>
      </w:r>
      <w:r w:rsidRPr="00F911EB">
        <w:rPr>
          <w:rFonts w:ascii="Courier New" w:hAnsi="Courier New" w:cs="Courier New"/>
          <w:sz w:val="22"/>
        </w:rPr>
        <w:t>);</w:t>
      </w:r>
    </w:p>
    <w:p w:rsidR="002F77DE" w:rsidRDefault="002F77DE" w:rsidP="002F77DE">
      <w:pPr>
        <w:shd w:val="clear" w:color="auto" w:fill="A6A6A6" w:themeFill="background1" w:themeFillShade="A6"/>
        <w:tabs>
          <w:tab w:val="left" w:pos="3960"/>
        </w:tabs>
        <w:ind w:firstLine="720"/>
      </w:pPr>
    </w:p>
    <w:p w:rsidR="002F77DE" w:rsidRPr="00906F31" w:rsidRDefault="002F77DE" w:rsidP="00F57E02">
      <w:pPr>
        <w:pStyle w:val="UnnumberedHeading"/>
        <w:rPr>
          <w:rStyle w:val="IntenseEmphasis"/>
        </w:rPr>
      </w:pPr>
      <w:r w:rsidRPr="00906F31">
        <w:rPr>
          <w:rStyle w:val="IntenseEmphasis"/>
        </w:rPr>
        <w:t>Parameters</w:t>
      </w:r>
    </w:p>
    <w:p w:rsidR="002F77DE" w:rsidRDefault="00E22C69" w:rsidP="002F77DE">
      <w:pPr>
        <w:rPr>
          <w:i/>
        </w:rPr>
      </w:pPr>
      <w:proofErr w:type="gramStart"/>
      <w:r>
        <w:rPr>
          <w:i/>
        </w:rPr>
        <w:t>handle</w:t>
      </w:r>
      <w:proofErr w:type="gramEnd"/>
    </w:p>
    <w:p w:rsidR="002F77DE" w:rsidRDefault="002F77DE" w:rsidP="002F77DE">
      <w:pPr>
        <w:ind w:left="720"/>
      </w:pPr>
      <w:r>
        <w:t xml:space="preserve">The handle to the object to be </w:t>
      </w:r>
      <w:proofErr w:type="spellStart"/>
      <w:r>
        <w:t>deallocated</w:t>
      </w:r>
      <w:proofErr w:type="spellEnd"/>
      <w:r>
        <w:t xml:space="preserve"> (as returned by </w:t>
      </w:r>
      <w:proofErr w:type="spellStart"/>
      <w:r w:rsidRPr="002F77DE">
        <w:rPr>
          <w:i/>
        </w:rPr>
        <w:t>pim_</w:t>
      </w:r>
      <w:proofErr w:type="gramStart"/>
      <w:r w:rsidRPr="002F77DE">
        <w:rPr>
          <w:i/>
        </w:rPr>
        <w:t>malloc</w:t>
      </w:r>
      <w:proofErr w:type="spellEnd"/>
      <w:r w:rsidR="00E22C69">
        <w:rPr>
          <w:i/>
        </w:rPr>
        <w:t>(</w:t>
      </w:r>
      <w:proofErr w:type="gramEnd"/>
      <w:r w:rsidR="00E22C69">
        <w:rPr>
          <w:i/>
        </w:rPr>
        <w:t>)</w:t>
      </w:r>
      <w:r>
        <w:t xml:space="preserve">) cast as </w:t>
      </w:r>
      <w:r w:rsidRPr="002F77DE">
        <w:rPr>
          <w:i/>
        </w:rPr>
        <w:t>void*</w:t>
      </w:r>
      <w:r>
        <w:t>.</w:t>
      </w:r>
      <w:r w:rsidR="00BE2FA6">
        <w:t xml:space="preserve"> </w:t>
      </w:r>
      <w:r w:rsidR="00BE2FA6" w:rsidRPr="00BE2FA6">
        <w:t xml:space="preserve">If </w:t>
      </w:r>
      <w:r w:rsidR="00EA5980" w:rsidRPr="00EA5980">
        <w:rPr>
          <w:i/>
        </w:rPr>
        <w:t>handle</w:t>
      </w:r>
      <w:r w:rsidR="00BE2FA6" w:rsidRPr="00BE2FA6">
        <w:t xml:space="preserve"> does not point to a block of memory allocated by </w:t>
      </w:r>
      <w:proofErr w:type="spellStart"/>
      <w:r w:rsidR="00EA5980" w:rsidRPr="00EA5980">
        <w:rPr>
          <w:i/>
        </w:rPr>
        <w:t>pim_</w:t>
      </w:r>
      <w:proofErr w:type="gramStart"/>
      <w:r w:rsidR="00EA5980" w:rsidRPr="00EA5980">
        <w:rPr>
          <w:i/>
        </w:rPr>
        <w:t>malloc</w:t>
      </w:r>
      <w:proofErr w:type="spellEnd"/>
      <w:r w:rsidR="00BE2FA6">
        <w:rPr>
          <w:i/>
        </w:rPr>
        <w:t>(</w:t>
      </w:r>
      <w:proofErr w:type="gramEnd"/>
      <w:r w:rsidR="00BE2FA6">
        <w:rPr>
          <w:i/>
        </w:rPr>
        <w:t>)</w:t>
      </w:r>
      <w:r w:rsidR="00BE2FA6">
        <w:t>, the</w:t>
      </w:r>
      <w:r w:rsidR="00BE2FA6" w:rsidRPr="00BE2FA6">
        <w:t xml:space="preserve"> behavior</w:t>
      </w:r>
      <w:r w:rsidR="00BE2FA6">
        <w:t xml:space="preserve"> is undefined</w:t>
      </w:r>
      <w:r w:rsidR="00BE2FA6" w:rsidRPr="00BE2FA6">
        <w:t>.</w:t>
      </w:r>
    </w:p>
    <w:p w:rsidR="002F77DE" w:rsidRDefault="002F77DE" w:rsidP="00F57E02">
      <w:pPr>
        <w:pStyle w:val="UnnumberedHeading"/>
        <w:rPr>
          <w:rStyle w:val="IntenseEmphasis"/>
        </w:rPr>
      </w:pPr>
      <w:r w:rsidRPr="000414F3">
        <w:rPr>
          <w:rStyle w:val="IntenseEmphasis"/>
        </w:rPr>
        <w:t>Return Value</w:t>
      </w:r>
    </w:p>
    <w:p w:rsidR="002F77DE" w:rsidRDefault="002F77DE" w:rsidP="00ED6566">
      <w:proofErr w:type="gramStart"/>
      <w:r>
        <w:t>None.</w:t>
      </w:r>
      <w:proofErr w:type="gramEnd"/>
    </w:p>
    <w:p w:rsidR="00E56BCF" w:rsidRDefault="00E56BCF" w:rsidP="00F57E02">
      <w:pPr>
        <w:pStyle w:val="UnnumberedHeading"/>
        <w:rPr>
          <w:rStyle w:val="IntenseEmphasis"/>
          <w:i w:val="0"/>
        </w:rPr>
      </w:pPr>
      <w:r w:rsidRPr="0063449D">
        <w:rPr>
          <w:rStyle w:val="IntenseEmphasis"/>
        </w:rPr>
        <w:t>Notes</w:t>
      </w:r>
      <w:r>
        <w:rPr>
          <w:rStyle w:val="IntenseEmphasis"/>
          <w:i w:val="0"/>
        </w:rPr>
        <w:t xml:space="preserve"> </w:t>
      </w:r>
    </w:p>
    <w:p w:rsidR="00ED6566" w:rsidRDefault="00E56BCF" w:rsidP="00ED6566">
      <w:r>
        <w:t>This can only be called from CPU code on the host processor.</w:t>
      </w:r>
    </w:p>
    <w:p w:rsidR="00E56BCF" w:rsidRDefault="00E56BCF" w:rsidP="00ED6566"/>
    <w:p w:rsidR="004911AB" w:rsidRDefault="00C10900" w:rsidP="00ED6566">
      <w:r>
        <w:t>This call’s semantics are independent of the underlying platform (</w:t>
      </w:r>
      <w:r w:rsidR="003165D6">
        <w:t xml:space="preserve">e.g., </w:t>
      </w:r>
      <w:r>
        <w:t xml:space="preserve">POSIX threads, </w:t>
      </w:r>
      <w:proofErr w:type="spellStart"/>
      <w:r>
        <w:t>OpenCL</w:t>
      </w:r>
      <w:proofErr w:type="spellEnd"/>
      <w:r>
        <w:t>) the API is layered on.</w:t>
      </w:r>
    </w:p>
    <w:p w:rsidR="002F77DE" w:rsidRDefault="002F77DE" w:rsidP="002F77DE">
      <w:pPr>
        <w:pStyle w:val="Heading3"/>
      </w:pPr>
      <w:bookmarkStart w:id="724" w:name="_Ref353807094"/>
      <w:bookmarkStart w:id="725" w:name="_Toc359310284"/>
      <w:proofErr w:type="spellStart"/>
      <w:r>
        <w:lastRenderedPageBreak/>
        <w:t>pim_map</w:t>
      </w:r>
      <w:bookmarkEnd w:id="724"/>
      <w:bookmarkEnd w:id="725"/>
      <w:proofErr w:type="spellEnd"/>
    </w:p>
    <w:p w:rsidR="00FA697F" w:rsidRDefault="004B7204" w:rsidP="004B7204">
      <w:r>
        <w:t xml:space="preserve">Translates a handle returned by </w:t>
      </w:r>
      <w:proofErr w:type="spellStart"/>
      <w:r w:rsidRPr="004B7204">
        <w:rPr>
          <w:i/>
        </w:rPr>
        <w:t>pim_</w:t>
      </w:r>
      <w:proofErr w:type="gramStart"/>
      <w:r w:rsidRPr="004B7204">
        <w:rPr>
          <w:i/>
        </w:rPr>
        <w:t>malloc</w:t>
      </w:r>
      <w:proofErr w:type="spellEnd"/>
      <w:r w:rsidR="00810558">
        <w:rPr>
          <w:i/>
        </w:rPr>
        <w:t>(</w:t>
      </w:r>
      <w:proofErr w:type="gramEnd"/>
      <w:r w:rsidR="00810558">
        <w:rPr>
          <w:i/>
        </w:rPr>
        <w:t>)</w:t>
      </w:r>
      <w:r>
        <w:t xml:space="preserve"> to a native pointer that can be </w:t>
      </w:r>
      <w:proofErr w:type="spellStart"/>
      <w:r>
        <w:t>dereferenced</w:t>
      </w:r>
      <w:proofErr w:type="spellEnd"/>
      <w:r>
        <w:t xml:space="preserve"> by standard C</w:t>
      </w:r>
      <w:r w:rsidR="00F26994">
        <w:t xml:space="preserve"> code on the </w:t>
      </w:r>
      <w:r w:rsidR="00810558">
        <w:t>host</w:t>
      </w:r>
      <w:r w:rsidR="00F26994">
        <w:t xml:space="preserve"> processor</w:t>
      </w:r>
      <w:r>
        <w:t xml:space="preserve">. This call may also be used as a hint for cache coherence optimizations and, in some implementations, a </w:t>
      </w:r>
      <w:proofErr w:type="spellStart"/>
      <w:r w:rsidRPr="004B7204">
        <w:rPr>
          <w:i/>
        </w:rPr>
        <w:t>pim_</w:t>
      </w:r>
      <w:proofErr w:type="gramStart"/>
      <w:r w:rsidRPr="004B7204">
        <w:rPr>
          <w:i/>
        </w:rPr>
        <w:t>map</w:t>
      </w:r>
      <w:proofErr w:type="spellEnd"/>
      <w:r w:rsidR="00810558">
        <w:rPr>
          <w:i/>
        </w:rPr>
        <w:t>(</w:t>
      </w:r>
      <w:proofErr w:type="gramEnd"/>
      <w:r w:rsidR="00810558">
        <w:rPr>
          <w:i/>
        </w:rPr>
        <w:t>)</w:t>
      </w:r>
      <w:r>
        <w:t xml:space="preserve"> call </w:t>
      </w:r>
      <w:r w:rsidR="00E852D0">
        <w:t xml:space="preserve">may be </w:t>
      </w:r>
      <w:r>
        <w:t xml:space="preserve">required before </w:t>
      </w:r>
      <w:r w:rsidR="00646709">
        <w:t xml:space="preserve">a memory allocated </w:t>
      </w:r>
      <w:r w:rsidR="00810558">
        <w:t xml:space="preserve">via </w:t>
      </w:r>
      <w:proofErr w:type="spellStart"/>
      <w:r w:rsidR="00646709" w:rsidRPr="00646709">
        <w:rPr>
          <w:i/>
        </w:rPr>
        <w:t>pim_malloc</w:t>
      </w:r>
      <w:proofErr w:type="spellEnd"/>
      <w:r w:rsidR="00810558">
        <w:rPr>
          <w:i/>
        </w:rPr>
        <w:t>()</w:t>
      </w:r>
      <w:r w:rsidR="00646709">
        <w:t xml:space="preserve"> can be accessed by </w:t>
      </w:r>
      <w:r w:rsidR="00F26994">
        <w:t xml:space="preserve">any part of </w:t>
      </w:r>
      <w:r w:rsidR="00646709">
        <w:t xml:space="preserve">the </w:t>
      </w:r>
      <w:r w:rsidR="0033667B">
        <w:t>host</w:t>
      </w:r>
      <w:r w:rsidR="00646709">
        <w:t xml:space="preserve"> processor (even for platforms that directly return a native pointer from </w:t>
      </w:r>
      <w:r w:rsidR="0033667B">
        <w:t>memory</w:t>
      </w:r>
      <w:r w:rsidR="00646709">
        <w:t xml:space="preserve"> allocation, such as </w:t>
      </w:r>
      <w:r w:rsidR="0033667B">
        <w:t>POSIX threads</w:t>
      </w:r>
      <w:r w:rsidR="00646709">
        <w:t>).</w:t>
      </w:r>
    </w:p>
    <w:p w:rsidR="00646709" w:rsidRDefault="00646709" w:rsidP="004B7204"/>
    <w:p w:rsidR="00A234FA" w:rsidRDefault="00A234FA" w:rsidP="00F26994">
      <w:pPr>
        <w:shd w:val="clear" w:color="auto" w:fill="A6A6A6" w:themeFill="background1" w:themeFillShade="A6"/>
        <w:tabs>
          <w:tab w:val="left" w:pos="2610"/>
          <w:tab w:val="left" w:pos="3960"/>
        </w:tabs>
        <w:ind w:firstLine="720"/>
        <w:rPr>
          <w:rFonts w:ascii="Courier New" w:hAnsi="Courier New" w:cs="Courier New"/>
          <w:sz w:val="22"/>
        </w:rPr>
      </w:pPr>
    </w:p>
    <w:p w:rsidR="00F26994" w:rsidRDefault="00F26994" w:rsidP="00F26994">
      <w:pPr>
        <w:shd w:val="clear" w:color="auto" w:fill="A6A6A6" w:themeFill="background1" w:themeFillShade="A6"/>
        <w:tabs>
          <w:tab w:val="left" w:pos="2610"/>
          <w:tab w:val="left" w:pos="3960"/>
        </w:tabs>
        <w:ind w:firstLine="720"/>
        <w:rPr>
          <w:rFonts w:ascii="Courier New" w:hAnsi="Courier New" w:cs="Courier New"/>
          <w:sz w:val="22"/>
        </w:rPr>
      </w:pPr>
      <w:proofErr w:type="gramStart"/>
      <w:r>
        <w:rPr>
          <w:rFonts w:ascii="Courier New" w:hAnsi="Courier New" w:cs="Courier New"/>
          <w:sz w:val="22"/>
        </w:rPr>
        <w:t>void</w:t>
      </w:r>
      <w:proofErr w:type="gramEnd"/>
      <w:r>
        <w:rPr>
          <w:rFonts w:ascii="Courier New" w:hAnsi="Courier New" w:cs="Courier New"/>
          <w:sz w:val="22"/>
        </w:rPr>
        <w:t xml:space="preserve">* </w:t>
      </w:r>
      <w:proofErr w:type="spellStart"/>
      <w:r>
        <w:rPr>
          <w:rFonts w:ascii="Courier New" w:hAnsi="Courier New" w:cs="Courier New"/>
          <w:sz w:val="22"/>
        </w:rPr>
        <w:t>pim_map</w:t>
      </w:r>
      <w:proofErr w:type="spellEnd"/>
      <w:r w:rsidRPr="00F911EB">
        <w:rPr>
          <w:rFonts w:ascii="Courier New" w:hAnsi="Courier New" w:cs="Courier New"/>
          <w:sz w:val="22"/>
        </w:rPr>
        <w:t>(</w:t>
      </w:r>
      <w:r>
        <w:rPr>
          <w:rFonts w:ascii="Courier New" w:hAnsi="Courier New" w:cs="Courier New"/>
          <w:sz w:val="22"/>
        </w:rPr>
        <w:tab/>
      </w:r>
      <w:r w:rsidRPr="00F26994">
        <w:rPr>
          <w:rFonts w:ascii="Courier New" w:hAnsi="Courier New" w:cs="Courier New"/>
          <w:sz w:val="22"/>
        </w:rPr>
        <w:t xml:space="preserve">void *handle, </w:t>
      </w:r>
    </w:p>
    <w:p w:rsidR="00F26994" w:rsidRDefault="00F26994" w:rsidP="00F26994">
      <w:pPr>
        <w:shd w:val="clear" w:color="auto" w:fill="A6A6A6" w:themeFill="background1" w:themeFillShade="A6"/>
        <w:tabs>
          <w:tab w:val="left" w:pos="2610"/>
          <w:tab w:val="left" w:pos="3960"/>
        </w:tabs>
        <w:ind w:firstLine="720"/>
        <w:rPr>
          <w:rFonts w:ascii="Courier New" w:hAnsi="Courier New" w:cs="Courier New"/>
          <w:sz w:val="22"/>
        </w:rPr>
      </w:pPr>
      <w:r>
        <w:rPr>
          <w:rFonts w:ascii="Courier New" w:hAnsi="Courier New" w:cs="Courier New"/>
          <w:sz w:val="22"/>
        </w:rPr>
        <w:tab/>
      </w:r>
      <w:proofErr w:type="spellStart"/>
      <w:proofErr w:type="gramStart"/>
      <w:r w:rsidRPr="00F26994">
        <w:rPr>
          <w:rFonts w:ascii="Courier New" w:hAnsi="Courier New" w:cs="Courier New"/>
          <w:sz w:val="22"/>
        </w:rPr>
        <w:t>pim_platform_type</w:t>
      </w:r>
      <w:proofErr w:type="spellEnd"/>
      <w:proofErr w:type="gramEnd"/>
      <w:r w:rsidRPr="00F26994">
        <w:rPr>
          <w:rFonts w:ascii="Courier New" w:hAnsi="Courier New" w:cs="Courier New"/>
          <w:sz w:val="22"/>
        </w:rPr>
        <w:t xml:space="preserve"> platform</w:t>
      </w:r>
      <w:r w:rsidRPr="00F911EB">
        <w:rPr>
          <w:rFonts w:ascii="Courier New" w:hAnsi="Courier New" w:cs="Courier New"/>
          <w:sz w:val="22"/>
        </w:rPr>
        <w:t>);</w:t>
      </w:r>
    </w:p>
    <w:p w:rsidR="00A234FA" w:rsidRDefault="00A234FA" w:rsidP="00F26994">
      <w:pPr>
        <w:shd w:val="clear" w:color="auto" w:fill="A6A6A6" w:themeFill="background1" w:themeFillShade="A6"/>
        <w:tabs>
          <w:tab w:val="left" w:pos="2610"/>
          <w:tab w:val="left" w:pos="3960"/>
        </w:tabs>
        <w:ind w:firstLine="720"/>
        <w:rPr>
          <w:rFonts w:ascii="Courier New" w:hAnsi="Courier New" w:cs="Courier New"/>
          <w:sz w:val="22"/>
        </w:rPr>
      </w:pPr>
    </w:p>
    <w:p w:rsidR="00F26994" w:rsidRPr="00906F31" w:rsidRDefault="00F26994" w:rsidP="00F57E02">
      <w:pPr>
        <w:pStyle w:val="UnnumberedHeading"/>
        <w:rPr>
          <w:rStyle w:val="IntenseEmphasis"/>
        </w:rPr>
      </w:pPr>
      <w:r w:rsidRPr="00906F31">
        <w:rPr>
          <w:rStyle w:val="IntenseEmphasis"/>
        </w:rPr>
        <w:t>Parameters</w:t>
      </w:r>
    </w:p>
    <w:p w:rsidR="00F26994" w:rsidRDefault="00F26994" w:rsidP="00F26994">
      <w:pPr>
        <w:rPr>
          <w:i/>
        </w:rPr>
      </w:pPr>
      <w:proofErr w:type="gramStart"/>
      <w:r>
        <w:rPr>
          <w:i/>
        </w:rPr>
        <w:t>handle</w:t>
      </w:r>
      <w:proofErr w:type="gramEnd"/>
    </w:p>
    <w:p w:rsidR="00F26994" w:rsidRPr="00C64ECB" w:rsidRDefault="00F26994" w:rsidP="00F26994">
      <w:pPr>
        <w:ind w:left="720"/>
      </w:pPr>
      <w:r>
        <w:t xml:space="preserve">Handle </w:t>
      </w:r>
      <w:r w:rsidR="00C10900">
        <w:t>(</w:t>
      </w:r>
      <w:r>
        <w:t xml:space="preserve">returned by </w:t>
      </w:r>
      <w:proofErr w:type="spellStart"/>
      <w:r w:rsidRPr="00F26994">
        <w:rPr>
          <w:i/>
        </w:rPr>
        <w:t>pim_</w:t>
      </w:r>
      <w:proofErr w:type="gramStart"/>
      <w:r w:rsidRPr="00F26994">
        <w:rPr>
          <w:i/>
        </w:rPr>
        <w:t>malloc</w:t>
      </w:r>
      <w:proofErr w:type="spellEnd"/>
      <w:r w:rsidR="00810558">
        <w:rPr>
          <w:i/>
        </w:rPr>
        <w:t>(</w:t>
      </w:r>
      <w:proofErr w:type="gramEnd"/>
      <w:r w:rsidR="00810558">
        <w:rPr>
          <w:i/>
        </w:rPr>
        <w:t>)</w:t>
      </w:r>
      <w:r w:rsidR="00C10900">
        <w:t>)</w:t>
      </w:r>
      <w:r>
        <w:t xml:space="preserve"> to be mapped for </w:t>
      </w:r>
      <w:r w:rsidR="00C10900">
        <w:t>host</w:t>
      </w:r>
      <w:r>
        <w:t xml:space="preserve"> processor access.</w:t>
      </w:r>
      <w:r w:rsidR="00C64ECB">
        <w:t xml:space="preserve"> All outstanding operations that access data pointed to by </w:t>
      </w:r>
      <w:r w:rsidR="00C64ECB">
        <w:rPr>
          <w:i/>
        </w:rPr>
        <w:t>handle</w:t>
      </w:r>
      <w:r w:rsidR="00C64ECB">
        <w:t xml:space="preserve"> must have completed before </w:t>
      </w:r>
      <w:proofErr w:type="spellStart"/>
      <w:r w:rsidR="00C64ECB">
        <w:rPr>
          <w:i/>
        </w:rPr>
        <w:t>pim_</w:t>
      </w:r>
      <w:proofErr w:type="gramStart"/>
      <w:r w:rsidR="00C64ECB">
        <w:rPr>
          <w:i/>
        </w:rPr>
        <w:t>map</w:t>
      </w:r>
      <w:proofErr w:type="spellEnd"/>
      <w:r w:rsidR="00C64ECB">
        <w:rPr>
          <w:i/>
        </w:rPr>
        <w:t>(</w:t>
      </w:r>
      <w:proofErr w:type="gramEnd"/>
      <w:r w:rsidR="00C64ECB">
        <w:rPr>
          <w:i/>
        </w:rPr>
        <w:t>)</w:t>
      </w:r>
      <w:r w:rsidR="00C64ECB">
        <w:t xml:space="preserve"> is called.</w:t>
      </w:r>
    </w:p>
    <w:p w:rsidR="00F26994" w:rsidRPr="00F26994" w:rsidRDefault="00F26994" w:rsidP="00F26994">
      <w:pPr>
        <w:ind w:left="720"/>
      </w:pPr>
    </w:p>
    <w:p w:rsidR="00F26994" w:rsidRDefault="00F26994" w:rsidP="00F26994">
      <w:pPr>
        <w:rPr>
          <w:i/>
        </w:rPr>
      </w:pPr>
      <w:proofErr w:type="gramStart"/>
      <w:r>
        <w:rPr>
          <w:i/>
        </w:rPr>
        <w:t>platform</w:t>
      </w:r>
      <w:proofErr w:type="gramEnd"/>
    </w:p>
    <w:p w:rsidR="00646709" w:rsidRDefault="00F26994" w:rsidP="00F26994">
      <w:pPr>
        <w:ind w:left="720"/>
      </w:pPr>
      <w:r>
        <w:t xml:space="preserve">Platform type that </w:t>
      </w:r>
      <w:r w:rsidRPr="00F26994">
        <w:rPr>
          <w:i/>
        </w:rPr>
        <w:t>handle</w:t>
      </w:r>
      <w:r>
        <w:t xml:space="preserve"> was originally allocated for. </w:t>
      </w:r>
      <w:r w:rsidR="00376140">
        <w:t>Supported platform types are described in</w:t>
      </w:r>
      <w:r w:rsidR="00171DAB">
        <w:t xml:space="preserve"> </w:t>
      </w:r>
      <w:r w:rsidR="00A141B1">
        <w:fldChar w:fldCharType="begin"/>
      </w:r>
      <w:r w:rsidR="00EF6B2E">
        <w:instrText xml:space="preserve"> REF _Ref357185507 \h </w:instrText>
      </w:r>
      <w:r w:rsidR="00A141B1">
        <w:fldChar w:fldCharType="separate"/>
      </w:r>
      <w:r w:rsidR="00C91EA6">
        <w:t xml:space="preserve">Table </w:t>
      </w:r>
      <w:r w:rsidR="00C91EA6">
        <w:rPr>
          <w:noProof/>
        </w:rPr>
        <w:t>11</w:t>
      </w:r>
      <w:r w:rsidR="00A141B1">
        <w:fldChar w:fldCharType="end"/>
      </w:r>
      <w:r w:rsidR="00376140">
        <w:t>.</w:t>
      </w:r>
    </w:p>
    <w:p w:rsidR="00F26994" w:rsidRDefault="00F26994" w:rsidP="00F57E02">
      <w:pPr>
        <w:pStyle w:val="UnnumberedHeading"/>
        <w:rPr>
          <w:rStyle w:val="IntenseEmphasis"/>
        </w:rPr>
      </w:pPr>
      <w:r w:rsidRPr="000414F3">
        <w:rPr>
          <w:rStyle w:val="IntenseEmphasis"/>
        </w:rPr>
        <w:t>Return Value</w:t>
      </w:r>
    </w:p>
    <w:p w:rsidR="00ED6566" w:rsidRDefault="00ED6566" w:rsidP="00ED6566">
      <w:r>
        <w:t>A</w:t>
      </w:r>
      <w:r w:rsidR="00F26994">
        <w:t xml:space="preserve"> native C pointer to the data pointed to by </w:t>
      </w:r>
      <w:r w:rsidR="00F26994" w:rsidRPr="00F26994">
        <w:rPr>
          <w:i/>
        </w:rPr>
        <w:t>handle</w:t>
      </w:r>
      <w:r w:rsidR="00F26994">
        <w:t xml:space="preserve">. </w:t>
      </w:r>
    </w:p>
    <w:p w:rsidR="00F26994" w:rsidRDefault="00F26994" w:rsidP="00ED6566">
      <w:r>
        <w:t xml:space="preserve">NULL and sets </w:t>
      </w:r>
      <w:proofErr w:type="spellStart"/>
      <w:r w:rsidRPr="00F26994">
        <w:rPr>
          <w:i/>
        </w:rPr>
        <w:t>errno</w:t>
      </w:r>
      <w:proofErr w:type="spellEnd"/>
      <w:r>
        <w:t xml:space="preserve"> </w:t>
      </w:r>
      <w:r w:rsidR="00ED6566">
        <w:t>as follows if errors are encountered:</w:t>
      </w:r>
    </w:p>
    <w:p w:rsidR="004B7204" w:rsidRDefault="00ED6566" w:rsidP="00ED6566">
      <w:pPr>
        <w:pStyle w:val="ListParagraph"/>
        <w:numPr>
          <w:ilvl w:val="0"/>
          <w:numId w:val="17"/>
        </w:numPr>
      </w:pPr>
      <w:r w:rsidRPr="00CF7B3C">
        <w:t>PIM_</w:t>
      </w:r>
      <w:r>
        <w:t>INVALID_PLATFORM</w:t>
      </w:r>
      <w:r w:rsidRPr="00CF7B3C">
        <w:t>_TYPE</w:t>
      </w:r>
      <w:r>
        <w:t xml:space="preserve"> if </w:t>
      </w:r>
      <w:r w:rsidRPr="00ED6566">
        <w:rPr>
          <w:i/>
        </w:rPr>
        <w:t>platform</w:t>
      </w:r>
      <w:r>
        <w:t xml:space="preserve"> does not specify a known platform type.</w:t>
      </w:r>
    </w:p>
    <w:p w:rsidR="00E215E9" w:rsidRDefault="00E215E9" w:rsidP="00ED6566">
      <w:pPr>
        <w:pStyle w:val="ListParagraph"/>
        <w:numPr>
          <w:ilvl w:val="0"/>
          <w:numId w:val="17"/>
        </w:numPr>
      </w:pPr>
      <w:r>
        <w:t xml:space="preserve">PIM_INVALID_HANDLE if </w:t>
      </w:r>
      <w:r>
        <w:rPr>
          <w:i/>
        </w:rPr>
        <w:t>handle</w:t>
      </w:r>
      <w:r>
        <w:t xml:space="preserve"> is not a known allocation for the platform specified by </w:t>
      </w:r>
      <w:r>
        <w:rPr>
          <w:i/>
        </w:rPr>
        <w:t>platform</w:t>
      </w:r>
      <w:r>
        <w:t>.</w:t>
      </w:r>
    </w:p>
    <w:p w:rsidR="00ED6566" w:rsidRDefault="00ED6566" w:rsidP="00ED6566">
      <w:pPr>
        <w:pStyle w:val="ListParagraph"/>
        <w:numPr>
          <w:ilvl w:val="0"/>
          <w:numId w:val="17"/>
        </w:numPr>
      </w:pPr>
      <w:r>
        <w:t>PIM_GENERAL_ERROR on all other errors.</w:t>
      </w:r>
    </w:p>
    <w:p w:rsidR="00E56BCF" w:rsidRDefault="00E56BCF" w:rsidP="00F57E02">
      <w:pPr>
        <w:pStyle w:val="UnnumberedHeading"/>
        <w:rPr>
          <w:rStyle w:val="IntenseEmphasis"/>
          <w:i w:val="0"/>
        </w:rPr>
      </w:pPr>
      <w:r w:rsidRPr="0063449D">
        <w:rPr>
          <w:rStyle w:val="IntenseEmphasis"/>
        </w:rPr>
        <w:t>Notes</w:t>
      </w:r>
      <w:r>
        <w:rPr>
          <w:rStyle w:val="IntenseEmphasis"/>
          <w:i w:val="0"/>
        </w:rPr>
        <w:t xml:space="preserve"> </w:t>
      </w:r>
    </w:p>
    <w:p w:rsidR="00DB1CE3" w:rsidRDefault="00E56BCF" w:rsidP="00E56BCF">
      <w:r>
        <w:t>This can only be called from CPU code on the host processor.</w:t>
      </w:r>
    </w:p>
    <w:p w:rsidR="00DB1CE3" w:rsidRDefault="00DB1CE3" w:rsidP="00E56BCF"/>
    <w:p w:rsidR="00E56BCF" w:rsidRDefault="00DB1CE3" w:rsidP="00E56BCF">
      <w:r>
        <w:t>This is a synchronous call – control returns to the calling thread only after the operation has completed. Depending on the level of PIM cache coherence support in the underlying hardware, this call may take an arbitrary amount of time to complete and may have performance side effects on the host as well as PIM devices (</w:t>
      </w:r>
      <w:r w:rsidR="003165D6">
        <w:t xml:space="preserve">e.g., </w:t>
      </w:r>
      <w:r>
        <w:t xml:space="preserve">may require cache flushes). Please refer to </w:t>
      </w:r>
      <w:r w:rsidR="00D228AC">
        <w:t>S</w:t>
      </w:r>
      <w:r>
        <w:t xml:space="preserve">ection </w:t>
      </w:r>
      <w:r w:rsidR="00A141B1">
        <w:fldChar w:fldCharType="begin"/>
      </w:r>
      <w:r>
        <w:instrText xml:space="preserve"> REF _Ref356337470 \r \h </w:instrText>
      </w:r>
      <w:r w:rsidR="00A141B1">
        <w:fldChar w:fldCharType="separate"/>
      </w:r>
      <w:r w:rsidR="00C91EA6">
        <w:t>3.2.9</w:t>
      </w:r>
      <w:r w:rsidR="00A141B1">
        <w:fldChar w:fldCharType="end"/>
      </w:r>
      <w:r>
        <w:t xml:space="preserve"> for a discussion on PIM cache coherence.</w:t>
      </w:r>
    </w:p>
    <w:p w:rsidR="00E56BCF" w:rsidRDefault="00E56BCF" w:rsidP="00E56BCF"/>
    <w:p w:rsidR="00C10900" w:rsidRDefault="00C10900" w:rsidP="00C10900">
      <w:r>
        <w:t xml:space="preserve">This call is has platform-specific semantics. Please refer to </w:t>
      </w:r>
      <w:r w:rsidR="00D228AC">
        <w:t>S</w:t>
      </w:r>
      <w:r>
        <w:t xml:space="preserve">ection </w:t>
      </w:r>
      <w:r w:rsidR="00A141B1">
        <w:fldChar w:fldCharType="begin"/>
      </w:r>
      <w:r>
        <w:instrText xml:space="preserve"> REF _Ref354749939 \r \h </w:instrText>
      </w:r>
      <w:r w:rsidR="00A141B1">
        <w:fldChar w:fldCharType="separate"/>
      </w:r>
      <w:r w:rsidR="00C91EA6">
        <w:t>4.4</w:t>
      </w:r>
      <w:r w:rsidR="00A141B1">
        <w:fldChar w:fldCharType="end"/>
      </w:r>
      <w:r>
        <w:t xml:space="preserve"> for more details.</w:t>
      </w:r>
    </w:p>
    <w:p w:rsidR="00F26994" w:rsidRDefault="00F26994" w:rsidP="00F26994">
      <w:pPr>
        <w:pStyle w:val="Heading3"/>
      </w:pPr>
      <w:bookmarkStart w:id="726" w:name="_Ref353807105"/>
      <w:bookmarkStart w:id="727" w:name="_Toc359310285"/>
      <w:proofErr w:type="spellStart"/>
      <w:r>
        <w:lastRenderedPageBreak/>
        <w:t>pim_unmap</w:t>
      </w:r>
      <w:bookmarkEnd w:id="726"/>
      <w:bookmarkEnd w:id="727"/>
      <w:proofErr w:type="spellEnd"/>
      <w:r w:rsidR="00D228AC">
        <w:t xml:space="preserve"> </w:t>
      </w:r>
    </w:p>
    <w:p w:rsidR="00F26994" w:rsidRPr="00F26994" w:rsidRDefault="00F26994" w:rsidP="00F26994">
      <w:r>
        <w:t xml:space="preserve">Signal end of main processor access to a region of memory </w:t>
      </w:r>
      <w:r w:rsidR="009F1D49">
        <w:t xml:space="preserve">whose handler </w:t>
      </w:r>
      <w:r>
        <w:t xml:space="preserve">that was previously </w:t>
      </w:r>
      <w:r w:rsidR="009F1D49">
        <w:t xml:space="preserve">translated by </w:t>
      </w:r>
      <w:proofErr w:type="spellStart"/>
      <w:r w:rsidRPr="00F26994">
        <w:rPr>
          <w:i/>
        </w:rPr>
        <w:t>pim_</w:t>
      </w:r>
      <w:proofErr w:type="gramStart"/>
      <w:r w:rsidRPr="00F26994">
        <w:rPr>
          <w:i/>
        </w:rPr>
        <w:t>map</w:t>
      </w:r>
      <w:proofErr w:type="spellEnd"/>
      <w:r w:rsidR="00E852D0">
        <w:rPr>
          <w:i/>
        </w:rPr>
        <w:t>(</w:t>
      </w:r>
      <w:proofErr w:type="gramEnd"/>
      <w:r w:rsidR="00C570C6" w:rsidRPr="00C570C6">
        <w:rPr>
          <w:i/>
        </w:rPr>
        <w:t>)</w:t>
      </w:r>
      <w:r>
        <w:t xml:space="preserve">. This call may also be used as a hint for cache coherence optimizations and, in some implementations, a </w:t>
      </w:r>
      <w:proofErr w:type="spellStart"/>
      <w:r w:rsidRPr="004B7204">
        <w:rPr>
          <w:i/>
        </w:rPr>
        <w:t>pim_</w:t>
      </w:r>
      <w:proofErr w:type="gramStart"/>
      <w:r>
        <w:rPr>
          <w:i/>
        </w:rPr>
        <w:t>un</w:t>
      </w:r>
      <w:r w:rsidRPr="004B7204">
        <w:rPr>
          <w:i/>
        </w:rPr>
        <w:t>map</w:t>
      </w:r>
      <w:proofErr w:type="spellEnd"/>
      <w:r w:rsidR="00E852D0">
        <w:rPr>
          <w:i/>
        </w:rPr>
        <w:t>(</w:t>
      </w:r>
      <w:proofErr w:type="gramEnd"/>
      <w:r w:rsidR="00E852D0">
        <w:rPr>
          <w:i/>
        </w:rPr>
        <w:t>)</w:t>
      </w:r>
      <w:r>
        <w:t xml:space="preserve"> call </w:t>
      </w:r>
      <w:r w:rsidR="00E852D0">
        <w:t>may be</w:t>
      </w:r>
      <w:r>
        <w:t xml:space="preserve"> required before</w:t>
      </w:r>
      <w:r w:rsidR="00536A67">
        <w:t xml:space="preserve"> </w:t>
      </w:r>
      <w:r>
        <w:t>memory</w:t>
      </w:r>
      <w:r w:rsidR="009F1D49">
        <w:t xml:space="preserve"> who handler was previously translated using </w:t>
      </w:r>
      <w:proofErr w:type="spellStart"/>
      <w:r w:rsidR="009F1D49" w:rsidRPr="00F26994">
        <w:rPr>
          <w:i/>
        </w:rPr>
        <w:t>pim_map</w:t>
      </w:r>
      <w:proofErr w:type="spellEnd"/>
      <w:r w:rsidR="009F1D49" w:rsidRPr="00C570C6">
        <w:rPr>
          <w:i/>
        </w:rPr>
        <w:t>()</w:t>
      </w:r>
      <w:r>
        <w:t xml:space="preserve"> can be </w:t>
      </w:r>
      <w:r w:rsidR="00536A67">
        <w:t xml:space="preserve">subsequently </w:t>
      </w:r>
      <w:r>
        <w:t>accessed on a PIM device.</w:t>
      </w:r>
    </w:p>
    <w:p w:rsidR="00F26994" w:rsidRDefault="00F26994" w:rsidP="00F911EB">
      <w:pPr>
        <w:ind w:left="720"/>
      </w:pPr>
    </w:p>
    <w:p w:rsidR="00A234FA" w:rsidRDefault="00A234FA" w:rsidP="00536A67">
      <w:pPr>
        <w:shd w:val="clear" w:color="auto" w:fill="A6A6A6" w:themeFill="background1" w:themeFillShade="A6"/>
        <w:tabs>
          <w:tab w:val="left" w:pos="2610"/>
          <w:tab w:val="left" w:pos="3960"/>
        </w:tabs>
        <w:ind w:firstLine="720"/>
        <w:rPr>
          <w:rFonts w:ascii="Courier New" w:hAnsi="Courier New" w:cs="Courier New"/>
          <w:sz w:val="22"/>
        </w:rPr>
      </w:pPr>
    </w:p>
    <w:p w:rsidR="00536A67" w:rsidRDefault="00536A67" w:rsidP="00536A67">
      <w:pPr>
        <w:shd w:val="clear" w:color="auto" w:fill="A6A6A6" w:themeFill="background1" w:themeFillShade="A6"/>
        <w:tabs>
          <w:tab w:val="left" w:pos="2610"/>
          <w:tab w:val="left" w:pos="3960"/>
        </w:tabs>
        <w:ind w:firstLine="720"/>
        <w:rPr>
          <w:rFonts w:ascii="Courier New" w:hAnsi="Courier New" w:cs="Courier New"/>
          <w:sz w:val="22"/>
        </w:rPr>
      </w:pPr>
      <w:proofErr w:type="spellStart"/>
      <w:proofErr w:type="gramStart"/>
      <w:r>
        <w:rPr>
          <w:rFonts w:ascii="Courier New" w:hAnsi="Courier New" w:cs="Courier New"/>
          <w:sz w:val="22"/>
        </w:rPr>
        <w:t>int</w:t>
      </w:r>
      <w:proofErr w:type="spellEnd"/>
      <w:proofErr w:type="gramEnd"/>
      <w:r>
        <w:rPr>
          <w:rFonts w:ascii="Courier New" w:hAnsi="Courier New" w:cs="Courier New"/>
          <w:sz w:val="22"/>
        </w:rPr>
        <w:t xml:space="preserve"> </w:t>
      </w:r>
      <w:proofErr w:type="spellStart"/>
      <w:r>
        <w:rPr>
          <w:rFonts w:ascii="Courier New" w:hAnsi="Courier New" w:cs="Courier New"/>
          <w:sz w:val="22"/>
        </w:rPr>
        <w:t>pim_unmap</w:t>
      </w:r>
      <w:proofErr w:type="spellEnd"/>
      <w:r w:rsidRPr="00F911EB">
        <w:rPr>
          <w:rFonts w:ascii="Courier New" w:hAnsi="Courier New" w:cs="Courier New"/>
          <w:sz w:val="22"/>
        </w:rPr>
        <w:t>(</w:t>
      </w:r>
      <w:r>
        <w:rPr>
          <w:rFonts w:ascii="Courier New" w:hAnsi="Courier New" w:cs="Courier New"/>
          <w:sz w:val="22"/>
        </w:rPr>
        <w:tab/>
      </w:r>
      <w:r w:rsidRPr="00536A67">
        <w:rPr>
          <w:rFonts w:ascii="Courier New" w:hAnsi="Courier New" w:cs="Courier New"/>
          <w:sz w:val="22"/>
        </w:rPr>
        <w:t>void *</w:t>
      </w:r>
      <w:proofErr w:type="spellStart"/>
      <w:r w:rsidRPr="00536A67">
        <w:rPr>
          <w:rFonts w:ascii="Courier New" w:hAnsi="Courier New" w:cs="Courier New"/>
          <w:sz w:val="22"/>
        </w:rPr>
        <w:t>ptr</w:t>
      </w:r>
      <w:proofErr w:type="spellEnd"/>
      <w:r w:rsidRPr="00F911EB">
        <w:rPr>
          <w:rFonts w:ascii="Courier New" w:hAnsi="Courier New" w:cs="Courier New"/>
          <w:sz w:val="22"/>
        </w:rPr>
        <w:t>);</w:t>
      </w:r>
    </w:p>
    <w:p w:rsidR="00A234FA" w:rsidRDefault="00A234FA" w:rsidP="00536A67">
      <w:pPr>
        <w:shd w:val="clear" w:color="auto" w:fill="A6A6A6" w:themeFill="background1" w:themeFillShade="A6"/>
        <w:tabs>
          <w:tab w:val="left" w:pos="2610"/>
          <w:tab w:val="left" w:pos="3960"/>
        </w:tabs>
        <w:ind w:firstLine="720"/>
        <w:rPr>
          <w:rFonts w:ascii="Courier New" w:hAnsi="Courier New" w:cs="Courier New"/>
          <w:sz w:val="22"/>
        </w:rPr>
      </w:pPr>
    </w:p>
    <w:p w:rsidR="00536A67" w:rsidRPr="00906F31" w:rsidRDefault="00536A67" w:rsidP="00A234FA">
      <w:pPr>
        <w:pStyle w:val="UnnumberedHeading"/>
        <w:rPr>
          <w:rStyle w:val="IntenseEmphasis"/>
        </w:rPr>
      </w:pPr>
      <w:r w:rsidRPr="00906F31">
        <w:rPr>
          <w:rStyle w:val="IntenseEmphasis"/>
        </w:rPr>
        <w:t>Parameters</w:t>
      </w:r>
    </w:p>
    <w:p w:rsidR="00536A67" w:rsidRDefault="00536A67" w:rsidP="00536A67">
      <w:pPr>
        <w:rPr>
          <w:i/>
        </w:rPr>
      </w:pPr>
      <w:proofErr w:type="spellStart"/>
      <w:proofErr w:type="gramStart"/>
      <w:r>
        <w:rPr>
          <w:i/>
        </w:rPr>
        <w:t>ptr</w:t>
      </w:r>
      <w:proofErr w:type="spellEnd"/>
      <w:proofErr w:type="gramEnd"/>
    </w:p>
    <w:p w:rsidR="00536A67" w:rsidRPr="00C64ECB" w:rsidRDefault="00536A67" w:rsidP="00BB501A">
      <w:pPr>
        <w:ind w:left="720"/>
      </w:pPr>
      <w:r>
        <w:t xml:space="preserve">Native C pointer returned by the corresponding </w:t>
      </w:r>
      <w:proofErr w:type="spellStart"/>
      <w:r w:rsidRPr="00536A67">
        <w:rPr>
          <w:i/>
        </w:rPr>
        <w:t>pim_</w:t>
      </w:r>
      <w:proofErr w:type="gramStart"/>
      <w:r w:rsidRPr="00536A67">
        <w:rPr>
          <w:i/>
        </w:rPr>
        <w:t>map</w:t>
      </w:r>
      <w:proofErr w:type="spellEnd"/>
      <w:r w:rsidR="00E852D0">
        <w:rPr>
          <w:i/>
        </w:rPr>
        <w:t>(</w:t>
      </w:r>
      <w:proofErr w:type="gramEnd"/>
      <w:r w:rsidR="00E852D0">
        <w:rPr>
          <w:i/>
        </w:rPr>
        <w:t>)</w:t>
      </w:r>
      <w:r>
        <w:t>.</w:t>
      </w:r>
      <w:r w:rsidR="00C64ECB">
        <w:t xml:space="preserve"> All outstanding operations that access the data pointed to by </w:t>
      </w:r>
      <w:proofErr w:type="spellStart"/>
      <w:r w:rsidR="00C64ECB">
        <w:rPr>
          <w:i/>
        </w:rPr>
        <w:t>ptr</w:t>
      </w:r>
      <w:proofErr w:type="spellEnd"/>
      <w:r w:rsidR="00C64ECB">
        <w:t xml:space="preserve"> must have completed before </w:t>
      </w:r>
      <w:proofErr w:type="spellStart"/>
      <w:r w:rsidR="00C64ECB">
        <w:rPr>
          <w:i/>
        </w:rPr>
        <w:t>pim_</w:t>
      </w:r>
      <w:proofErr w:type="gramStart"/>
      <w:r w:rsidR="00C64ECB">
        <w:rPr>
          <w:i/>
        </w:rPr>
        <w:t>unmap</w:t>
      </w:r>
      <w:proofErr w:type="spellEnd"/>
      <w:r w:rsidR="00C64ECB">
        <w:rPr>
          <w:i/>
        </w:rPr>
        <w:t>(</w:t>
      </w:r>
      <w:proofErr w:type="gramEnd"/>
      <w:r w:rsidR="00C64ECB">
        <w:rPr>
          <w:i/>
        </w:rPr>
        <w:t>)</w:t>
      </w:r>
      <w:r w:rsidR="00C64ECB">
        <w:t xml:space="preserve"> is called.</w:t>
      </w:r>
    </w:p>
    <w:p w:rsidR="00536A67" w:rsidRDefault="00536A67" w:rsidP="00A234FA">
      <w:pPr>
        <w:pStyle w:val="UnnumberedHeading"/>
        <w:rPr>
          <w:rStyle w:val="IntenseEmphasis"/>
        </w:rPr>
      </w:pPr>
      <w:r w:rsidRPr="000414F3">
        <w:rPr>
          <w:rStyle w:val="IntenseEmphasis"/>
        </w:rPr>
        <w:t>Return Value</w:t>
      </w:r>
    </w:p>
    <w:p w:rsidR="00ED6566" w:rsidRDefault="00536A67" w:rsidP="00ED6566">
      <w:proofErr w:type="gramStart"/>
      <w:r>
        <w:t>PIM_SUCCESS on success.</w:t>
      </w:r>
      <w:proofErr w:type="gramEnd"/>
    </w:p>
    <w:p w:rsidR="00E215E9" w:rsidRDefault="00E215E9" w:rsidP="00ED6566">
      <w:pPr>
        <w:rPr>
          <w:i/>
          <w:color w:val="FF0000"/>
        </w:rPr>
      </w:pPr>
      <w:r>
        <w:t xml:space="preserve">PIM_INVALID_HANDLE if </w:t>
      </w:r>
      <w:proofErr w:type="spellStart"/>
      <w:r>
        <w:rPr>
          <w:i/>
        </w:rPr>
        <w:t>ptr</w:t>
      </w:r>
      <w:proofErr w:type="spellEnd"/>
      <w:r>
        <w:t xml:space="preserve"> is not a pointer previously returned by </w:t>
      </w:r>
      <w:proofErr w:type="spellStart"/>
      <w:r>
        <w:rPr>
          <w:i/>
        </w:rPr>
        <w:t>pim_</w:t>
      </w:r>
      <w:proofErr w:type="gramStart"/>
      <w:r>
        <w:rPr>
          <w:i/>
        </w:rPr>
        <w:t>map</w:t>
      </w:r>
      <w:proofErr w:type="spellEnd"/>
      <w:r w:rsidR="00E852D0">
        <w:rPr>
          <w:i/>
        </w:rPr>
        <w:t>(</w:t>
      </w:r>
      <w:proofErr w:type="gramEnd"/>
      <w:r w:rsidR="00E852D0">
        <w:rPr>
          <w:i/>
        </w:rPr>
        <w:t>)</w:t>
      </w:r>
      <w:r w:rsidR="00F57C16">
        <w:t>.</w:t>
      </w:r>
    </w:p>
    <w:p w:rsidR="00E215E9" w:rsidRPr="00E215E9" w:rsidRDefault="00E215E9" w:rsidP="00ED6566">
      <w:proofErr w:type="gramStart"/>
      <w:r>
        <w:t>PIM_GENERAL_ERROR on all other errors.</w:t>
      </w:r>
      <w:proofErr w:type="gramEnd"/>
    </w:p>
    <w:p w:rsidR="00E56BCF" w:rsidRDefault="00E56BCF" w:rsidP="00A234FA">
      <w:pPr>
        <w:pStyle w:val="UnnumberedHeading"/>
        <w:rPr>
          <w:rStyle w:val="IntenseEmphasis"/>
          <w:i w:val="0"/>
        </w:rPr>
      </w:pPr>
      <w:r w:rsidRPr="0063449D">
        <w:rPr>
          <w:rStyle w:val="IntenseEmphasis"/>
        </w:rPr>
        <w:t>Notes</w:t>
      </w:r>
      <w:r>
        <w:rPr>
          <w:rStyle w:val="IntenseEmphasis"/>
          <w:i w:val="0"/>
        </w:rPr>
        <w:t xml:space="preserve"> </w:t>
      </w:r>
    </w:p>
    <w:p w:rsidR="00E56BCF" w:rsidRDefault="00E56BCF" w:rsidP="00E56BCF">
      <w:r>
        <w:t>This can only be called from CPU code on the host processor.</w:t>
      </w:r>
    </w:p>
    <w:p w:rsidR="00E56BCF" w:rsidRDefault="00E56BCF" w:rsidP="00ED6566"/>
    <w:p w:rsidR="00DB1CE3" w:rsidRDefault="00DB1CE3" w:rsidP="00ED6566">
      <w:r>
        <w:t>This is a synchronous call – control returns to the calling thread only after the operation has completed. Depending on the level of PIM cache coherence support in the underlying hardware, this call may take an arbitrary amount of time to complete and may have performance side effects on the host as well as PIM devices (</w:t>
      </w:r>
      <w:r w:rsidR="003165D6">
        <w:t xml:space="preserve">e.g., </w:t>
      </w:r>
      <w:r>
        <w:t xml:space="preserve">may require cache flushes). Please refer to </w:t>
      </w:r>
      <w:r w:rsidR="009F1D49">
        <w:t>S</w:t>
      </w:r>
      <w:r>
        <w:t xml:space="preserve">ection </w:t>
      </w:r>
      <w:r w:rsidR="00A141B1">
        <w:fldChar w:fldCharType="begin"/>
      </w:r>
      <w:r>
        <w:instrText xml:space="preserve"> REF _Ref356337470 \r \h </w:instrText>
      </w:r>
      <w:r w:rsidR="00A141B1">
        <w:fldChar w:fldCharType="separate"/>
      </w:r>
      <w:r w:rsidR="00C91EA6">
        <w:t>3.2.9</w:t>
      </w:r>
      <w:r w:rsidR="00A141B1">
        <w:fldChar w:fldCharType="end"/>
      </w:r>
      <w:r>
        <w:t xml:space="preserve"> for a discussion on PIM cache coherence.</w:t>
      </w:r>
    </w:p>
    <w:p w:rsidR="00DB1CE3" w:rsidRDefault="00DB1CE3" w:rsidP="00ED6566"/>
    <w:p w:rsidR="0033667B" w:rsidRDefault="00C10900" w:rsidP="00ED6566">
      <w:r>
        <w:t>This call’s semantics are independent of the underlying platform (</w:t>
      </w:r>
      <w:r w:rsidR="003165D6">
        <w:t xml:space="preserve">e.g., </w:t>
      </w:r>
      <w:r>
        <w:t xml:space="preserve">POSIX threads, </w:t>
      </w:r>
      <w:proofErr w:type="spellStart"/>
      <w:r>
        <w:t>OpenCL</w:t>
      </w:r>
      <w:proofErr w:type="spellEnd"/>
      <w:r>
        <w:t>) the API is layered on.</w:t>
      </w:r>
    </w:p>
    <w:p w:rsidR="00536A67" w:rsidRPr="00F911EB" w:rsidRDefault="00536A67" w:rsidP="00536A67">
      <w:pPr>
        <w:pStyle w:val="Heading3"/>
      </w:pPr>
      <w:bookmarkStart w:id="728" w:name="_Toc359310286"/>
      <w:proofErr w:type="spellStart"/>
      <w:r>
        <w:t>pim_spawn</w:t>
      </w:r>
      <w:bookmarkEnd w:id="728"/>
      <w:proofErr w:type="spellEnd"/>
    </w:p>
    <w:p w:rsidR="00536A67" w:rsidRDefault="005D1C62" w:rsidP="00E923F2">
      <w:r>
        <w:t>D</w:t>
      </w:r>
      <w:r w:rsidR="00536A67">
        <w:t xml:space="preserve">ispatch </w:t>
      </w:r>
      <w:r>
        <w:t xml:space="preserve">the execution of an arbitrary piece of (user) code </w:t>
      </w:r>
      <w:r w:rsidR="00536A67">
        <w:t>to a specified PIM device.</w:t>
      </w:r>
    </w:p>
    <w:p w:rsidR="00536A67" w:rsidRDefault="00536A67" w:rsidP="00E923F2"/>
    <w:p w:rsidR="00A234FA" w:rsidRDefault="00A234FA" w:rsidP="00536A67">
      <w:pPr>
        <w:shd w:val="clear" w:color="auto" w:fill="A6A6A6" w:themeFill="background1" w:themeFillShade="A6"/>
        <w:tabs>
          <w:tab w:val="left" w:pos="2880"/>
        </w:tabs>
        <w:ind w:firstLine="720"/>
        <w:rPr>
          <w:rFonts w:ascii="Courier New" w:hAnsi="Courier New" w:cs="Courier New"/>
          <w:sz w:val="22"/>
        </w:rPr>
      </w:pPr>
    </w:p>
    <w:p w:rsidR="00536A67" w:rsidRPr="00536A67" w:rsidRDefault="00536A67" w:rsidP="00536A67">
      <w:pPr>
        <w:shd w:val="clear" w:color="auto" w:fill="A6A6A6" w:themeFill="background1" w:themeFillShade="A6"/>
        <w:tabs>
          <w:tab w:val="left" w:pos="2880"/>
        </w:tabs>
        <w:ind w:firstLine="720"/>
        <w:rPr>
          <w:rFonts w:ascii="Courier New" w:hAnsi="Courier New" w:cs="Courier New"/>
          <w:sz w:val="22"/>
        </w:rPr>
      </w:pPr>
      <w:proofErr w:type="gramStart"/>
      <w:r w:rsidRPr="00536A67">
        <w:rPr>
          <w:rFonts w:ascii="Courier New" w:hAnsi="Courier New" w:cs="Courier New"/>
          <w:sz w:val="22"/>
        </w:rPr>
        <w:t>void</w:t>
      </w:r>
      <w:proofErr w:type="gramEnd"/>
      <w:r w:rsidRPr="00536A67">
        <w:rPr>
          <w:rFonts w:ascii="Courier New" w:hAnsi="Courier New" w:cs="Courier New"/>
          <w:sz w:val="22"/>
        </w:rPr>
        <w:t>*</w:t>
      </w:r>
      <w:r>
        <w:rPr>
          <w:rFonts w:ascii="Courier New" w:hAnsi="Courier New" w:cs="Courier New"/>
          <w:sz w:val="22"/>
        </w:rPr>
        <w:t xml:space="preserve"> </w:t>
      </w:r>
      <w:proofErr w:type="spellStart"/>
      <w:r w:rsidRPr="00536A67">
        <w:rPr>
          <w:rFonts w:ascii="Courier New" w:hAnsi="Courier New" w:cs="Courier New"/>
          <w:sz w:val="22"/>
        </w:rPr>
        <w:t>pim_spawn</w:t>
      </w:r>
      <w:proofErr w:type="spellEnd"/>
      <w:r w:rsidRPr="00536A67">
        <w:rPr>
          <w:rFonts w:ascii="Courier New" w:hAnsi="Courier New" w:cs="Courier New"/>
          <w:sz w:val="22"/>
        </w:rPr>
        <w:t>(</w:t>
      </w:r>
      <w:r>
        <w:rPr>
          <w:rFonts w:ascii="Courier New" w:hAnsi="Courier New" w:cs="Courier New"/>
          <w:sz w:val="22"/>
        </w:rPr>
        <w:tab/>
      </w:r>
      <w:proofErr w:type="spellStart"/>
      <w:r w:rsidRPr="00536A67">
        <w:rPr>
          <w:rFonts w:ascii="Courier New" w:hAnsi="Courier New" w:cs="Courier New"/>
          <w:sz w:val="22"/>
        </w:rPr>
        <w:t>pim_f</w:t>
      </w:r>
      <w:proofErr w:type="spellEnd"/>
      <w:r w:rsidRPr="00536A67">
        <w:rPr>
          <w:rFonts w:ascii="Courier New" w:hAnsi="Courier New" w:cs="Courier New"/>
          <w:sz w:val="22"/>
        </w:rPr>
        <w:t xml:space="preserve"> </w:t>
      </w:r>
      <w:proofErr w:type="spellStart"/>
      <w:r w:rsidRPr="00536A67">
        <w:rPr>
          <w:rFonts w:ascii="Courier New" w:hAnsi="Courier New" w:cs="Courier New"/>
          <w:sz w:val="22"/>
        </w:rPr>
        <w:t>to_launch</w:t>
      </w:r>
      <w:proofErr w:type="spellEnd"/>
      <w:r w:rsidRPr="00536A67">
        <w:rPr>
          <w:rFonts w:ascii="Courier New" w:hAnsi="Courier New" w:cs="Courier New"/>
          <w:sz w:val="22"/>
        </w:rPr>
        <w:t>,</w:t>
      </w:r>
    </w:p>
    <w:p w:rsidR="00536A67" w:rsidRPr="00536A67" w:rsidRDefault="00536A67" w:rsidP="00536A67">
      <w:pPr>
        <w:shd w:val="clear" w:color="auto" w:fill="A6A6A6" w:themeFill="background1" w:themeFillShade="A6"/>
        <w:tabs>
          <w:tab w:val="left" w:pos="2880"/>
        </w:tabs>
        <w:ind w:firstLine="720"/>
        <w:rPr>
          <w:rFonts w:ascii="Courier New" w:hAnsi="Courier New" w:cs="Courier New"/>
          <w:sz w:val="22"/>
        </w:rPr>
      </w:pPr>
      <w:r>
        <w:rPr>
          <w:rFonts w:ascii="Courier New" w:hAnsi="Courier New" w:cs="Courier New"/>
          <w:sz w:val="22"/>
        </w:rPr>
        <w:tab/>
      </w:r>
      <w:proofErr w:type="gramStart"/>
      <w:r w:rsidRPr="00536A67">
        <w:rPr>
          <w:rFonts w:ascii="Courier New" w:hAnsi="Courier New" w:cs="Courier New"/>
          <w:sz w:val="22"/>
        </w:rPr>
        <w:t>void</w:t>
      </w:r>
      <w:proofErr w:type="gramEnd"/>
      <w:r w:rsidRPr="00536A67">
        <w:rPr>
          <w:rFonts w:ascii="Courier New" w:hAnsi="Courier New" w:cs="Courier New"/>
          <w:sz w:val="22"/>
        </w:rPr>
        <w:t xml:space="preserve"> **</w:t>
      </w:r>
      <w:proofErr w:type="spellStart"/>
      <w:r w:rsidRPr="00536A67">
        <w:rPr>
          <w:rFonts w:ascii="Courier New" w:hAnsi="Courier New" w:cs="Courier New"/>
          <w:sz w:val="22"/>
        </w:rPr>
        <w:t>args</w:t>
      </w:r>
      <w:proofErr w:type="spellEnd"/>
      <w:r w:rsidRPr="00536A67">
        <w:rPr>
          <w:rFonts w:ascii="Courier New" w:hAnsi="Courier New" w:cs="Courier New"/>
          <w:sz w:val="22"/>
        </w:rPr>
        <w:t>,</w:t>
      </w:r>
    </w:p>
    <w:p w:rsidR="00536A67" w:rsidRPr="00536A67" w:rsidRDefault="00536A67" w:rsidP="00536A67">
      <w:pPr>
        <w:shd w:val="clear" w:color="auto" w:fill="A6A6A6" w:themeFill="background1" w:themeFillShade="A6"/>
        <w:tabs>
          <w:tab w:val="left" w:pos="2880"/>
        </w:tabs>
        <w:ind w:firstLine="720"/>
        <w:rPr>
          <w:rFonts w:ascii="Courier New" w:hAnsi="Courier New" w:cs="Courier New"/>
          <w:sz w:val="22"/>
        </w:rPr>
      </w:pPr>
      <w:r>
        <w:rPr>
          <w:rFonts w:ascii="Courier New" w:hAnsi="Courier New" w:cs="Courier New"/>
          <w:sz w:val="22"/>
        </w:rPr>
        <w:tab/>
      </w:r>
      <w:proofErr w:type="spellStart"/>
      <w:r w:rsidRPr="00536A67">
        <w:rPr>
          <w:rFonts w:ascii="Courier New" w:hAnsi="Courier New" w:cs="Courier New"/>
          <w:sz w:val="22"/>
        </w:rPr>
        <w:t>size_t</w:t>
      </w:r>
      <w:proofErr w:type="spellEnd"/>
      <w:r w:rsidRPr="00536A67">
        <w:rPr>
          <w:rFonts w:ascii="Courier New" w:hAnsi="Courier New" w:cs="Courier New"/>
          <w:sz w:val="22"/>
        </w:rPr>
        <w:t xml:space="preserve"> *</w:t>
      </w:r>
      <w:proofErr w:type="spellStart"/>
      <w:r w:rsidRPr="00536A67">
        <w:rPr>
          <w:rFonts w:ascii="Courier New" w:hAnsi="Courier New" w:cs="Courier New"/>
          <w:sz w:val="22"/>
        </w:rPr>
        <w:t>arg_sizes</w:t>
      </w:r>
      <w:proofErr w:type="spellEnd"/>
      <w:r w:rsidRPr="00536A67">
        <w:rPr>
          <w:rFonts w:ascii="Courier New" w:hAnsi="Courier New" w:cs="Courier New"/>
          <w:sz w:val="22"/>
        </w:rPr>
        <w:t>,</w:t>
      </w:r>
    </w:p>
    <w:p w:rsidR="00536A67" w:rsidRPr="00536A67" w:rsidRDefault="00536A67" w:rsidP="00536A67">
      <w:pPr>
        <w:shd w:val="clear" w:color="auto" w:fill="A6A6A6" w:themeFill="background1" w:themeFillShade="A6"/>
        <w:tabs>
          <w:tab w:val="left" w:pos="2880"/>
        </w:tabs>
        <w:ind w:firstLine="720"/>
        <w:rPr>
          <w:rFonts w:ascii="Courier New" w:hAnsi="Courier New" w:cs="Courier New"/>
          <w:sz w:val="22"/>
        </w:rPr>
      </w:pPr>
      <w:r>
        <w:rPr>
          <w:rFonts w:ascii="Courier New" w:hAnsi="Courier New" w:cs="Courier New"/>
          <w:sz w:val="22"/>
        </w:rPr>
        <w:tab/>
      </w:r>
      <w:proofErr w:type="spellStart"/>
      <w:proofErr w:type="gramStart"/>
      <w:r w:rsidRPr="00536A67">
        <w:rPr>
          <w:rFonts w:ascii="Courier New" w:hAnsi="Courier New" w:cs="Courier New"/>
          <w:sz w:val="22"/>
        </w:rPr>
        <w:t>size_t</w:t>
      </w:r>
      <w:proofErr w:type="spellEnd"/>
      <w:proofErr w:type="gramEnd"/>
      <w:r w:rsidRPr="00536A67">
        <w:rPr>
          <w:rFonts w:ascii="Courier New" w:hAnsi="Courier New" w:cs="Courier New"/>
          <w:sz w:val="22"/>
        </w:rPr>
        <w:t xml:space="preserve"> </w:t>
      </w:r>
      <w:proofErr w:type="spellStart"/>
      <w:r w:rsidRPr="00536A67">
        <w:rPr>
          <w:rFonts w:ascii="Courier New" w:hAnsi="Courier New" w:cs="Courier New"/>
          <w:sz w:val="22"/>
        </w:rPr>
        <w:t>nargs</w:t>
      </w:r>
      <w:proofErr w:type="spellEnd"/>
      <w:r w:rsidRPr="00536A67">
        <w:rPr>
          <w:rFonts w:ascii="Courier New" w:hAnsi="Courier New" w:cs="Courier New"/>
          <w:sz w:val="22"/>
        </w:rPr>
        <w:t>,</w:t>
      </w:r>
    </w:p>
    <w:p w:rsidR="00536A67" w:rsidRPr="00536A67" w:rsidRDefault="00536A67" w:rsidP="00536A67">
      <w:pPr>
        <w:shd w:val="clear" w:color="auto" w:fill="A6A6A6" w:themeFill="background1" w:themeFillShade="A6"/>
        <w:tabs>
          <w:tab w:val="left" w:pos="2880"/>
        </w:tabs>
        <w:ind w:firstLine="720"/>
        <w:rPr>
          <w:rFonts w:ascii="Courier New" w:hAnsi="Courier New" w:cs="Courier New"/>
          <w:sz w:val="22"/>
        </w:rPr>
      </w:pPr>
      <w:r>
        <w:rPr>
          <w:rFonts w:ascii="Courier New" w:hAnsi="Courier New" w:cs="Courier New"/>
          <w:sz w:val="22"/>
        </w:rPr>
        <w:tab/>
      </w:r>
      <w:proofErr w:type="spellStart"/>
      <w:proofErr w:type="gramStart"/>
      <w:r w:rsidRPr="00536A67">
        <w:rPr>
          <w:rFonts w:ascii="Courier New" w:hAnsi="Courier New" w:cs="Courier New"/>
          <w:sz w:val="22"/>
        </w:rPr>
        <w:t>pim_device_id</w:t>
      </w:r>
      <w:proofErr w:type="spellEnd"/>
      <w:proofErr w:type="gramEnd"/>
      <w:r w:rsidRPr="00536A67">
        <w:rPr>
          <w:rFonts w:ascii="Courier New" w:hAnsi="Courier New" w:cs="Courier New"/>
          <w:sz w:val="22"/>
        </w:rPr>
        <w:t xml:space="preserve"> device,</w:t>
      </w:r>
    </w:p>
    <w:p w:rsidR="00536A67" w:rsidRDefault="00536A67" w:rsidP="00536A67">
      <w:pPr>
        <w:shd w:val="clear" w:color="auto" w:fill="A6A6A6" w:themeFill="background1" w:themeFillShade="A6"/>
        <w:tabs>
          <w:tab w:val="left" w:pos="2880"/>
        </w:tabs>
        <w:ind w:firstLine="720"/>
        <w:rPr>
          <w:rFonts w:ascii="Courier New" w:hAnsi="Courier New" w:cs="Courier New"/>
          <w:sz w:val="22"/>
        </w:rPr>
      </w:pPr>
      <w:r>
        <w:rPr>
          <w:rFonts w:ascii="Courier New" w:hAnsi="Courier New" w:cs="Courier New"/>
          <w:sz w:val="22"/>
        </w:rPr>
        <w:tab/>
      </w:r>
      <w:proofErr w:type="spellStart"/>
      <w:r w:rsidRPr="00536A67">
        <w:rPr>
          <w:rFonts w:ascii="Courier New" w:hAnsi="Courier New" w:cs="Courier New"/>
          <w:sz w:val="22"/>
        </w:rPr>
        <w:t>pim_platform_type</w:t>
      </w:r>
      <w:proofErr w:type="spellEnd"/>
      <w:r w:rsidRPr="00536A67">
        <w:rPr>
          <w:rFonts w:ascii="Courier New" w:hAnsi="Courier New" w:cs="Courier New"/>
          <w:sz w:val="22"/>
        </w:rPr>
        <w:t xml:space="preserve"> </w:t>
      </w:r>
      <w:proofErr w:type="spellStart"/>
      <w:r w:rsidRPr="00536A67">
        <w:rPr>
          <w:rFonts w:ascii="Courier New" w:hAnsi="Courier New" w:cs="Courier New"/>
          <w:sz w:val="22"/>
        </w:rPr>
        <w:t>platform_type</w:t>
      </w:r>
      <w:proofErr w:type="spellEnd"/>
      <w:r w:rsidRPr="00536A67">
        <w:rPr>
          <w:rFonts w:ascii="Courier New" w:hAnsi="Courier New" w:cs="Courier New"/>
          <w:sz w:val="22"/>
        </w:rPr>
        <w:t>);</w:t>
      </w:r>
    </w:p>
    <w:p w:rsidR="00A234FA" w:rsidRDefault="00A234FA" w:rsidP="00536A67">
      <w:pPr>
        <w:shd w:val="clear" w:color="auto" w:fill="A6A6A6" w:themeFill="background1" w:themeFillShade="A6"/>
        <w:tabs>
          <w:tab w:val="left" w:pos="2880"/>
        </w:tabs>
        <w:ind w:firstLine="720"/>
        <w:rPr>
          <w:rFonts w:ascii="Courier New" w:hAnsi="Courier New" w:cs="Courier New"/>
          <w:sz w:val="22"/>
        </w:rPr>
      </w:pPr>
    </w:p>
    <w:p w:rsidR="00536A67" w:rsidRPr="00906F31" w:rsidRDefault="00536A67" w:rsidP="00A234FA">
      <w:pPr>
        <w:pStyle w:val="UnnumberedHeading"/>
        <w:rPr>
          <w:rStyle w:val="IntenseEmphasis"/>
        </w:rPr>
      </w:pPr>
      <w:r w:rsidRPr="00906F31">
        <w:rPr>
          <w:rStyle w:val="IntenseEmphasis"/>
        </w:rPr>
        <w:lastRenderedPageBreak/>
        <w:t>Parameters</w:t>
      </w:r>
    </w:p>
    <w:p w:rsidR="00536A67" w:rsidRDefault="00536A67" w:rsidP="00536A67">
      <w:pPr>
        <w:rPr>
          <w:i/>
        </w:rPr>
      </w:pPr>
      <w:proofErr w:type="spellStart"/>
      <w:r>
        <w:rPr>
          <w:i/>
        </w:rPr>
        <w:t>to_launch</w:t>
      </w:r>
      <w:proofErr w:type="spellEnd"/>
    </w:p>
    <w:p w:rsidR="00536A67" w:rsidRPr="00757837" w:rsidRDefault="00757837" w:rsidP="00536A67">
      <w:pPr>
        <w:ind w:left="720"/>
      </w:pPr>
      <w:proofErr w:type="gramStart"/>
      <w:r w:rsidRPr="00757837">
        <w:t>Identifies routine to start executing on a PIM device.</w:t>
      </w:r>
      <w:proofErr w:type="gramEnd"/>
      <w:r w:rsidRPr="00757837">
        <w:t xml:space="preserve"> </w:t>
      </w:r>
      <w:r w:rsidR="00CA1A0B">
        <w:t xml:space="preserve">The semantics of this argument </w:t>
      </w:r>
      <w:r w:rsidRPr="00757837">
        <w:t xml:space="preserve">depends on </w:t>
      </w:r>
      <w:proofErr w:type="spellStart"/>
      <w:r w:rsidRPr="00757837">
        <w:rPr>
          <w:i/>
        </w:rPr>
        <w:t>platform_type</w:t>
      </w:r>
      <w:proofErr w:type="spellEnd"/>
      <w:r w:rsidRPr="00757837">
        <w:t xml:space="preserve"> (</w:t>
      </w:r>
      <w:r w:rsidR="003165D6">
        <w:t xml:space="preserve">e.g., </w:t>
      </w:r>
      <w:r w:rsidR="00536A67" w:rsidRPr="00757837">
        <w:t>a function pointer</w:t>
      </w:r>
      <w:r w:rsidRPr="00757837">
        <w:t xml:space="preserve"> in </w:t>
      </w:r>
      <w:r w:rsidR="00353A36">
        <w:t>POSIX threads</w:t>
      </w:r>
      <w:r w:rsidRPr="00757837">
        <w:t>;</w:t>
      </w:r>
      <w:r w:rsidR="00536A67" w:rsidRPr="00757837">
        <w:t xml:space="preserve"> </w:t>
      </w:r>
      <w:r w:rsidRPr="00757837">
        <w:t xml:space="preserve">a pointer to </w:t>
      </w:r>
      <w:r w:rsidR="00536A67" w:rsidRPr="00757837">
        <w:t>a string that is the kernel name</w:t>
      </w:r>
      <w:r w:rsidR="00CA1A0B">
        <w:t xml:space="preserve"> </w:t>
      </w:r>
      <w:r w:rsidRPr="00757837">
        <w:t xml:space="preserve">in </w:t>
      </w:r>
      <w:proofErr w:type="spellStart"/>
      <w:r w:rsidRPr="00757837">
        <w:t>OpenCL</w:t>
      </w:r>
      <w:proofErr w:type="spellEnd"/>
      <w:r w:rsidRPr="00757837">
        <w:t>)</w:t>
      </w:r>
      <w:r w:rsidR="00536A67" w:rsidRPr="00757837">
        <w:t>.</w:t>
      </w:r>
      <w:r w:rsidR="00630FF5">
        <w:t xml:space="preserve"> Please refer </w:t>
      </w:r>
      <w:r w:rsidR="00E852D0">
        <w:t xml:space="preserve">to </w:t>
      </w:r>
      <w:r w:rsidR="009F1D49">
        <w:t>S</w:t>
      </w:r>
      <w:r w:rsidR="00CA1A0B">
        <w:t xml:space="preserve">ection </w:t>
      </w:r>
      <w:r w:rsidR="00A141B1">
        <w:fldChar w:fldCharType="begin"/>
      </w:r>
      <w:r w:rsidR="00CA1A0B">
        <w:instrText xml:space="preserve"> REF _Ref354749939 \r \h </w:instrText>
      </w:r>
      <w:r w:rsidR="00A141B1">
        <w:fldChar w:fldCharType="separate"/>
      </w:r>
      <w:r w:rsidR="00C91EA6">
        <w:t>4.4</w:t>
      </w:r>
      <w:r w:rsidR="00A141B1">
        <w:fldChar w:fldCharType="end"/>
      </w:r>
      <w:r w:rsidR="00CA1A0B">
        <w:t xml:space="preserve"> </w:t>
      </w:r>
      <w:r w:rsidR="00630FF5">
        <w:t>for more information.</w:t>
      </w:r>
    </w:p>
    <w:p w:rsidR="00536A67" w:rsidRDefault="00536A67" w:rsidP="00536A67">
      <w:pPr>
        <w:rPr>
          <w:i/>
        </w:rPr>
      </w:pPr>
    </w:p>
    <w:p w:rsidR="00536A67" w:rsidRDefault="00757837" w:rsidP="00536A67">
      <w:pPr>
        <w:rPr>
          <w:i/>
        </w:rPr>
      </w:pPr>
      <w:proofErr w:type="spellStart"/>
      <w:proofErr w:type="gramStart"/>
      <w:r>
        <w:rPr>
          <w:i/>
        </w:rPr>
        <w:t>a</w:t>
      </w:r>
      <w:r w:rsidR="00536A67">
        <w:rPr>
          <w:i/>
        </w:rPr>
        <w:t>rgs</w:t>
      </w:r>
      <w:proofErr w:type="spellEnd"/>
      <w:proofErr w:type="gramEnd"/>
    </w:p>
    <w:p w:rsidR="00630FF5" w:rsidRDefault="00CA1A0B" w:rsidP="00757837">
      <w:pPr>
        <w:ind w:left="720"/>
      </w:pPr>
      <w:proofErr w:type="gramStart"/>
      <w:r>
        <w:t>A</w:t>
      </w:r>
      <w:r w:rsidR="00757837">
        <w:t xml:space="preserve">n array of pointers to arguments </w:t>
      </w:r>
      <w:r>
        <w:t xml:space="preserve">relevant to spawning the new task, including arguments </w:t>
      </w:r>
      <w:r w:rsidR="00757837">
        <w:t xml:space="preserve">to the routine identified by </w:t>
      </w:r>
      <w:proofErr w:type="spellStart"/>
      <w:r w:rsidR="00757837" w:rsidRPr="00757837">
        <w:rPr>
          <w:i/>
        </w:rPr>
        <w:t>to_launch</w:t>
      </w:r>
      <w:proofErr w:type="spellEnd"/>
      <w:r w:rsidR="00757837">
        <w:t>.</w:t>
      </w:r>
      <w:proofErr w:type="gramEnd"/>
      <w:r w:rsidR="00757837">
        <w:t xml:space="preserve"> The exact </w:t>
      </w:r>
      <w:r w:rsidR="00630FF5">
        <w:t xml:space="preserve">contents and </w:t>
      </w:r>
      <w:r w:rsidR="00757837">
        <w:t xml:space="preserve">format of this list of arguments depends on </w:t>
      </w:r>
      <w:proofErr w:type="spellStart"/>
      <w:r w:rsidR="00757837" w:rsidRPr="00630FF5">
        <w:rPr>
          <w:i/>
        </w:rPr>
        <w:t>platform_type</w:t>
      </w:r>
      <w:proofErr w:type="spellEnd"/>
      <w:r w:rsidR="00757837">
        <w:t xml:space="preserve">. </w:t>
      </w:r>
      <w:r w:rsidR="00630FF5">
        <w:t xml:space="preserve">Please refer to </w:t>
      </w:r>
      <w:r w:rsidR="009F1D49">
        <w:t>S</w:t>
      </w:r>
      <w:r>
        <w:t xml:space="preserve">ection </w:t>
      </w:r>
      <w:r w:rsidR="00A141B1">
        <w:fldChar w:fldCharType="begin"/>
      </w:r>
      <w:r>
        <w:instrText xml:space="preserve"> REF _Ref354749939 \r \h </w:instrText>
      </w:r>
      <w:r w:rsidR="00A141B1">
        <w:fldChar w:fldCharType="separate"/>
      </w:r>
      <w:r w:rsidR="00C91EA6">
        <w:t>4.4</w:t>
      </w:r>
      <w:r w:rsidR="00A141B1">
        <w:fldChar w:fldCharType="end"/>
      </w:r>
      <w:r>
        <w:t xml:space="preserve"> </w:t>
      </w:r>
      <w:r w:rsidR="00630FF5">
        <w:t>for more information.</w:t>
      </w:r>
    </w:p>
    <w:p w:rsidR="00757837" w:rsidRPr="00757837" w:rsidRDefault="00757837" w:rsidP="00757837">
      <w:pPr>
        <w:ind w:left="720"/>
      </w:pPr>
    </w:p>
    <w:p w:rsidR="00536A67" w:rsidRDefault="00536A67" w:rsidP="00536A67">
      <w:pPr>
        <w:rPr>
          <w:i/>
        </w:rPr>
      </w:pPr>
      <w:proofErr w:type="spellStart"/>
      <w:r>
        <w:rPr>
          <w:i/>
        </w:rPr>
        <w:t>arg_sizes</w:t>
      </w:r>
      <w:proofErr w:type="spellEnd"/>
    </w:p>
    <w:p w:rsidR="00630FF5" w:rsidRPr="00630FF5" w:rsidRDefault="00630FF5" w:rsidP="00630FF5">
      <w:pPr>
        <w:ind w:left="720"/>
      </w:pPr>
      <w:r>
        <w:t xml:space="preserve">An array describing the length of each of the arguments pointed to in </w:t>
      </w:r>
      <w:proofErr w:type="spellStart"/>
      <w:r w:rsidRPr="00630FF5">
        <w:rPr>
          <w:i/>
        </w:rPr>
        <w:t>args</w:t>
      </w:r>
      <w:proofErr w:type="spellEnd"/>
      <w:r>
        <w:t>.</w:t>
      </w:r>
    </w:p>
    <w:p w:rsidR="00630FF5" w:rsidRPr="00630FF5" w:rsidRDefault="00630FF5" w:rsidP="00630FF5">
      <w:pPr>
        <w:ind w:left="720"/>
      </w:pPr>
    </w:p>
    <w:p w:rsidR="00536A67" w:rsidRDefault="00536A67" w:rsidP="00536A67">
      <w:pPr>
        <w:rPr>
          <w:i/>
        </w:rPr>
      </w:pPr>
      <w:proofErr w:type="spellStart"/>
      <w:proofErr w:type="gramStart"/>
      <w:r>
        <w:rPr>
          <w:i/>
        </w:rPr>
        <w:t>nargs</w:t>
      </w:r>
      <w:proofErr w:type="spellEnd"/>
      <w:proofErr w:type="gramEnd"/>
    </w:p>
    <w:p w:rsidR="00630FF5" w:rsidRDefault="009F1D49" w:rsidP="00630FF5">
      <w:pPr>
        <w:ind w:left="720"/>
      </w:pPr>
      <w:r>
        <w:t>The n</w:t>
      </w:r>
      <w:r w:rsidR="00630FF5" w:rsidRPr="00630FF5">
        <w:t>umber of arguments</w:t>
      </w:r>
      <w:r w:rsidR="00630FF5">
        <w:t xml:space="preserve"> </w:t>
      </w:r>
      <w:r w:rsidR="00BE2FA6">
        <w:t xml:space="preserve">pointed to </w:t>
      </w:r>
      <w:r w:rsidR="00630FF5">
        <w:t xml:space="preserve">by </w:t>
      </w:r>
      <w:proofErr w:type="spellStart"/>
      <w:r w:rsidR="00630FF5" w:rsidRPr="00630FF5">
        <w:rPr>
          <w:i/>
        </w:rPr>
        <w:t>args</w:t>
      </w:r>
      <w:proofErr w:type="spellEnd"/>
      <w:r w:rsidR="00630FF5">
        <w:t xml:space="preserve"> and </w:t>
      </w:r>
      <w:proofErr w:type="spellStart"/>
      <w:r w:rsidR="00630FF5" w:rsidRPr="00630FF5">
        <w:rPr>
          <w:i/>
        </w:rPr>
        <w:t>arg_sizes</w:t>
      </w:r>
      <w:proofErr w:type="spellEnd"/>
      <w:r w:rsidR="00630FF5">
        <w:t>. This defines</w:t>
      </w:r>
      <w:r w:rsidR="00630FF5" w:rsidRPr="00630FF5">
        <w:t xml:space="preserve"> the </w:t>
      </w:r>
      <w:r w:rsidR="00630FF5">
        <w:t xml:space="preserve">number of elements in the first dimension of </w:t>
      </w:r>
      <w:proofErr w:type="spellStart"/>
      <w:r w:rsidR="00630FF5" w:rsidRPr="00630FF5">
        <w:rPr>
          <w:i/>
        </w:rPr>
        <w:t>args</w:t>
      </w:r>
      <w:proofErr w:type="spellEnd"/>
      <w:r w:rsidR="00630FF5">
        <w:t xml:space="preserve"> </w:t>
      </w:r>
      <w:r w:rsidR="00CA1A0B">
        <w:t xml:space="preserve">(which is also </w:t>
      </w:r>
      <w:r w:rsidR="00630FF5">
        <w:t xml:space="preserve">the number of elements in </w:t>
      </w:r>
      <w:proofErr w:type="spellStart"/>
      <w:r w:rsidR="00630FF5" w:rsidRPr="00630FF5">
        <w:rPr>
          <w:i/>
        </w:rPr>
        <w:t>arg_sizes</w:t>
      </w:r>
      <w:proofErr w:type="spellEnd"/>
      <w:r w:rsidR="00CA1A0B">
        <w:t xml:space="preserve">). </w:t>
      </w:r>
      <w:r w:rsidR="00E852D0">
        <w:t xml:space="preserve">Please refer to </w:t>
      </w:r>
      <w:r w:rsidR="00F1767C">
        <w:t>S</w:t>
      </w:r>
      <w:r w:rsidR="00E852D0">
        <w:t xml:space="preserve">ection </w:t>
      </w:r>
      <w:r w:rsidR="00A141B1">
        <w:fldChar w:fldCharType="begin"/>
      </w:r>
      <w:r w:rsidR="00E852D0">
        <w:instrText xml:space="preserve"> REF _Ref354749939 \r \h </w:instrText>
      </w:r>
      <w:r w:rsidR="00A141B1">
        <w:fldChar w:fldCharType="separate"/>
      </w:r>
      <w:r w:rsidR="00C91EA6">
        <w:t>4.4</w:t>
      </w:r>
      <w:r w:rsidR="00A141B1">
        <w:fldChar w:fldCharType="end"/>
      </w:r>
      <w:r w:rsidR="00E852D0">
        <w:t xml:space="preserve"> for more information</w:t>
      </w:r>
      <w:r w:rsidR="00CA1A0B">
        <w:t>.</w:t>
      </w:r>
    </w:p>
    <w:p w:rsidR="00630FF5" w:rsidRPr="00630FF5" w:rsidRDefault="00630FF5" w:rsidP="00630FF5">
      <w:pPr>
        <w:ind w:left="720"/>
      </w:pPr>
    </w:p>
    <w:p w:rsidR="00536A67" w:rsidRDefault="00536A67" w:rsidP="00536A67">
      <w:pPr>
        <w:rPr>
          <w:i/>
        </w:rPr>
      </w:pPr>
      <w:proofErr w:type="gramStart"/>
      <w:r>
        <w:rPr>
          <w:i/>
        </w:rPr>
        <w:t>device</w:t>
      </w:r>
      <w:proofErr w:type="gramEnd"/>
    </w:p>
    <w:p w:rsidR="00630FF5" w:rsidRPr="00630FF5" w:rsidRDefault="00F1767C" w:rsidP="00630FF5">
      <w:pPr>
        <w:ind w:left="720"/>
      </w:pPr>
      <w:proofErr w:type="gramStart"/>
      <w:r>
        <w:t xml:space="preserve">ID of </w:t>
      </w:r>
      <w:r w:rsidR="00630FF5">
        <w:t>PIM d</w:t>
      </w:r>
      <w:r w:rsidR="00630FF5" w:rsidRPr="00630FF5">
        <w:t>evice that this computation will run on</w:t>
      </w:r>
      <w:r w:rsidR="00630FF5">
        <w:t>.</w:t>
      </w:r>
      <w:proofErr w:type="gramEnd"/>
    </w:p>
    <w:p w:rsidR="00630FF5" w:rsidRDefault="00630FF5" w:rsidP="00536A67">
      <w:pPr>
        <w:rPr>
          <w:i/>
        </w:rPr>
      </w:pPr>
    </w:p>
    <w:p w:rsidR="00536A67" w:rsidRDefault="00536A67" w:rsidP="00536A67">
      <w:pPr>
        <w:rPr>
          <w:i/>
        </w:rPr>
      </w:pPr>
      <w:proofErr w:type="spellStart"/>
      <w:r>
        <w:rPr>
          <w:i/>
        </w:rPr>
        <w:t>platform_type</w:t>
      </w:r>
      <w:proofErr w:type="spellEnd"/>
    </w:p>
    <w:p w:rsidR="00536A67" w:rsidRDefault="00630FF5" w:rsidP="00376140">
      <w:pPr>
        <w:ind w:left="720"/>
        <w:rPr>
          <w:i/>
        </w:rPr>
      </w:pPr>
      <w:r>
        <w:t xml:space="preserve">Platform and device type of the task being spawned. </w:t>
      </w:r>
      <w:r w:rsidR="00376140">
        <w:t>Supported types are described in</w:t>
      </w:r>
      <w:r w:rsidR="003E63FE">
        <w:t xml:space="preserve"> </w:t>
      </w:r>
      <w:r w:rsidR="00A141B1">
        <w:fldChar w:fldCharType="begin"/>
      </w:r>
      <w:r w:rsidR="00EF6B2E">
        <w:instrText xml:space="preserve"> REF _Ref357185507 \h </w:instrText>
      </w:r>
      <w:r w:rsidR="00A141B1">
        <w:fldChar w:fldCharType="separate"/>
      </w:r>
      <w:r w:rsidR="00C91EA6">
        <w:t xml:space="preserve">Table </w:t>
      </w:r>
      <w:r w:rsidR="00C91EA6">
        <w:rPr>
          <w:noProof/>
        </w:rPr>
        <w:t>11</w:t>
      </w:r>
      <w:r w:rsidR="00A141B1">
        <w:fldChar w:fldCharType="end"/>
      </w:r>
      <w:r w:rsidR="00376140">
        <w:t>.</w:t>
      </w:r>
    </w:p>
    <w:p w:rsidR="00AB4F89" w:rsidRDefault="00AB4F89" w:rsidP="00A234FA">
      <w:pPr>
        <w:pStyle w:val="UnnumberedHeading"/>
        <w:rPr>
          <w:rStyle w:val="IntenseEmphasis"/>
        </w:rPr>
      </w:pPr>
      <w:r w:rsidRPr="000414F3">
        <w:rPr>
          <w:rStyle w:val="IntenseEmphasis"/>
        </w:rPr>
        <w:t>Return Value</w:t>
      </w:r>
    </w:p>
    <w:p w:rsidR="00CF7B3C" w:rsidRPr="00CF7B3C" w:rsidRDefault="00024DD7" w:rsidP="00024DD7">
      <w:proofErr w:type="gramStart"/>
      <w:r>
        <w:t>A</w:t>
      </w:r>
      <w:r w:rsidR="00CF7B3C" w:rsidRPr="00CF7B3C">
        <w:t xml:space="preserve"> pointer to a </w:t>
      </w:r>
      <w:proofErr w:type="spellStart"/>
      <w:r w:rsidR="00CF7B3C" w:rsidRPr="00CF7B3C">
        <w:rPr>
          <w:i/>
        </w:rPr>
        <w:t>platform_type</w:t>
      </w:r>
      <w:proofErr w:type="spellEnd"/>
      <w:r w:rsidR="00E852D0">
        <w:t>-</w:t>
      </w:r>
      <w:r w:rsidR="00CF7B3C" w:rsidRPr="00CF7B3C">
        <w:t>specific structure on success</w:t>
      </w:r>
      <w:r w:rsidR="00E852D0">
        <w:t xml:space="preserve"> (cast as </w:t>
      </w:r>
      <w:r w:rsidR="00C570C6" w:rsidRPr="00C570C6">
        <w:rPr>
          <w:i/>
        </w:rPr>
        <w:t>void*</w:t>
      </w:r>
      <w:r w:rsidR="00E852D0">
        <w:t>)</w:t>
      </w:r>
      <w:r w:rsidR="00CF7B3C">
        <w:t>.</w:t>
      </w:r>
      <w:proofErr w:type="gramEnd"/>
    </w:p>
    <w:p w:rsidR="00CF7B3C" w:rsidRDefault="00CF7B3C" w:rsidP="00024DD7">
      <w:r w:rsidRPr="00CF7B3C">
        <w:t xml:space="preserve">NULL on any type of failure, with </w:t>
      </w:r>
      <w:proofErr w:type="spellStart"/>
      <w:r w:rsidRPr="00CF7B3C">
        <w:rPr>
          <w:i/>
        </w:rPr>
        <w:t>errno</w:t>
      </w:r>
      <w:proofErr w:type="spellEnd"/>
      <w:r w:rsidRPr="00CF7B3C">
        <w:t xml:space="preserve"> set </w:t>
      </w:r>
      <w:r>
        <w:t>as follows</w:t>
      </w:r>
      <w:r w:rsidRPr="00CF7B3C">
        <w:t xml:space="preserve"> depending on the error:</w:t>
      </w:r>
    </w:p>
    <w:p w:rsidR="006F74C3" w:rsidRDefault="00CF7B3C" w:rsidP="00024DD7">
      <w:pPr>
        <w:pStyle w:val="ListParagraph"/>
        <w:numPr>
          <w:ilvl w:val="0"/>
          <w:numId w:val="15"/>
        </w:numPr>
        <w:ind w:left="720"/>
      </w:pPr>
      <w:r w:rsidRPr="00CF7B3C">
        <w:t xml:space="preserve">PIM_INVALID_DEVICE_ID if </w:t>
      </w:r>
      <w:r w:rsidRPr="006F74C3">
        <w:rPr>
          <w:i/>
        </w:rPr>
        <w:t>device</w:t>
      </w:r>
      <w:r w:rsidRPr="00CF7B3C">
        <w:t xml:space="preserve"> does not point to a legal PIM</w:t>
      </w:r>
      <w:r w:rsidR="006F74C3">
        <w:t xml:space="preserve"> device</w:t>
      </w:r>
      <w:r>
        <w:t>.</w:t>
      </w:r>
    </w:p>
    <w:p w:rsidR="006F74C3" w:rsidRDefault="00CF7B3C" w:rsidP="00024DD7">
      <w:pPr>
        <w:pStyle w:val="ListParagraph"/>
        <w:numPr>
          <w:ilvl w:val="0"/>
          <w:numId w:val="15"/>
        </w:numPr>
        <w:ind w:left="720"/>
      </w:pPr>
      <w:r w:rsidRPr="00CF7B3C">
        <w:t>PIM_</w:t>
      </w:r>
      <w:r w:rsidR="006F74C3">
        <w:t>INVALID_PLATFORM</w:t>
      </w:r>
      <w:r w:rsidRPr="00CF7B3C">
        <w:t>_TYPE</w:t>
      </w:r>
      <w:r w:rsidR="006F74C3">
        <w:t xml:space="preserve"> if </w:t>
      </w:r>
      <w:proofErr w:type="spellStart"/>
      <w:r w:rsidR="006F74C3" w:rsidRPr="006F74C3">
        <w:rPr>
          <w:i/>
        </w:rPr>
        <w:t>platform_type</w:t>
      </w:r>
      <w:proofErr w:type="spellEnd"/>
      <w:r w:rsidR="006F74C3">
        <w:t xml:space="preserve"> does not specify a supported platform type.</w:t>
      </w:r>
    </w:p>
    <w:p w:rsidR="006F74C3" w:rsidRDefault="00CF7B3C" w:rsidP="00024DD7">
      <w:pPr>
        <w:pStyle w:val="ListParagraph"/>
        <w:numPr>
          <w:ilvl w:val="0"/>
          <w:numId w:val="15"/>
        </w:numPr>
        <w:ind w:left="720"/>
      </w:pPr>
      <w:r w:rsidRPr="00CF7B3C">
        <w:t>PIM_SPAWN_ERROR_DEVICE_TYPE_MISMATCH</w:t>
      </w:r>
      <w:r w:rsidR="006F74C3">
        <w:t xml:space="preserve"> if the PIM device specified by </w:t>
      </w:r>
      <w:r w:rsidR="006F74C3" w:rsidRPr="006F74C3">
        <w:rPr>
          <w:i/>
        </w:rPr>
        <w:t>device</w:t>
      </w:r>
      <w:r w:rsidR="006F74C3">
        <w:t xml:space="preserve"> does not support the platform specified by </w:t>
      </w:r>
      <w:proofErr w:type="spellStart"/>
      <w:r w:rsidR="006F74C3" w:rsidRPr="006F74C3">
        <w:rPr>
          <w:i/>
        </w:rPr>
        <w:t>platform_type</w:t>
      </w:r>
      <w:proofErr w:type="spellEnd"/>
      <w:r w:rsidR="006F74C3">
        <w:t>.</w:t>
      </w:r>
    </w:p>
    <w:p w:rsidR="00353A36" w:rsidRDefault="00353A36" w:rsidP="00024DD7">
      <w:pPr>
        <w:pStyle w:val="ListParagraph"/>
        <w:numPr>
          <w:ilvl w:val="0"/>
          <w:numId w:val="15"/>
        </w:numPr>
        <w:ind w:left="720"/>
      </w:pPr>
      <w:r w:rsidRPr="00353A36">
        <w:t>PIM_INVALID_PARAMETER</w:t>
      </w:r>
      <w:r>
        <w:t xml:space="preserve"> if </w:t>
      </w:r>
      <w:proofErr w:type="spellStart"/>
      <w:r>
        <w:rPr>
          <w:i/>
        </w:rPr>
        <w:t>args</w:t>
      </w:r>
      <w:proofErr w:type="spellEnd"/>
      <w:r>
        <w:t xml:space="preserve"> does not contain or does not match required parameters for the platform identified by </w:t>
      </w:r>
      <w:proofErr w:type="spellStart"/>
      <w:r>
        <w:rPr>
          <w:i/>
        </w:rPr>
        <w:t>platform_type</w:t>
      </w:r>
      <w:proofErr w:type="spellEnd"/>
      <w:r>
        <w:t>.</w:t>
      </w:r>
    </w:p>
    <w:p w:rsidR="00AB4F89" w:rsidRDefault="00CF7B3C" w:rsidP="00024DD7">
      <w:pPr>
        <w:pStyle w:val="ListParagraph"/>
        <w:numPr>
          <w:ilvl w:val="0"/>
          <w:numId w:val="15"/>
        </w:numPr>
        <w:ind w:left="720"/>
      </w:pPr>
      <w:r w:rsidRPr="00CF7B3C">
        <w:t>PIM_GEN</w:t>
      </w:r>
      <w:r w:rsidR="006F74C3">
        <w:t>ERAL_ERROR on all other errors.</w:t>
      </w:r>
    </w:p>
    <w:p w:rsidR="00E56BCF" w:rsidRDefault="00E56BCF" w:rsidP="00A234FA">
      <w:pPr>
        <w:pStyle w:val="UnnumberedHeading"/>
        <w:rPr>
          <w:rStyle w:val="IntenseEmphasis"/>
          <w:i w:val="0"/>
        </w:rPr>
      </w:pPr>
      <w:r w:rsidRPr="0063449D">
        <w:rPr>
          <w:rStyle w:val="IntenseEmphasis"/>
        </w:rPr>
        <w:t>Notes</w:t>
      </w:r>
      <w:r>
        <w:rPr>
          <w:rStyle w:val="IntenseEmphasis"/>
          <w:i w:val="0"/>
        </w:rPr>
        <w:t xml:space="preserve"> </w:t>
      </w:r>
    </w:p>
    <w:p w:rsidR="00E56BCF" w:rsidRDefault="00E56BCF" w:rsidP="00E56BCF">
      <w:r>
        <w:t>This can only be called from CPU code on the host processor.</w:t>
      </w:r>
    </w:p>
    <w:p w:rsidR="00CA1A0B" w:rsidRDefault="00CA1A0B" w:rsidP="00E56BCF"/>
    <w:p w:rsidR="00CA1A0B" w:rsidRDefault="00CA1A0B" w:rsidP="00E56BCF">
      <w:r>
        <w:t xml:space="preserve">This call is has platform-specific semantics. Please refer to </w:t>
      </w:r>
      <w:r w:rsidR="00F1767C">
        <w:t>S</w:t>
      </w:r>
      <w:r>
        <w:t xml:space="preserve">ection </w:t>
      </w:r>
      <w:r w:rsidR="00A141B1">
        <w:fldChar w:fldCharType="begin"/>
      </w:r>
      <w:r>
        <w:instrText xml:space="preserve"> REF _Ref354749939 \r \h </w:instrText>
      </w:r>
      <w:r w:rsidR="00A141B1">
        <w:fldChar w:fldCharType="separate"/>
      </w:r>
      <w:r w:rsidR="00C91EA6">
        <w:t>4.4</w:t>
      </w:r>
      <w:r w:rsidR="00A141B1">
        <w:fldChar w:fldCharType="end"/>
      </w:r>
      <w:r>
        <w:t xml:space="preserve"> for more details.</w:t>
      </w:r>
      <w:r w:rsidR="00F1767C">
        <w:t xml:space="preserve"> </w:t>
      </w:r>
    </w:p>
    <w:p w:rsidR="00A936B2" w:rsidRPr="00F911EB" w:rsidRDefault="00A936B2" w:rsidP="00A936B2">
      <w:pPr>
        <w:pStyle w:val="Heading3"/>
      </w:pPr>
      <w:bookmarkStart w:id="729" w:name="_Toc359310287"/>
      <w:proofErr w:type="spellStart"/>
      <w:r>
        <w:lastRenderedPageBreak/>
        <w:t>pim_get_id</w:t>
      </w:r>
      <w:bookmarkEnd w:id="729"/>
      <w:proofErr w:type="spellEnd"/>
    </w:p>
    <w:p w:rsidR="00A936B2" w:rsidRDefault="00A936B2" w:rsidP="00A936B2">
      <w:r>
        <w:t>Get the device ID of the PIM device the calling code is running on.</w:t>
      </w:r>
    </w:p>
    <w:p w:rsidR="00A936B2" w:rsidRDefault="00A936B2" w:rsidP="00A936B2"/>
    <w:p w:rsidR="00A936B2" w:rsidRDefault="00A936B2" w:rsidP="00A936B2">
      <w:pPr>
        <w:shd w:val="clear" w:color="auto" w:fill="A6A6A6" w:themeFill="background1" w:themeFillShade="A6"/>
        <w:tabs>
          <w:tab w:val="left" w:pos="4140"/>
        </w:tabs>
        <w:ind w:firstLine="720"/>
        <w:rPr>
          <w:rFonts w:ascii="Courier New" w:hAnsi="Courier New" w:cs="Courier New"/>
        </w:rPr>
      </w:pPr>
    </w:p>
    <w:p w:rsidR="00A936B2" w:rsidRDefault="00A936B2" w:rsidP="00A936B2">
      <w:pPr>
        <w:shd w:val="clear" w:color="auto" w:fill="A6A6A6" w:themeFill="background1" w:themeFillShade="A6"/>
        <w:tabs>
          <w:tab w:val="left" w:pos="2880"/>
        </w:tabs>
        <w:ind w:firstLine="720"/>
        <w:rPr>
          <w:rFonts w:ascii="Courier New" w:hAnsi="Courier New" w:cs="Courier New"/>
          <w:sz w:val="22"/>
        </w:rPr>
      </w:pPr>
      <w:proofErr w:type="spellStart"/>
      <w:proofErr w:type="gramStart"/>
      <w:r>
        <w:rPr>
          <w:rFonts w:ascii="Courier New" w:hAnsi="Courier New" w:cs="Courier New"/>
          <w:sz w:val="22"/>
        </w:rPr>
        <w:t>int</w:t>
      </w:r>
      <w:proofErr w:type="spellEnd"/>
      <w:proofErr w:type="gramEnd"/>
      <w:r>
        <w:rPr>
          <w:rFonts w:ascii="Courier New" w:hAnsi="Courier New" w:cs="Courier New"/>
          <w:sz w:val="22"/>
        </w:rPr>
        <w:t xml:space="preserve"> </w:t>
      </w:r>
      <w:proofErr w:type="spellStart"/>
      <w:r w:rsidRPr="00536A67">
        <w:rPr>
          <w:rFonts w:ascii="Courier New" w:hAnsi="Courier New" w:cs="Courier New"/>
          <w:sz w:val="22"/>
        </w:rPr>
        <w:t>pim_</w:t>
      </w:r>
      <w:r>
        <w:rPr>
          <w:rFonts w:ascii="Courier New" w:hAnsi="Courier New" w:cs="Courier New"/>
          <w:sz w:val="22"/>
        </w:rPr>
        <w:t>get_id</w:t>
      </w:r>
      <w:proofErr w:type="spellEnd"/>
      <w:r>
        <w:rPr>
          <w:rFonts w:ascii="Courier New" w:hAnsi="Courier New" w:cs="Courier New"/>
          <w:sz w:val="22"/>
        </w:rPr>
        <w:t>(</w:t>
      </w:r>
      <w:r w:rsidRPr="00536A67">
        <w:rPr>
          <w:rFonts w:ascii="Courier New" w:hAnsi="Courier New" w:cs="Courier New"/>
          <w:sz w:val="22"/>
        </w:rPr>
        <w:t>);</w:t>
      </w:r>
    </w:p>
    <w:p w:rsidR="00A936B2" w:rsidRDefault="00A936B2" w:rsidP="00A936B2">
      <w:pPr>
        <w:shd w:val="clear" w:color="auto" w:fill="A6A6A6" w:themeFill="background1" w:themeFillShade="A6"/>
        <w:tabs>
          <w:tab w:val="left" w:pos="3960"/>
        </w:tabs>
        <w:ind w:firstLine="720"/>
      </w:pPr>
    </w:p>
    <w:p w:rsidR="00A936B2" w:rsidRPr="00906F31" w:rsidRDefault="00A936B2" w:rsidP="00A234FA">
      <w:pPr>
        <w:pStyle w:val="UnnumberedHeading"/>
        <w:rPr>
          <w:rStyle w:val="IntenseEmphasis"/>
        </w:rPr>
      </w:pPr>
      <w:r w:rsidRPr="00906F31">
        <w:rPr>
          <w:rStyle w:val="IntenseEmphasis"/>
        </w:rPr>
        <w:t>Parameters</w:t>
      </w:r>
    </w:p>
    <w:p w:rsidR="00A936B2" w:rsidRDefault="00A936B2" w:rsidP="00AB4F89">
      <w:pPr>
        <w:ind w:left="720"/>
      </w:pPr>
      <w:proofErr w:type="gramStart"/>
      <w:r>
        <w:t>None.</w:t>
      </w:r>
      <w:proofErr w:type="gramEnd"/>
    </w:p>
    <w:p w:rsidR="00AB4F89" w:rsidRDefault="00AB4F89" w:rsidP="00A234FA">
      <w:pPr>
        <w:pStyle w:val="UnnumberedHeading"/>
        <w:rPr>
          <w:rStyle w:val="IntenseEmphasis"/>
        </w:rPr>
      </w:pPr>
      <w:r w:rsidRPr="000414F3">
        <w:rPr>
          <w:rStyle w:val="IntenseEmphasis"/>
        </w:rPr>
        <w:t>Return Value</w:t>
      </w:r>
    </w:p>
    <w:p w:rsidR="00024DD7" w:rsidRDefault="00AB4F89" w:rsidP="00024DD7">
      <w:r>
        <w:t>The ID of the PIM</w:t>
      </w:r>
      <w:r w:rsidR="00E62AD5">
        <w:t xml:space="preserve"> device</w:t>
      </w:r>
      <w:r>
        <w:t xml:space="preserve"> the calling code is running on</w:t>
      </w:r>
      <w:r w:rsidR="00024DD7">
        <w:t>.</w:t>
      </w:r>
    </w:p>
    <w:p w:rsidR="00AB4F89" w:rsidRDefault="00AB4F89" w:rsidP="00024DD7">
      <w:r w:rsidRPr="00AB4F89">
        <w:t>PIM_</w:t>
      </w:r>
      <w:r w:rsidR="001502E4">
        <w:t>HOST</w:t>
      </w:r>
      <w:r w:rsidRPr="00AB4F89">
        <w:t>_ID</w:t>
      </w:r>
      <w:r>
        <w:t xml:space="preserve"> if called from the host processor.</w:t>
      </w:r>
    </w:p>
    <w:p w:rsidR="00E56BCF" w:rsidRDefault="00E56BCF" w:rsidP="00A234FA">
      <w:pPr>
        <w:pStyle w:val="UnnumberedHeading"/>
        <w:rPr>
          <w:rStyle w:val="IntenseEmphasis"/>
          <w:i w:val="0"/>
        </w:rPr>
      </w:pPr>
      <w:r w:rsidRPr="0063449D">
        <w:rPr>
          <w:rStyle w:val="IntenseEmphasis"/>
        </w:rPr>
        <w:t>Notes</w:t>
      </w:r>
      <w:r>
        <w:rPr>
          <w:rStyle w:val="IntenseEmphasis"/>
          <w:i w:val="0"/>
        </w:rPr>
        <w:t xml:space="preserve"> </w:t>
      </w:r>
    </w:p>
    <w:p w:rsidR="00E56BCF" w:rsidRDefault="00E56BCF" w:rsidP="00E56BCF">
      <w:r>
        <w:t>This can be called from CPU code on the host processor or a PIM.</w:t>
      </w:r>
    </w:p>
    <w:p w:rsidR="00E56BCF" w:rsidRDefault="00E56BCF" w:rsidP="00024DD7">
      <w:pPr>
        <w:rPr>
          <w:i/>
          <w:color w:val="FF0000"/>
        </w:rPr>
      </w:pPr>
    </w:p>
    <w:p w:rsidR="004D7476" w:rsidRDefault="00C10900" w:rsidP="004D7476">
      <w:r>
        <w:t>This call’s semantics are independent of the underlying platform (</w:t>
      </w:r>
      <w:r w:rsidR="003165D6">
        <w:t xml:space="preserve">e.g., </w:t>
      </w:r>
      <w:r>
        <w:t xml:space="preserve">POSIX threads, </w:t>
      </w:r>
      <w:proofErr w:type="spellStart"/>
      <w:r>
        <w:t>OpenCL</w:t>
      </w:r>
      <w:proofErr w:type="spellEnd"/>
      <w:r>
        <w:t>) the API is layered on.</w:t>
      </w:r>
    </w:p>
    <w:p w:rsidR="00E923F2" w:rsidRDefault="00855BF0" w:rsidP="004A5D9F">
      <w:pPr>
        <w:pStyle w:val="Heading2"/>
      </w:pPr>
      <w:bookmarkStart w:id="730" w:name="_Toc359310288"/>
      <w:r>
        <w:t>Execution Model</w:t>
      </w:r>
      <w:r w:rsidR="00BD28C7">
        <w:t xml:space="preserve"> and Synchronization</w:t>
      </w:r>
      <w:bookmarkEnd w:id="730"/>
    </w:p>
    <w:p w:rsidR="005D1C62" w:rsidRDefault="00855BF0" w:rsidP="00E923F2">
      <w:r>
        <w:t xml:space="preserve">As discussed in </w:t>
      </w:r>
      <w:r w:rsidR="009E1AB4">
        <w:t>S</w:t>
      </w:r>
      <w:r>
        <w:t xml:space="preserve">ection </w:t>
      </w:r>
      <w:r w:rsidR="00A141B1">
        <w:fldChar w:fldCharType="begin"/>
      </w:r>
      <w:r>
        <w:instrText xml:space="preserve"> REF _Ref353194785 \r \h </w:instrText>
      </w:r>
      <w:r w:rsidR="00A141B1">
        <w:fldChar w:fldCharType="separate"/>
      </w:r>
      <w:r w:rsidR="00C91EA6">
        <w:t>4.1</w:t>
      </w:r>
      <w:r w:rsidR="00A141B1">
        <w:fldChar w:fldCharType="end"/>
      </w:r>
      <w:r>
        <w:t>, the application-level PIM API is intended to layer on top of exi</w:t>
      </w:r>
      <w:r w:rsidR="006E6F91">
        <w:t>s</w:t>
      </w:r>
      <w:r>
        <w:t xml:space="preserve">ting C-based programming frameworks. As such, the API does not impose a specific execution model but rather inherits the parallel execution models inherent in the underlying frameworks. </w:t>
      </w:r>
    </w:p>
    <w:p w:rsidR="005D1C62" w:rsidRDefault="005D1C62" w:rsidP="00E923F2"/>
    <w:p w:rsidR="005D1C62" w:rsidRDefault="00855BF0" w:rsidP="00E923F2">
      <w:r>
        <w:t xml:space="preserve">In the case of </w:t>
      </w:r>
      <w:r w:rsidR="00236218">
        <w:t>POSIX threads</w:t>
      </w:r>
      <w:r>
        <w:t xml:space="preserve">, the API conforms to the task-parallel execution model. </w:t>
      </w:r>
      <w:r w:rsidR="005D1C62">
        <w:t>As with a normal P</w:t>
      </w:r>
      <w:r w:rsidR="006E6F91">
        <w:t>O</w:t>
      </w:r>
      <w:r w:rsidR="005D1C62">
        <w:t xml:space="preserve">SIX thread creation, a </w:t>
      </w:r>
      <w:proofErr w:type="spellStart"/>
      <w:r w:rsidR="005D1C62" w:rsidRPr="005D1C62">
        <w:rPr>
          <w:i/>
        </w:rPr>
        <w:t>pim_</w:t>
      </w:r>
      <w:proofErr w:type="gramStart"/>
      <w:r w:rsidR="005D1C62" w:rsidRPr="005D1C62">
        <w:rPr>
          <w:i/>
        </w:rPr>
        <w:t>sp</w:t>
      </w:r>
      <w:r w:rsidR="006E6F91">
        <w:rPr>
          <w:i/>
        </w:rPr>
        <w:t>a</w:t>
      </w:r>
      <w:r w:rsidR="005D1C62" w:rsidRPr="005D1C62">
        <w:rPr>
          <w:i/>
        </w:rPr>
        <w:t>wn</w:t>
      </w:r>
      <w:proofErr w:type="spellEnd"/>
      <w:r w:rsidR="00236218">
        <w:rPr>
          <w:i/>
        </w:rPr>
        <w:t>(</w:t>
      </w:r>
      <w:proofErr w:type="gramEnd"/>
      <w:r w:rsidR="00236218">
        <w:rPr>
          <w:i/>
        </w:rPr>
        <w:t>)</w:t>
      </w:r>
      <w:r w:rsidR="00F402DF">
        <w:rPr>
          <w:i/>
        </w:rPr>
        <w:t xml:space="preserve"> </w:t>
      </w:r>
      <w:r w:rsidR="005D1C62">
        <w:t>creates a new thread running on the specified PIM device and returns a unique thread ID. The thread ID may be used to implement a barrier with that thread at a later point. Further, the presence of a single, shared virtual address space among the host and the PIM processors allows the use of memory-based synchronization primitives (e.g.</w:t>
      </w:r>
      <w:r w:rsidR="004F11C5">
        <w:t>,</w:t>
      </w:r>
      <w:r w:rsidR="005D1C62">
        <w:t xml:space="preserve"> locks) for the various threads to coordinate.</w:t>
      </w:r>
    </w:p>
    <w:p w:rsidR="005D1C62" w:rsidRDefault="005D1C62" w:rsidP="00E923F2"/>
    <w:p w:rsidR="005D1C62" w:rsidRDefault="005D1C62" w:rsidP="00E923F2">
      <w:r>
        <w:t xml:space="preserve">In the case of </w:t>
      </w:r>
      <w:proofErr w:type="spellStart"/>
      <w:r>
        <w:t>OpenCL</w:t>
      </w:r>
      <w:proofErr w:type="spellEnd"/>
      <w:r>
        <w:t xml:space="preserve">, the API adopts the grid-based kernel dispatch model. </w:t>
      </w:r>
      <w:r w:rsidR="00BD28C7">
        <w:t>T</w:t>
      </w:r>
      <w:r>
        <w:t xml:space="preserve">he </w:t>
      </w:r>
      <w:proofErr w:type="spellStart"/>
      <w:r w:rsidRPr="005D1C62">
        <w:rPr>
          <w:i/>
        </w:rPr>
        <w:t>pim_</w:t>
      </w:r>
      <w:proofErr w:type="gramStart"/>
      <w:r w:rsidRPr="005D1C62">
        <w:rPr>
          <w:i/>
        </w:rPr>
        <w:t>spawn</w:t>
      </w:r>
      <w:proofErr w:type="spellEnd"/>
      <w:r w:rsidR="00236218">
        <w:rPr>
          <w:i/>
        </w:rPr>
        <w:t>(</w:t>
      </w:r>
      <w:proofErr w:type="gramEnd"/>
      <w:r w:rsidR="00236218">
        <w:rPr>
          <w:i/>
        </w:rPr>
        <w:t>)</w:t>
      </w:r>
      <w:r>
        <w:t xml:space="preserve"> call implements </w:t>
      </w:r>
      <w:r w:rsidR="00BD28C7">
        <w:t>a dispatch model analogous to a</w:t>
      </w:r>
      <w:r w:rsidR="00236218">
        <w:t>n</w:t>
      </w:r>
      <w:r w:rsidR="00BD28C7">
        <w:t xml:space="preserve"> asynchronous dispatch in </w:t>
      </w:r>
      <w:proofErr w:type="spellStart"/>
      <w:r w:rsidR="00BD28C7">
        <w:t>OpenCL</w:t>
      </w:r>
      <w:proofErr w:type="spellEnd"/>
      <w:r>
        <w:t xml:space="preserve">. </w:t>
      </w:r>
      <w:r w:rsidR="00BD28C7">
        <w:t xml:space="preserve">However, </w:t>
      </w:r>
      <w:proofErr w:type="spellStart"/>
      <w:r w:rsidR="00C570C6" w:rsidRPr="00C570C6">
        <w:rPr>
          <w:i/>
        </w:rPr>
        <w:t>pim_</w:t>
      </w:r>
      <w:proofErr w:type="gramStart"/>
      <w:r w:rsidR="00C570C6" w:rsidRPr="00C570C6">
        <w:rPr>
          <w:i/>
        </w:rPr>
        <w:t>spawn</w:t>
      </w:r>
      <w:proofErr w:type="spellEnd"/>
      <w:r w:rsidR="00236218">
        <w:rPr>
          <w:i/>
        </w:rPr>
        <w:t>(</w:t>
      </w:r>
      <w:proofErr w:type="gramEnd"/>
      <w:r w:rsidR="00236218">
        <w:rPr>
          <w:i/>
        </w:rPr>
        <w:t>)</w:t>
      </w:r>
      <w:r w:rsidR="00BD28C7">
        <w:t xml:space="preserve"> eliminates the need for the user to set</w:t>
      </w:r>
      <w:r w:rsidR="006E6F91">
        <w:t xml:space="preserve"> </w:t>
      </w:r>
      <w:r w:rsidR="00BD28C7">
        <w:t xml:space="preserve">up contexts and command queues (as is needed in native </w:t>
      </w:r>
      <w:proofErr w:type="spellStart"/>
      <w:r w:rsidR="00BD28C7">
        <w:t>OpenCL</w:t>
      </w:r>
      <w:proofErr w:type="spellEnd"/>
      <w:r w:rsidR="00BD28C7">
        <w:t xml:space="preserve">) for kernels dispatched to PIM devices. Further, as the host and PIM devices share a single physical memory space visible through a unified virtual address space, it is anticipated that explicit data copies common in today’s GPU-based </w:t>
      </w:r>
      <w:proofErr w:type="spellStart"/>
      <w:r w:rsidR="00BD28C7">
        <w:t>OpenCL</w:t>
      </w:r>
      <w:proofErr w:type="spellEnd"/>
      <w:r w:rsidR="00BD28C7">
        <w:t xml:space="preserve"> computations may be avoided through careful data placement. The PIM API passes </w:t>
      </w:r>
      <w:proofErr w:type="spellStart"/>
      <w:r w:rsidR="00BD28C7">
        <w:t>OpenCL</w:t>
      </w:r>
      <w:proofErr w:type="spellEnd"/>
      <w:r w:rsidR="00BD28C7">
        <w:t xml:space="preserve"> event</w:t>
      </w:r>
      <w:r w:rsidR="00236218">
        <w:t xml:space="preserve"> object</w:t>
      </w:r>
      <w:r w:rsidR="00BD28C7">
        <w:t xml:space="preserve">s back and forth to enable synchronization with and among kernels. As is the case with a normal </w:t>
      </w:r>
      <w:proofErr w:type="spellStart"/>
      <w:r w:rsidR="00BD28C7">
        <w:t>OpenCL</w:t>
      </w:r>
      <w:proofErr w:type="spellEnd"/>
      <w:r w:rsidR="00BD28C7">
        <w:t xml:space="preserve"> kernel dispatch, a </w:t>
      </w:r>
      <w:proofErr w:type="spellStart"/>
      <w:r w:rsidR="00BD28C7" w:rsidRPr="00BD28C7">
        <w:rPr>
          <w:i/>
        </w:rPr>
        <w:t>pim_</w:t>
      </w:r>
      <w:proofErr w:type="gramStart"/>
      <w:r w:rsidR="00BD28C7" w:rsidRPr="00BD28C7">
        <w:rPr>
          <w:i/>
        </w:rPr>
        <w:t>spawn</w:t>
      </w:r>
      <w:proofErr w:type="spellEnd"/>
      <w:r w:rsidR="00236218">
        <w:rPr>
          <w:i/>
        </w:rPr>
        <w:t>(</w:t>
      </w:r>
      <w:proofErr w:type="gramEnd"/>
      <w:r w:rsidR="00236218">
        <w:rPr>
          <w:i/>
        </w:rPr>
        <w:t>)</w:t>
      </w:r>
      <w:r w:rsidR="00BD28C7">
        <w:t xml:space="preserve"> can take a list </w:t>
      </w:r>
      <w:r w:rsidR="00BD28C7">
        <w:lastRenderedPageBreak/>
        <w:t xml:space="preserve">of </w:t>
      </w:r>
      <w:proofErr w:type="spellStart"/>
      <w:r w:rsidR="00BD28C7">
        <w:t>OpenCL</w:t>
      </w:r>
      <w:proofErr w:type="spellEnd"/>
      <w:r w:rsidR="00BD28C7">
        <w:t xml:space="preserve"> events that must be completed before the kernel is executed. These form a set of preconditions that must be satisfied prior to the execution of that kernel. Similarly, each kernel dispatched via </w:t>
      </w:r>
      <w:proofErr w:type="spellStart"/>
      <w:r w:rsidR="00BD28C7" w:rsidRPr="00BD28C7">
        <w:rPr>
          <w:i/>
        </w:rPr>
        <w:t>pim_</w:t>
      </w:r>
      <w:proofErr w:type="gramStart"/>
      <w:r w:rsidR="00BD28C7" w:rsidRPr="00BD28C7">
        <w:rPr>
          <w:i/>
        </w:rPr>
        <w:t>spawn</w:t>
      </w:r>
      <w:proofErr w:type="spellEnd"/>
      <w:r w:rsidR="00236218">
        <w:rPr>
          <w:i/>
        </w:rPr>
        <w:t>(</w:t>
      </w:r>
      <w:proofErr w:type="gramEnd"/>
      <w:r w:rsidR="00236218">
        <w:rPr>
          <w:i/>
        </w:rPr>
        <w:t>)</w:t>
      </w:r>
      <w:r w:rsidR="00BD28C7">
        <w:t xml:space="preserve"> may have a completion event associated with it (again, as is the case with a normal </w:t>
      </w:r>
      <w:proofErr w:type="spellStart"/>
      <w:r w:rsidR="00BD28C7">
        <w:t>OpenCL</w:t>
      </w:r>
      <w:proofErr w:type="spellEnd"/>
      <w:r w:rsidR="00BD28C7">
        <w:t xml:space="preserve"> kernel dispatch) that can be used to wait for kernel completion or to be used as a precondition in subsequent dispatches.</w:t>
      </w:r>
    </w:p>
    <w:p w:rsidR="004A5D9F" w:rsidRDefault="004A5D9F" w:rsidP="00E923F2"/>
    <w:p w:rsidR="00383B52" w:rsidRPr="00383B52" w:rsidRDefault="00383B52" w:rsidP="00E923F2">
      <w:r>
        <w:t xml:space="preserve">The API also adopts the dispatch semantics of the underlying framework. For example, for </w:t>
      </w:r>
      <w:proofErr w:type="spellStart"/>
      <w:r>
        <w:t>OpenCL</w:t>
      </w:r>
      <w:proofErr w:type="spellEnd"/>
      <w:r>
        <w:t xml:space="preserve">, </w:t>
      </w:r>
      <w:proofErr w:type="spellStart"/>
      <w:r>
        <w:rPr>
          <w:i/>
        </w:rPr>
        <w:t>pim_</w:t>
      </w:r>
      <w:proofErr w:type="gramStart"/>
      <w:r>
        <w:rPr>
          <w:i/>
        </w:rPr>
        <w:t>spawn</w:t>
      </w:r>
      <w:proofErr w:type="spellEnd"/>
      <w:r w:rsidR="00236218">
        <w:rPr>
          <w:i/>
        </w:rPr>
        <w:t>(</w:t>
      </w:r>
      <w:proofErr w:type="gramEnd"/>
      <w:r w:rsidR="00236218">
        <w:rPr>
          <w:i/>
        </w:rPr>
        <w:t>)</w:t>
      </w:r>
      <w:r>
        <w:t xml:space="preserve"> corresponds to </w:t>
      </w:r>
      <w:r w:rsidR="00BC21A7">
        <w:t>an asynchronous queued dispatch (i.e.</w:t>
      </w:r>
      <w:r w:rsidR="004F11C5">
        <w:t>,</w:t>
      </w:r>
      <w:r w:rsidR="00BC21A7">
        <w:t xml:space="preserve"> the dispatch is placed as a task on a queue and control returns immediately to the caller). </w:t>
      </w:r>
    </w:p>
    <w:p w:rsidR="00383B52" w:rsidRDefault="00383B52" w:rsidP="00E923F2"/>
    <w:p w:rsidR="005D1C62" w:rsidRDefault="005D1C62" w:rsidP="00E923F2">
      <w:r>
        <w:t xml:space="preserve">The API currently does not implement any additional synchronization primitives aside from </w:t>
      </w:r>
      <w:r w:rsidR="00BD28C7">
        <w:t>those</w:t>
      </w:r>
      <w:r>
        <w:t xml:space="preserve"> inherited from the </w:t>
      </w:r>
      <w:r w:rsidR="00A7489B">
        <w:t xml:space="preserve">supported </w:t>
      </w:r>
      <w:r>
        <w:t xml:space="preserve">native frameworks. As </w:t>
      </w:r>
      <w:r w:rsidR="00BD28C7">
        <w:t xml:space="preserve">a broader set of applications and </w:t>
      </w:r>
      <w:r>
        <w:t xml:space="preserve">other classes of architectures beyond the </w:t>
      </w:r>
      <w:r w:rsidR="00A7489B">
        <w:t xml:space="preserve">baseline </w:t>
      </w:r>
      <w:r>
        <w:t>are evaluated during the second year of the project, we may revisit the utility of such primitives and associated extensions</w:t>
      </w:r>
      <w:proofErr w:type="gramStart"/>
      <w:r>
        <w:t>.</w:t>
      </w:r>
      <w:r w:rsidR="00A7489B" w:rsidRPr="002753AD">
        <w:rPr>
          <w:rFonts w:ascii="Calibri" w:hAnsi="Calibri" w:cs="Calibri"/>
          <w:b/>
          <w:color w:val="C00000"/>
          <w:vertAlign w:val="superscript"/>
        </w:rPr>
        <w:t>[</w:t>
      </w:r>
      <w:proofErr w:type="gramEnd"/>
      <w:r w:rsidR="00A7489B" w:rsidRPr="002753AD">
        <w:rPr>
          <w:rFonts w:ascii="Calibri" w:hAnsi="Calibri" w:cs="Calibri"/>
          <w:b/>
          <w:color w:val="C00000"/>
          <w:vertAlign w:val="superscript"/>
        </w:rPr>
        <w:t>*]</w:t>
      </w:r>
    </w:p>
    <w:p w:rsidR="003259DD" w:rsidRDefault="003259DD" w:rsidP="003259DD">
      <w:pPr>
        <w:pStyle w:val="Heading2"/>
      </w:pPr>
      <w:bookmarkStart w:id="731" w:name="_Ref354749939"/>
      <w:bookmarkStart w:id="732" w:name="_Toc359310289"/>
      <w:r>
        <w:t>Platform-</w:t>
      </w:r>
      <w:r w:rsidR="00E47FF7">
        <w:t xml:space="preserve">Specific </w:t>
      </w:r>
      <w:r>
        <w:t>Semantics</w:t>
      </w:r>
      <w:bookmarkEnd w:id="731"/>
      <w:bookmarkEnd w:id="732"/>
    </w:p>
    <w:p w:rsidR="003259DD" w:rsidRDefault="00444D48" w:rsidP="003259DD">
      <w:r>
        <w:t>S</w:t>
      </w:r>
      <w:r w:rsidR="003259DD">
        <w:t>emantics of the PIM API can vary based on the underlying platform being tunneled through the API. The following sections describe the mapping of the API to currently supported platforms.</w:t>
      </w:r>
    </w:p>
    <w:p w:rsidR="00C10900" w:rsidRDefault="00C10900" w:rsidP="003259DD"/>
    <w:p w:rsidR="003259DD" w:rsidRPr="003259DD" w:rsidRDefault="00C10900" w:rsidP="003259DD">
      <w:r>
        <w:t xml:space="preserve">It is legal for the API to tunnel multiple platforms concurrently. For example, a single program may interleave </w:t>
      </w:r>
      <w:proofErr w:type="spellStart"/>
      <w:r w:rsidRPr="00C10900">
        <w:rPr>
          <w:i/>
        </w:rPr>
        <w:t>pim_</w:t>
      </w:r>
      <w:proofErr w:type="gramStart"/>
      <w:r w:rsidRPr="00C10900">
        <w:rPr>
          <w:i/>
        </w:rPr>
        <w:t>spawn</w:t>
      </w:r>
      <w:proofErr w:type="spellEnd"/>
      <w:r w:rsidRPr="00C10900">
        <w:rPr>
          <w:i/>
        </w:rPr>
        <w:t>(</w:t>
      </w:r>
      <w:proofErr w:type="gramEnd"/>
      <w:r w:rsidRPr="00C10900">
        <w:rPr>
          <w:i/>
        </w:rPr>
        <w:t>)</w:t>
      </w:r>
      <w:r>
        <w:t xml:space="preserve"> calls to launch POSIX threads and </w:t>
      </w:r>
      <w:proofErr w:type="spellStart"/>
      <w:r>
        <w:t>OpenCL</w:t>
      </w:r>
      <w:proofErr w:type="spellEnd"/>
      <w:r>
        <w:t xml:space="preserve"> kernels to the same or multiple PIM devices.</w:t>
      </w:r>
    </w:p>
    <w:p w:rsidR="00E923F2" w:rsidRDefault="001A0C18" w:rsidP="003259DD">
      <w:pPr>
        <w:pStyle w:val="Heading3"/>
      </w:pPr>
      <w:bookmarkStart w:id="733" w:name="_Ref352943590"/>
      <w:bookmarkStart w:id="734" w:name="_Toc359310290"/>
      <w:r>
        <w:t>P</w:t>
      </w:r>
      <w:r w:rsidR="00C36AD4">
        <w:t>OSIX T</w:t>
      </w:r>
      <w:r>
        <w:t>hreads</w:t>
      </w:r>
      <w:bookmarkEnd w:id="733"/>
      <w:bookmarkEnd w:id="734"/>
    </w:p>
    <w:p w:rsidR="00896C03" w:rsidRDefault="003B76B6" w:rsidP="003B76B6">
      <w:r>
        <w:t xml:space="preserve">When layering the PIM API over POSIX threads, the PIM API is only used to spawn threads from the host on to PIM CPUs. Spawning new threads within the host must use the standard POSIX threads API. Similarly, a thread running on a PIM CPU may use the standard POSIX thread API to launch additional threads on the same PIM. </w:t>
      </w:r>
    </w:p>
    <w:p w:rsidR="00896C03" w:rsidRDefault="00896C03" w:rsidP="003B76B6"/>
    <w:p w:rsidR="003B76B6" w:rsidRDefault="00896C03" w:rsidP="003B76B6">
      <w:r>
        <w:t>Spawning threads from a PIM to another PIM or back to the host is currently unsupported.</w:t>
      </w:r>
    </w:p>
    <w:p w:rsidR="003B76B6" w:rsidRPr="003B76B6" w:rsidRDefault="003B76B6" w:rsidP="003B76B6"/>
    <w:p w:rsidR="000775AB" w:rsidRDefault="000775AB" w:rsidP="00E923F2">
      <w:r>
        <w:t xml:space="preserve">The following user-level PIM API calls have platform-dependent </w:t>
      </w:r>
      <w:r w:rsidR="00BE2411">
        <w:t>semantics.</w:t>
      </w:r>
      <w:r>
        <w:t xml:space="preserve"> </w:t>
      </w:r>
      <w:r w:rsidR="00BE2411">
        <w:t>T</w:t>
      </w:r>
      <w:r>
        <w:t xml:space="preserve">heir </w:t>
      </w:r>
      <w:r w:rsidR="00BE2411">
        <w:t>usage</w:t>
      </w:r>
      <w:r>
        <w:t xml:space="preserve"> </w:t>
      </w:r>
      <w:r w:rsidR="00BE2411">
        <w:t>for</w:t>
      </w:r>
      <w:r>
        <w:t xml:space="preserve"> POSIX threads</w:t>
      </w:r>
      <w:r w:rsidR="00BE2411">
        <w:t xml:space="preserve"> (i.e.</w:t>
      </w:r>
      <w:r w:rsidR="004F11C5">
        <w:t>,</w:t>
      </w:r>
      <w:r w:rsidR="00BE2411">
        <w:t xml:space="preserve"> when </w:t>
      </w:r>
      <w:r w:rsidR="00CA1A0B">
        <w:t xml:space="preserve">the </w:t>
      </w:r>
      <w:r w:rsidR="00BE2411" w:rsidRPr="00CA1A0B">
        <w:t>platform</w:t>
      </w:r>
      <w:r w:rsidR="00BE2411" w:rsidRPr="00BE2411">
        <w:t xml:space="preserve"> </w:t>
      </w:r>
      <w:r w:rsidR="00CA1A0B">
        <w:t xml:space="preserve">specified for the call </w:t>
      </w:r>
      <w:r w:rsidR="00BE2411">
        <w:t xml:space="preserve">is </w:t>
      </w:r>
      <w:r w:rsidR="00BE2411" w:rsidRPr="00376140">
        <w:t>PIM_PLATFORM_PTHREAD_CPU</w:t>
      </w:r>
      <w:r w:rsidR="00BE2411" w:rsidRPr="00BE2411">
        <w:t>)</w:t>
      </w:r>
      <w:r w:rsidR="00BE2411">
        <w:rPr>
          <w:i/>
        </w:rPr>
        <w:t xml:space="preserve"> </w:t>
      </w:r>
      <w:r>
        <w:t xml:space="preserve">is </w:t>
      </w:r>
      <w:r w:rsidR="00431561">
        <w:t>described below.</w:t>
      </w:r>
      <w:r w:rsidR="00A065EC">
        <w:t xml:space="preserve"> Please refer to appropriate documentation (e.g., </w:t>
      </w:r>
      <w:r w:rsidR="00B126E1">
        <w:t xml:space="preserve">Linux POSIX threads manual page </w:t>
      </w:r>
      <w:r w:rsidR="00A141B1">
        <w:fldChar w:fldCharType="begin"/>
      </w:r>
      <w:r w:rsidR="00B126E1">
        <w:instrText xml:space="preserve"> REF _Ref357031212 \r \h </w:instrText>
      </w:r>
      <w:r w:rsidR="00A141B1">
        <w:fldChar w:fldCharType="separate"/>
      </w:r>
      <w:r w:rsidR="00C91EA6">
        <w:t>[26]</w:t>
      </w:r>
      <w:r w:rsidR="00A141B1">
        <w:fldChar w:fldCharType="end"/>
      </w:r>
      <w:r w:rsidR="00A065EC">
        <w:t>) for information on POSIX threads.</w:t>
      </w:r>
    </w:p>
    <w:p w:rsidR="000775AB" w:rsidRPr="000775AB" w:rsidRDefault="000775AB" w:rsidP="00A234FA">
      <w:pPr>
        <w:pStyle w:val="UnnumberedHeading"/>
        <w:rPr>
          <w:rStyle w:val="IntenseEmphasis"/>
        </w:rPr>
      </w:pPr>
      <w:proofErr w:type="spellStart"/>
      <w:r w:rsidRPr="000775AB">
        <w:rPr>
          <w:rStyle w:val="IntenseEmphasis"/>
        </w:rPr>
        <w:t>pim_malloc</w:t>
      </w:r>
      <w:proofErr w:type="spellEnd"/>
    </w:p>
    <w:p w:rsidR="00BE2411" w:rsidRDefault="00BE2411" w:rsidP="00BE2411">
      <w:r>
        <w:t xml:space="preserve">The return value is a native C pointer. Returned pointers may be directly </w:t>
      </w:r>
      <w:proofErr w:type="spellStart"/>
      <w:r>
        <w:t>dereferenced</w:t>
      </w:r>
      <w:proofErr w:type="spellEnd"/>
      <w:r>
        <w:t xml:space="preserve"> by PIM CPUs to access the allocated memory. However, calling </w:t>
      </w:r>
      <w:proofErr w:type="spellStart"/>
      <w:r w:rsidRPr="00BE2411">
        <w:rPr>
          <w:i/>
        </w:rPr>
        <w:t>pim_</w:t>
      </w:r>
      <w:proofErr w:type="gramStart"/>
      <w:r w:rsidRPr="00BE2411">
        <w:rPr>
          <w:i/>
        </w:rPr>
        <w:t>map</w:t>
      </w:r>
      <w:proofErr w:type="spellEnd"/>
      <w:r w:rsidRPr="00BE2411">
        <w:rPr>
          <w:i/>
        </w:rPr>
        <w:t>(</w:t>
      </w:r>
      <w:proofErr w:type="gramEnd"/>
      <w:r w:rsidRPr="00BE2411">
        <w:rPr>
          <w:i/>
        </w:rPr>
        <w:t>)</w:t>
      </w:r>
      <w:r>
        <w:t xml:space="preserve"> is highly </w:t>
      </w:r>
      <w:r>
        <w:lastRenderedPageBreak/>
        <w:t xml:space="preserve">recommended before dereferencing the pointers on the host as some implementations of the API may rely on </w:t>
      </w:r>
      <w:proofErr w:type="spellStart"/>
      <w:r w:rsidR="00415298" w:rsidRPr="00415298">
        <w:rPr>
          <w:i/>
        </w:rPr>
        <w:t>pim_</w:t>
      </w:r>
      <w:r w:rsidRPr="00415298">
        <w:rPr>
          <w:i/>
        </w:rPr>
        <w:t>map</w:t>
      </w:r>
      <w:proofErr w:type="spellEnd"/>
      <w:r w:rsidR="00415298" w:rsidRPr="00415298">
        <w:rPr>
          <w:i/>
        </w:rPr>
        <w:t>()</w:t>
      </w:r>
      <w:r>
        <w:t xml:space="preserve"> and </w:t>
      </w:r>
      <w:proofErr w:type="spellStart"/>
      <w:r w:rsidR="00415298" w:rsidRPr="00415298">
        <w:rPr>
          <w:i/>
        </w:rPr>
        <w:t>pim_</w:t>
      </w:r>
      <w:r w:rsidRPr="00415298">
        <w:rPr>
          <w:i/>
        </w:rPr>
        <w:t>unmap</w:t>
      </w:r>
      <w:proofErr w:type="spellEnd"/>
      <w:r w:rsidR="00415298" w:rsidRPr="00415298">
        <w:rPr>
          <w:i/>
        </w:rPr>
        <w:t>()</w:t>
      </w:r>
      <w:r>
        <w:t xml:space="preserve"> </w:t>
      </w:r>
      <w:r w:rsidR="00415298">
        <w:t>calls</w:t>
      </w:r>
      <w:r>
        <w:t xml:space="preserve"> to optimize cache coherence.</w:t>
      </w:r>
    </w:p>
    <w:p w:rsidR="00C10900" w:rsidRPr="00C10900" w:rsidRDefault="00C10900" w:rsidP="00A234FA">
      <w:pPr>
        <w:pStyle w:val="UnnumberedHeading"/>
        <w:rPr>
          <w:rStyle w:val="IntenseEmphasis"/>
        </w:rPr>
      </w:pPr>
      <w:proofErr w:type="spellStart"/>
      <w:r w:rsidRPr="00C10900">
        <w:rPr>
          <w:rStyle w:val="IntenseEmphasis"/>
        </w:rPr>
        <w:t>pim_map</w:t>
      </w:r>
      <w:proofErr w:type="spellEnd"/>
    </w:p>
    <w:p w:rsidR="00C10900" w:rsidRDefault="009E1AB4" w:rsidP="00C10900">
      <w:r>
        <w:t>The i</w:t>
      </w:r>
      <w:r w:rsidR="00C10900">
        <w:t xml:space="preserve">nput argument </w:t>
      </w:r>
      <w:r w:rsidR="00C10900" w:rsidRPr="0033667B">
        <w:rPr>
          <w:i/>
        </w:rPr>
        <w:t>handle</w:t>
      </w:r>
      <w:r w:rsidR="00C10900">
        <w:t xml:space="preserve"> must be a native C pointer obtained by a </w:t>
      </w:r>
      <w:proofErr w:type="spellStart"/>
      <w:r w:rsidR="00C10900" w:rsidRPr="0033667B">
        <w:rPr>
          <w:i/>
        </w:rPr>
        <w:t>pim_</w:t>
      </w:r>
      <w:proofErr w:type="gramStart"/>
      <w:r w:rsidR="00C10900" w:rsidRPr="0033667B">
        <w:rPr>
          <w:i/>
        </w:rPr>
        <w:t>malloc</w:t>
      </w:r>
      <w:proofErr w:type="spellEnd"/>
      <w:r w:rsidR="00C10900" w:rsidRPr="0033667B">
        <w:rPr>
          <w:i/>
        </w:rPr>
        <w:t>(</w:t>
      </w:r>
      <w:proofErr w:type="gramEnd"/>
      <w:r w:rsidR="00C10900" w:rsidRPr="0033667B">
        <w:rPr>
          <w:i/>
        </w:rPr>
        <w:t>)</w:t>
      </w:r>
      <w:r w:rsidR="00C10900">
        <w:t xml:space="preserve"> call with a </w:t>
      </w:r>
      <w:r w:rsidR="00C10900" w:rsidRPr="0033667B">
        <w:rPr>
          <w:i/>
        </w:rPr>
        <w:t>platform</w:t>
      </w:r>
      <w:r w:rsidR="00C10900">
        <w:t xml:space="preserve"> value of  </w:t>
      </w:r>
      <w:r w:rsidR="00C10900" w:rsidRPr="00376140">
        <w:t>PIM_PLATFORM_PTHREAD_CPU</w:t>
      </w:r>
      <w:r w:rsidR="00C10900">
        <w:t>. The returned value is also a native C pointer.</w:t>
      </w:r>
    </w:p>
    <w:p w:rsidR="00F80821" w:rsidRPr="00F80821" w:rsidRDefault="00F80821" w:rsidP="00A234FA">
      <w:pPr>
        <w:pStyle w:val="UnnumberedHeading"/>
        <w:rPr>
          <w:rStyle w:val="IntenseEmphasis"/>
        </w:rPr>
      </w:pPr>
      <w:proofErr w:type="spellStart"/>
      <w:r w:rsidRPr="00F80821">
        <w:rPr>
          <w:rStyle w:val="IntenseEmphasis"/>
        </w:rPr>
        <w:t>pim_spawn</w:t>
      </w:r>
      <w:proofErr w:type="spellEnd"/>
    </w:p>
    <w:p w:rsidR="00CA1A0B" w:rsidRDefault="00610F6E" w:rsidP="00CA1A0B">
      <w:r>
        <w:t>The i</w:t>
      </w:r>
      <w:r w:rsidR="00CA1A0B">
        <w:t xml:space="preserve">nput arguments </w:t>
      </w:r>
      <w:proofErr w:type="spellStart"/>
      <w:r w:rsidR="00CA1A0B">
        <w:rPr>
          <w:i/>
        </w:rPr>
        <w:t>to_launch</w:t>
      </w:r>
      <w:proofErr w:type="spellEnd"/>
      <w:r w:rsidR="00CA1A0B">
        <w:rPr>
          <w:i/>
        </w:rPr>
        <w:t xml:space="preserve"> </w:t>
      </w:r>
      <w:r w:rsidR="00CA1A0B">
        <w:t xml:space="preserve">and </w:t>
      </w:r>
      <w:proofErr w:type="spellStart"/>
      <w:r w:rsidR="00CA1A0B">
        <w:rPr>
          <w:i/>
        </w:rPr>
        <w:t>args</w:t>
      </w:r>
      <w:proofErr w:type="spellEnd"/>
      <w:r w:rsidR="00CA1A0B">
        <w:t xml:space="preserve"> must specify the inputs necessary to launch the new POSIX thread on the PIM identified by the argument </w:t>
      </w:r>
      <w:r w:rsidR="00CA1A0B">
        <w:rPr>
          <w:i/>
        </w:rPr>
        <w:t>device</w:t>
      </w:r>
      <w:r w:rsidR="00CA1A0B">
        <w:t>:</w:t>
      </w:r>
    </w:p>
    <w:p w:rsidR="00CA1A0B" w:rsidRDefault="00CA1A0B" w:rsidP="00CA1A0B">
      <w:pPr>
        <w:pStyle w:val="ListParagraph"/>
        <w:numPr>
          <w:ilvl w:val="0"/>
          <w:numId w:val="25"/>
        </w:numPr>
      </w:pPr>
      <w:proofErr w:type="spellStart"/>
      <w:proofErr w:type="gramStart"/>
      <w:r>
        <w:rPr>
          <w:i/>
        </w:rPr>
        <w:t>to_launch</w:t>
      </w:r>
      <w:proofErr w:type="spellEnd"/>
      <w:proofErr w:type="gramEnd"/>
      <w:r>
        <w:t xml:space="preserve"> must specify the function to start executing in the newly launched thread. This is defined by assigning a function pointer to </w:t>
      </w:r>
      <w:proofErr w:type="spellStart"/>
      <w:r>
        <w:rPr>
          <w:i/>
        </w:rPr>
        <w:t>to_launch.func_ptr</w:t>
      </w:r>
      <w:proofErr w:type="spellEnd"/>
      <w:r>
        <w:t xml:space="preserve">. This is equivalent to the </w:t>
      </w:r>
      <w:proofErr w:type="spellStart"/>
      <w:r>
        <w:rPr>
          <w:i/>
        </w:rPr>
        <w:t>start_routine</w:t>
      </w:r>
      <w:proofErr w:type="spellEnd"/>
      <w:r>
        <w:t xml:space="preserve"> argument of standard </w:t>
      </w:r>
      <w:proofErr w:type="spellStart"/>
      <w:r>
        <w:rPr>
          <w:i/>
        </w:rPr>
        <w:t>pthread_</w:t>
      </w:r>
      <w:proofErr w:type="gramStart"/>
      <w:r>
        <w:rPr>
          <w:i/>
        </w:rPr>
        <w:t>create</w:t>
      </w:r>
      <w:proofErr w:type="spellEnd"/>
      <w:r>
        <w:rPr>
          <w:i/>
        </w:rPr>
        <w:t>(</w:t>
      </w:r>
      <w:proofErr w:type="gramEnd"/>
      <w:r>
        <w:rPr>
          <w:i/>
        </w:rPr>
        <w:t>)</w:t>
      </w:r>
      <w:r>
        <w:t>.</w:t>
      </w:r>
    </w:p>
    <w:p w:rsidR="00CA1A0B" w:rsidRDefault="00CA1A0B" w:rsidP="00CA1A0B">
      <w:pPr>
        <w:pStyle w:val="ListParagraph"/>
        <w:numPr>
          <w:ilvl w:val="0"/>
          <w:numId w:val="25"/>
        </w:numPr>
      </w:pPr>
      <w:proofErr w:type="spellStart"/>
      <w:r>
        <w:t>a</w:t>
      </w:r>
      <w:r>
        <w:rPr>
          <w:i/>
        </w:rPr>
        <w:t>rgs</w:t>
      </w:r>
      <w:proofErr w:type="spellEnd"/>
      <w:r>
        <w:t xml:space="preserve"> must contain the following entries in this order:</w:t>
      </w:r>
    </w:p>
    <w:p w:rsidR="00CA1A0B" w:rsidRDefault="00CA1A0B" w:rsidP="00CA1A0B">
      <w:pPr>
        <w:pStyle w:val="ListParagraph"/>
        <w:numPr>
          <w:ilvl w:val="1"/>
          <w:numId w:val="25"/>
        </w:numPr>
      </w:pPr>
      <w:proofErr w:type="gramStart"/>
      <w:r>
        <w:t xml:space="preserve">A pointer to a </w:t>
      </w:r>
      <w:proofErr w:type="spellStart"/>
      <w:r>
        <w:rPr>
          <w:i/>
        </w:rPr>
        <w:t>pthread_t</w:t>
      </w:r>
      <w:proofErr w:type="spellEnd"/>
      <w:r>
        <w:t xml:space="preserve"> thread</w:t>
      </w:r>
      <w:proofErr w:type="gramEnd"/>
      <w:r>
        <w:t xml:space="preserve"> structure. This is equivalent to the </w:t>
      </w:r>
      <w:r>
        <w:rPr>
          <w:i/>
        </w:rPr>
        <w:t>thread</w:t>
      </w:r>
      <w:r>
        <w:t xml:space="preserve"> argument of standard </w:t>
      </w:r>
      <w:proofErr w:type="spellStart"/>
      <w:r>
        <w:rPr>
          <w:i/>
        </w:rPr>
        <w:t>pthread_</w:t>
      </w:r>
      <w:proofErr w:type="gramStart"/>
      <w:r>
        <w:rPr>
          <w:i/>
        </w:rPr>
        <w:t>create</w:t>
      </w:r>
      <w:proofErr w:type="spellEnd"/>
      <w:r>
        <w:rPr>
          <w:i/>
        </w:rPr>
        <w:t>(</w:t>
      </w:r>
      <w:proofErr w:type="gramEnd"/>
      <w:r>
        <w:rPr>
          <w:i/>
        </w:rPr>
        <w:t>)</w:t>
      </w:r>
      <w:r>
        <w:t>.</w:t>
      </w:r>
    </w:p>
    <w:p w:rsidR="00CA1A0B" w:rsidRDefault="00CA1A0B" w:rsidP="00CA1A0B">
      <w:pPr>
        <w:pStyle w:val="ListParagraph"/>
        <w:numPr>
          <w:ilvl w:val="1"/>
          <w:numId w:val="25"/>
        </w:numPr>
      </w:pPr>
      <w:r>
        <w:t xml:space="preserve">A pointer to a </w:t>
      </w:r>
      <w:proofErr w:type="spellStart"/>
      <w:r>
        <w:rPr>
          <w:i/>
        </w:rPr>
        <w:t>pthread_attr_t</w:t>
      </w:r>
      <w:proofErr w:type="spellEnd"/>
      <w:r>
        <w:t xml:space="preserve"> thread attributes structure (or NULL for default attributes). This is equivalent to the </w:t>
      </w:r>
      <w:proofErr w:type="spellStart"/>
      <w:r>
        <w:rPr>
          <w:i/>
        </w:rPr>
        <w:t>attr</w:t>
      </w:r>
      <w:proofErr w:type="spellEnd"/>
      <w:r>
        <w:t xml:space="preserve"> argument of standard </w:t>
      </w:r>
      <w:proofErr w:type="spellStart"/>
      <w:r>
        <w:rPr>
          <w:i/>
        </w:rPr>
        <w:t>pthread_</w:t>
      </w:r>
      <w:proofErr w:type="gramStart"/>
      <w:r>
        <w:rPr>
          <w:i/>
        </w:rPr>
        <w:t>create</w:t>
      </w:r>
      <w:proofErr w:type="spellEnd"/>
      <w:r>
        <w:rPr>
          <w:i/>
        </w:rPr>
        <w:t>(</w:t>
      </w:r>
      <w:proofErr w:type="gramEnd"/>
      <w:r>
        <w:rPr>
          <w:i/>
        </w:rPr>
        <w:t>)</w:t>
      </w:r>
      <w:r>
        <w:t>.</w:t>
      </w:r>
    </w:p>
    <w:p w:rsidR="00CA1A0B" w:rsidRDefault="00CA1A0B" w:rsidP="00CA1A0B">
      <w:pPr>
        <w:pStyle w:val="ListParagraph"/>
        <w:numPr>
          <w:ilvl w:val="1"/>
          <w:numId w:val="25"/>
        </w:numPr>
      </w:pPr>
      <w:r>
        <w:t xml:space="preserve">A pointer to a structure that is passed as the sole argument to the function pointed to by </w:t>
      </w:r>
      <w:proofErr w:type="spellStart"/>
      <w:r>
        <w:rPr>
          <w:i/>
        </w:rPr>
        <w:t>to_launch.func_ptr</w:t>
      </w:r>
      <w:proofErr w:type="spellEnd"/>
      <w:r>
        <w:t xml:space="preserve">. This is equivalent to the </w:t>
      </w:r>
      <w:proofErr w:type="spellStart"/>
      <w:r>
        <w:rPr>
          <w:i/>
        </w:rPr>
        <w:t>arg</w:t>
      </w:r>
      <w:proofErr w:type="spellEnd"/>
      <w:r>
        <w:t xml:space="preserve"> argument of standard </w:t>
      </w:r>
      <w:proofErr w:type="spellStart"/>
      <w:r>
        <w:rPr>
          <w:i/>
        </w:rPr>
        <w:t>pthread_</w:t>
      </w:r>
      <w:proofErr w:type="gramStart"/>
      <w:r>
        <w:rPr>
          <w:i/>
        </w:rPr>
        <w:t>create</w:t>
      </w:r>
      <w:proofErr w:type="spellEnd"/>
      <w:r>
        <w:rPr>
          <w:i/>
        </w:rPr>
        <w:t>(</w:t>
      </w:r>
      <w:proofErr w:type="gramEnd"/>
      <w:r>
        <w:rPr>
          <w:i/>
        </w:rPr>
        <w:t>)</w:t>
      </w:r>
      <w:r>
        <w:t>.</w:t>
      </w:r>
    </w:p>
    <w:p w:rsidR="00CA1A0B" w:rsidRPr="00225C24" w:rsidRDefault="00CA1A0B" w:rsidP="00CA1A0B">
      <w:pPr>
        <w:pStyle w:val="ListParagraph"/>
        <w:numPr>
          <w:ilvl w:val="0"/>
          <w:numId w:val="25"/>
        </w:numPr>
      </w:pPr>
      <w:proofErr w:type="spellStart"/>
      <w:proofErr w:type="gramStart"/>
      <w:r>
        <w:rPr>
          <w:i/>
        </w:rPr>
        <w:t>arg_sizes</w:t>
      </w:r>
      <w:proofErr w:type="spellEnd"/>
      <w:proofErr w:type="gramEnd"/>
      <w:r>
        <w:rPr>
          <w:i/>
        </w:rPr>
        <w:t xml:space="preserve"> </w:t>
      </w:r>
      <w:r>
        <w:t xml:space="preserve">must specify the sizes of each of the entries in </w:t>
      </w:r>
      <w:proofErr w:type="spellStart"/>
      <w:r>
        <w:rPr>
          <w:i/>
        </w:rPr>
        <w:t>arg</w:t>
      </w:r>
      <w:r w:rsidR="002C11A1">
        <w:rPr>
          <w:i/>
        </w:rPr>
        <w:t>s</w:t>
      </w:r>
      <w:proofErr w:type="spellEnd"/>
      <w:r w:rsidR="00BC5F9C">
        <w:rPr>
          <w:i/>
        </w:rPr>
        <w:t>.</w:t>
      </w:r>
    </w:p>
    <w:p w:rsidR="00CA1A0B" w:rsidRDefault="00CA1A0B" w:rsidP="00CA1A0B">
      <w:pPr>
        <w:pStyle w:val="ListParagraph"/>
        <w:numPr>
          <w:ilvl w:val="0"/>
          <w:numId w:val="25"/>
        </w:numPr>
      </w:pPr>
      <w:proofErr w:type="spellStart"/>
      <w:proofErr w:type="gramStart"/>
      <w:r>
        <w:rPr>
          <w:i/>
        </w:rPr>
        <w:t>nargs</w:t>
      </w:r>
      <w:proofErr w:type="spellEnd"/>
      <w:proofErr w:type="gramEnd"/>
      <w:r>
        <w:rPr>
          <w:i/>
        </w:rPr>
        <w:t xml:space="preserve"> </w:t>
      </w:r>
      <w:r>
        <w:t>must be 3.</w:t>
      </w:r>
    </w:p>
    <w:p w:rsidR="00CA1A0B" w:rsidRDefault="00CA1A0B" w:rsidP="00CA1A0B">
      <w:r>
        <w:t xml:space="preserve">The return value is a pointer to a status output identical to that of the standard POSIX thread call </w:t>
      </w:r>
      <w:proofErr w:type="spellStart"/>
      <w:r>
        <w:rPr>
          <w:i/>
        </w:rPr>
        <w:t>pthread_create</w:t>
      </w:r>
      <w:proofErr w:type="spellEnd"/>
      <w:r>
        <w:rPr>
          <w:i/>
        </w:rPr>
        <w:t>()</w:t>
      </w:r>
      <w:r>
        <w:t xml:space="preserve">. </w:t>
      </w:r>
    </w:p>
    <w:p w:rsidR="001A0C18" w:rsidRDefault="001A0C18" w:rsidP="003259DD">
      <w:pPr>
        <w:pStyle w:val="Heading3"/>
      </w:pPr>
      <w:bookmarkStart w:id="735" w:name="_Ref352943600"/>
      <w:bookmarkStart w:id="736" w:name="_Toc359310291"/>
      <w:proofErr w:type="spellStart"/>
      <w:r>
        <w:t>OpenCL</w:t>
      </w:r>
      <w:bookmarkEnd w:id="735"/>
      <w:bookmarkEnd w:id="736"/>
      <w:proofErr w:type="spellEnd"/>
    </w:p>
    <w:p w:rsidR="00896C03" w:rsidRDefault="003B76B6" w:rsidP="00896C03">
      <w:r>
        <w:t xml:space="preserve">When layering the PIM API over </w:t>
      </w:r>
      <w:proofErr w:type="spellStart"/>
      <w:r>
        <w:t>OpenCL</w:t>
      </w:r>
      <w:proofErr w:type="spellEnd"/>
      <w:r>
        <w:t xml:space="preserve">, the PIM API is only used to dispatch kernels from the host onto PIM GPUs. Dispatching kernels from a host’s CPU core to the host’s GPU must use the standard </w:t>
      </w:r>
      <w:proofErr w:type="spellStart"/>
      <w:r>
        <w:t>OpenCL</w:t>
      </w:r>
      <w:proofErr w:type="spellEnd"/>
      <w:r>
        <w:t xml:space="preserve"> API. Similarly, a thread running on a PIM CPU may use the standard </w:t>
      </w:r>
      <w:proofErr w:type="spellStart"/>
      <w:r>
        <w:t>OpenCL</w:t>
      </w:r>
      <w:proofErr w:type="spellEnd"/>
      <w:r>
        <w:t xml:space="preserve"> API to dispatch kernels to the GPU on the same PIM. </w:t>
      </w:r>
    </w:p>
    <w:p w:rsidR="00896C03" w:rsidRDefault="00896C03" w:rsidP="00896C03"/>
    <w:p w:rsidR="00896C03" w:rsidRDefault="00896C03" w:rsidP="00896C03">
      <w:r>
        <w:t>Dispatching kernels from a PIM to another PIM or back to the host is currently unsupported.</w:t>
      </w:r>
    </w:p>
    <w:p w:rsidR="00896C03" w:rsidRDefault="00896C03" w:rsidP="00896C03"/>
    <w:p w:rsidR="00BE2411" w:rsidRDefault="00BE2411" w:rsidP="00BE2411">
      <w:r>
        <w:t>Note that the PIM API abstracts the creation of device contexts and command queues as well as explicit kernel compilation when dispatching to PIM devices</w:t>
      </w:r>
      <w:r w:rsidR="00415298">
        <w:t>. This</w:t>
      </w:r>
      <w:r>
        <w:t xml:space="preserve"> eliminates the need for the user application to perform these </w:t>
      </w:r>
      <w:r w:rsidR="00415298">
        <w:t xml:space="preserve">tasks for operations issued through the PIM API. However, operations that use the standard </w:t>
      </w:r>
      <w:proofErr w:type="spellStart"/>
      <w:r w:rsidR="00415298">
        <w:t>OpenCL</w:t>
      </w:r>
      <w:proofErr w:type="spellEnd"/>
      <w:r w:rsidR="00415298">
        <w:t xml:space="preserve"> API (</w:t>
      </w:r>
      <w:r w:rsidR="003165D6">
        <w:t xml:space="preserve">e.g., </w:t>
      </w:r>
      <w:r w:rsidR="00415298">
        <w:t>intra-host or intra-PIM kernel dispatch) still require these infrastructure setup steps.</w:t>
      </w:r>
    </w:p>
    <w:p w:rsidR="00896C03" w:rsidRDefault="00896C03" w:rsidP="00896C03"/>
    <w:p w:rsidR="00415298" w:rsidRDefault="00415298" w:rsidP="00896C03">
      <w:r>
        <w:lastRenderedPageBreak/>
        <w:t xml:space="preserve">The following user-level PIM API calls have platform-dependent semantics. Their usage for </w:t>
      </w:r>
      <w:proofErr w:type="spellStart"/>
      <w:r>
        <w:t>OpenCL</w:t>
      </w:r>
      <w:proofErr w:type="spellEnd"/>
      <w:r>
        <w:t xml:space="preserve"> (</w:t>
      </w:r>
      <w:r w:rsidR="003165D6">
        <w:t xml:space="preserve">i.e., </w:t>
      </w:r>
      <w:r>
        <w:t xml:space="preserve">when </w:t>
      </w:r>
      <w:r w:rsidR="0077674F">
        <w:t xml:space="preserve">the </w:t>
      </w:r>
      <w:r w:rsidRPr="00CA1A0B">
        <w:t>platform</w:t>
      </w:r>
      <w:r w:rsidRPr="00BE2411">
        <w:t xml:space="preserve"> </w:t>
      </w:r>
      <w:r w:rsidR="00CA1A0B">
        <w:t xml:space="preserve">specified for the call </w:t>
      </w:r>
      <w:r>
        <w:t xml:space="preserve">is </w:t>
      </w:r>
      <w:r w:rsidRPr="00376140">
        <w:t>PIM_PLATFORM_</w:t>
      </w:r>
      <w:r>
        <w:t>OPENCL_G</w:t>
      </w:r>
      <w:r w:rsidRPr="00376140">
        <w:t>PU</w:t>
      </w:r>
      <w:r w:rsidRPr="00BE2411">
        <w:t>)</w:t>
      </w:r>
      <w:r>
        <w:rPr>
          <w:i/>
        </w:rPr>
        <w:t xml:space="preserve"> </w:t>
      </w:r>
      <w:r>
        <w:t>is described</w:t>
      </w:r>
      <w:r w:rsidR="00BC5F9C">
        <w:t xml:space="preserve"> below</w:t>
      </w:r>
      <w:r>
        <w:t>.</w:t>
      </w:r>
      <w:r w:rsidR="00A065EC">
        <w:t xml:space="preserve"> Please refer to appropriate documentation (</w:t>
      </w:r>
      <w:r w:rsidR="003165D6">
        <w:t xml:space="preserve">e.g., </w:t>
      </w:r>
      <w:proofErr w:type="spellStart"/>
      <w:r w:rsidR="00B126E1">
        <w:t>OpenCL</w:t>
      </w:r>
      <w:proofErr w:type="spellEnd"/>
      <w:r w:rsidR="00B126E1">
        <w:t xml:space="preserve"> 1.2 Reference Pages </w:t>
      </w:r>
      <w:r w:rsidR="00A141B1">
        <w:fldChar w:fldCharType="begin"/>
      </w:r>
      <w:r w:rsidR="00B126E1">
        <w:instrText xml:space="preserve"> REF _Ref357031320 \r \h </w:instrText>
      </w:r>
      <w:r w:rsidR="00A141B1">
        <w:fldChar w:fldCharType="separate"/>
      </w:r>
      <w:r w:rsidR="00C91EA6">
        <w:t>[27]</w:t>
      </w:r>
      <w:r w:rsidR="00A141B1">
        <w:fldChar w:fldCharType="end"/>
      </w:r>
      <w:r w:rsidR="00A065EC">
        <w:t xml:space="preserve">) for more information on </w:t>
      </w:r>
      <w:proofErr w:type="spellStart"/>
      <w:r w:rsidR="00A065EC">
        <w:t>OpenCL</w:t>
      </w:r>
      <w:proofErr w:type="spellEnd"/>
      <w:r w:rsidR="00A065EC">
        <w:t>.</w:t>
      </w:r>
    </w:p>
    <w:p w:rsidR="00415298" w:rsidRPr="000775AB" w:rsidRDefault="00415298" w:rsidP="00A234FA">
      <w:pPr>
        <w:pStyle w:val="UnnumberedHeading"/>
        <w:rPr>
          <w:rStyle w:val="IntenseEmphasis"/>
        </w:rPr>
      </w:pPr>
      <w:proofErr w:type="spellStart"/>
      <w:r w:rsidRPr="000775AB">
        <w:rPr>
          <w:rStyle w:val="IntenseEmphasis"/>
        </w:rPr>
        <w:t>pim_malloc</w:t>
      </w:r>
      <w:proofErr w:type="spellEnd"/>
    </w:p>
    <w:p w:rsidR="00415298" w:rsidRDefault="00415298" w:rsidP="00415298">
      <w:r>
        <w:t xml:space="preserve">The return value is a pointer to an </w:t>
      </w:r>
      <w:proofErr w:type="spellStart"/>
      <w:r>
        <w:t>OpenCL</w:t>
      </w:r>
      <w:proofErr w:type="spellEnd"/>
      <w:r>
        <w:t xml:space="preserve"> buffer handle (</w:t>
      </w:r>
      <w:proofErr w:type="spellStart"/>
      <w:r w:rsidRPr="00415298">
        <w:rPr>
          <w:i/>
        </w:rPr>
        <w:t>cl_mem</w:t>
      </w:r>
      <w:proofErr w:type="spellEnd"/>
      <w:r>
        <w:t xml:space="preserve">) cast as </w:t>
      </w:r>
      <w:r>
        <w:rPr>
          <w:i/>
        </w:rPr>
        <w:t>void*</w:t>
      </w:r>
      <w:r>
        <w:t xml:space="preserve">. This handle may be cast to </w:t>
      </w:r>
      <w:proofErr w:type="spellStart"/>
      <w:r>
        <w:rPr>
          <w:i/>
        </w:rPr>
        <w:t>cl_mem</w:t>
      </w:r>
      <w:proofErr w:type="spellEnd"/>
      <w:r>
        <w:t xml:space="preserve"> and directly passed to </w:t>
      </w:r>
      <w:proofErr w:type="spellStart"/>
      <w:r>
        <w:t>OpenCL</w:t>
      </w:r>
      <w:proofErr w:type="spellEnd"/>
      <w:r>
        <w:t xml:space="preserve"> commands. Non-</w:t>
      </w:r>
      <w:proofErr w:type="spellStart"/>
      <w:r>
        <w:t>OpenCL</w:t>
      </w:r>
      <w:proofErr w:type="spellEnd"/>
      <w:r>
        <w:t xml:space="preserve"> access to the data region of the buffer requires calling </w:t>
      </w:r>
      <w:proofErr w:type="spellStart"/>
      <w:r w:rsidRPr="004911AB">
        <w:rPr>
          <w:i/>
        </w:rPr>
        <w:t>pim_</w:t>
      </w:r>
      <w:proofErr w:type="gramStart"/>
      <w:r w:rsidRPr="004911AB">
        <w:rPr>
          <w:i/>
        </w:rPr>
        <w:t>map</w:t>
      </w:r>
      <w:proofErr w:type="spellEnd"/>
      <w:r w:rsidRPr="004911AB">
        <w:rPr>
          <w:i/>
        </w:rPr>
        <w:t>(</w:t>
      </w:r>
      <w:proofErr w:type="gramEnd"/>
      <w:r w:rsidRPr="004911AB">
        <w:rPr>
          <w:i/>
        </w:rPr>
        <w:t>)</w:t>
      </w:r>
      <w:r>
        <w:t xml:space="preserve">, which returns a native C pointer. Some implementations of the API may rely on </w:t>
      </w:r>
      <w:proofErr w:type="spellStart"/>
      <w:r w:rsidRPr="00415298">
        <w:rPr>
          <w:i/>
        </w:rPr>
        <w:t>pim_</w:t>
      </w:r>
      <w:proofErr w:type="gramStart"/>
      <w:r w:rsidRPr="00415298">
        <w:rPr>
          <w:i/>
        </w:rPr>
        <w:t>map</w:t>
      </w:r>
      <w:proofErr w:type="spellEnd"/>
      <w:r w:rsidRPr="00415298">
        <w:rPr>
          <w:i/>
        </w:rPr>
        <w:t>(</w:t>
      </w:r>
      <w:proofErr w:type="gramEnd"/>
      <w:r w:rsidRPr="00415298">
        <w:rPr>
          <w:i/>
        </w:rPr>
        <w:t>)</w:t>
      </w:r>
      <w:r>
        <w:t xml:space="preserve"> and </w:t>
      </w:r>
      <w:proofErr w:type="spellStart"/>
      <w:r w:rsidRPr="00415298">
        <w:rPr>
          <w:i/>
        </w:rPr>
        <w:t>pim_unmap</w:t>
      </w:r>
      <w:proofErr w:type="spellEnd"/>
      <w:r w:rsidRPr="00415298">
        <w:rPr>
          <w:i/>
        </w:rPr>
        <w:t>()</w:t>
      </w:r>
      <w:r>
        <w:t xml:space="preserve"> calls to optimize cache coherence.</w:t>
      </w:r>
    </w:p>
    <w:p w:rsidR="00CE2F88" w:rsidRPr="00C10900" w:rsidRDefault="00C10900" w:rsidP="00A234FA">
      <w:pPr>
        <w:pStyle w:val="UnnumberedHeading"/>
        <w:rPr>
          <w:rStyle w:val="IntenseEmphasis"/>
        </w:rPr>
      </w:pPr>
      <w:proofErr w:type="spellStart"/>
      <w:r w:rsidRPr="00C10900">
        <w:rPr>
          <w:rStyle w:val="IntenseEmphasis"/>
        </w:rPr>
        <w:t>pim_map</w:t>
      </w:r>
      <w:proofErr w:type="spellEnd"/>
    </w:p>
    <w:p w:rsidR="00C10900" w:rsidRPr="004911AB" w:rsidRDefault="0077674F" w:rsidP="00C10900">
      <w:r>
        <w:t>The i</w:t>
      </w:r>
      <w:r w:rsidR="00C10900">
        <w:t xml:space="preserve">nput argument </w:t>
      </w:r>
      <w:r w:rsidR="00C10900" w:rsidRPr="0033667B">
        <w:rPr>
          <w:i/>
        </w:rPr>
        <w:t>handle</w:t>
      </w:r>
      <w:r w:rsidR="00C10900">
        <w:t xml:space="preserve"> must be a pointer to an </w:t>
      </w:r>
      <w:proofErr w:type="spellStart"/>
      <w:r w:rsidR="00C10900">
        <w:t>OpenCL</w:t>
      </w:r>
      <w:proofErr w:type="spellEnd"/>
      <w:r w:rsidR="00C10900">
        <w:t xml:space="preserve"> buffer (</w:t>
      </w:r>
      <w:proofErr w:type="spellStart"/>
      <w:r w:rsidR="00C10900">
        <w:rPr>
          <w:i/>
        </w:rPr>
        <w:t>cl_mem</w:t>
      </w:r>
      <w:proofErr w:type="spellEnd"/>
      <w:r w:rsidR="00C10900">
        <w:t xml:space="preserve">) obtained by a </w:t>
      </w:r>
      <w:proofErr w:type="spellStart"/>
      <w:r w:rsidR="00C10900" w:rsidRPr="0033667B">
        <w:rPr>
          <w:i/>
        </w:rPr>
        <w:t>pim_</w:t>
      </w:r>
      <w:proofErr w:type="gramStart"/>
      <w:r w:rsidR="00C10900" w:rsidRPr="0033667B">
        <w:rPr>
          <w:i/>
        </w:rPr>
        <w:t>malloc</w:t>
      </w:r>
      <w:proofErr w:type="spellEnd"/>
      <w:r w:rsidR="00C10900" w:rsidRPr="0033667B">
        <w:rPr>
          <w:i/>
        </w:rPr>
        <w:t>(</w:t>
      </w:r>
      <w:proofErr w:type="gramEnd"/>
      <w:r w:rsidR="00C10900" w:rsidRPr="0033667B">
        <w:rPr>
          <w:i/>
        </w:rPr>
        <w:t>)</w:t>
      </w:r>
      <w:r w:rsidR="00C10900">
        <w:t xml:space="preserve"> call with a </w:t>
      </w:r>
      <w:r w:rsidR="00C10900" w:rsidRPr="0033667B">
        <w:rPr>
          <w:i/>
        </w:rPr>
        <w:t>platform</w:t>
      </w:r>
      <w:r w:rsidR="00C10900">
        <w:t xml:space="preserve"> value of  </w:t>
      </w:r>
      <w:r w:rsidR="00C10900" w:rsidRPr="00376140">
        <w:t>PIM_PLATFORM_</w:t>
      </w:r>
      <w:r w:rsidR="00C10900">
        <w:t xml:space="preserve">OPENCL_GPU. The returned value is a native C pointer to the data region of the </w:t>
      </w:r>
      <w:proofErr w:type="spellStart"/>
      <w:r w:rsidR="00C10900">
        <w:t>OpenCL</w:t>
      </w:r>
      <w:proofErr w:type="spellEnd"/>
      <w:r w:rsidR="00C10900">
        <w:t xml:space="preserve"> buffer.</w:t>
      </w:r>
    </w:p>
    <w:p w:rsidR="00F80821" w:rsidRPr="00F80821" w:rsidRDefault="00F80821" w:rsidP="00A234FA">
      <w:pPr>
        <w:pStyle w:val="UnnumberedHeading"/>
        <w:rPr>
          <w:rStyle w:val="IntenseEmphasis"/>
        </w:rPr>
      </w:pPr>
      <w:proofErr w:type="spellStart"/>
      <w:r w:rsidRPr="00F80821">
        <w:rPr>
          <w:rStyle w:val="IntenseEmphasis"/>
        </w:rPr>
        <w:t>pim_spawn</w:t>
      </w:r>
      <w:proofErr w:type="spellEnd"/>
    </w:p>
    <w:p w:rsidR="00FD7825" w:rsidRDefault="00FD7825" w:rsidP="00FD7825">
      <w:r>
        <w:t xml:space="preserve">Queuing behavior of kernel dispatch via the PIM API is that of asynchronous dispatch via an in-order queue per PIM GPU device. The </w:t>
      </w:r>
      <w:proofErr w:type="spellStart"/>
      <w:r w:rsidRPr="00FD7825">
        <w:rPr>
          <w:i/>
        </w:rPr>
        <w:t>pim_</w:t>
      </w:r>
      <w:proofErr w:type="gramStart"/>
      <w:r w:rsidRPr="00FD7825">
        <w:rPr>
          <w:i/>
        </w:rPr>
        <w:t>spawn</w:t>
      </w:r>
      <w:proofErr w:type="spellEnd"/>
      <w:r w:rsidRPr="00FD7825">
        <w:rPr>
          <w:i/>
        </w:rPr>
        <w:t>(</w:t>
      </w:r>
      <w:proofErr w:type="gramEnd"/>
      <w:r w:rsidRPr="00FD7825">
        <w:rPr>
          <w:i/>
        </w:rPr>
        <w:t>)</w:t>
      </w:r>
      <w:r>
        <w:t xml:space="preserve"> call returns immediately after </w:t>
      </w:r>
      <w:proofErr w:type="spellStart"/>
      <w:r>
        <w:t>enqueuing</w:t>
      </w:r>
      <w:proofErr w:type="spellEnd"/>
      <w:r>
        <w:t xml:space="preserve"> the kernel dispatch.</w:t>
      </w:r>
    </w:p>
    <w:p w:rsidR="00FD7825" w:rsidRDefault="00FD7825" w:rsidP="00E923F2"/>
    <w:p w:rsidR="00CA1A0B" w:rsidRDefault="00610F6E" w:rsidP="00CA1A0B">
      <w:r>
        <w:t>The i</w:t>
      </w:r>
      <w:r w:rsidR="00CA1A0B">
        <w:t xml:space="preserve">nput arguments </w:t>
      </w:r>
      <w:proofErr w:type="spellStart"/>
      <w:r w:rsidR="00CA1A0B">
        <w:rPr>
          <w:i/>
        </w:rPr>
        <w:t>to_launch</w:t>
      </w:r>
      <w:proofErr w:type="spellEnd"/>
      <w:r w:rsidR="00CA1A0B">
        <w:rPr>
          <w:i/>
        </w:rPr>
        <w:t xml:space="preserve"> </w:t>
      </w:r>
      <w:r w:rsidR="00CA1A0B">
        <w:t xml:space="preserve">and </w:t>
      </w:r>
      <w:proofErr w:type="spellStart"/>
      <w:r w:rsidR="00CA1A0B">
        <w:rPr>
          <w:i/>
        </w:rPr>
        <w:t>args</w:t>
      </w:r>
      <w:proofErr w:type="spellEnd"/>
      <w:r w:rsidR="00CA1A0B">
        <w:t xml:space="preserve"> must specify the inputs necessary to launch the kernel on the PIM identified by the argument </w:t>
      </w:r>
      <w:r w:rsidR="00CA1A0B">
        <w:rPr>
          <w:i/>
        </w:rPr>
        <w:t>device</w:t>
      </w:r>
      <w:r w:rsidR="00CA1A0B">
        <w:t>:</w:t>
      </w:r>
    </w:p>
    <w:p w:rsidR="00CA1A0B" w:rsidRDefault="00CA1A0B" w:rsidP="00CA1A0B">
      <w:pPr>
        <w:pStyle w:val="ListParagraph"/>
        <w:numPr>
          <w:ilvl w:val="0"/>
          <w:numId w:val="26"/>
        </w:numPr>
      </w:pPr>
      <w:proofErr w:type="spellStart"/>
      <w:proofErr w:type="gramStart"/>
      <w:r>
        <w:rPr>
          <w:i/>
        </w:rPr>
        <w:t>to_launch</w:t>
      </w:r>
      <w:proofErr w:type="spellEnd"/>
      <w:proofErr w:type="gramEnd"/>
      <w:r>
        <w:rPr>
          <w:i/>
        </w:rPr>
        <w:t xml:space="preserve"> </w:t>
      </w:r>
      <w:r>
        <w:t xml:space="preserve">must identify the </w:t>
      </w:r>
      <w:proofErr w:type="spellStart"/>
      <w:r>
        <w:t>OpenCL</w:t>
      </w:r>
      <w:proofErr w:type="spellEnd"/>
      <w:r>
        <w:t xml:space="preserve"> kernel to execute. This is defined by setting </w:t>
      </w:r>
      <w:proofErr w:type="spellStart"/>
      <w:r>
        <w:rPr>
          <w:i/>
        </w:rPr>
        <w:t>to_launch_func_name</w:t>
      </w:r>
      <w:proofErr w:type="spellEnd"/>
      <w:r>
        <w:t xml:space="preserve"> to point to a null-terminated character array containing the name of the kernel.</w:t>
      </w:r>
    </w:p>
    <w:p w:rsidR="00CA1A0B" w:rsidRDefault="00CA1A0B" w:rsidP="00CA1A0B">
      <w:pPr>
        <w:pStyle w:val="ListParagraph"/>
        <w:numPr>
          <w:ilvl w:val="0"/>
          <w:numId w:val="26"/>
        </w:numPr>
      </w:pPr>
      <w:proofErr w:type="spellStart"/>
      <w:r>
        <w:t>a</w:t>
      </w:r>
      <w:r>
        <w:rPr>
          <w:i/>
        </w:rPr>
        <w:t>rgs</w:t>
      </w:r>
      <w:proofErr w:type="spellEnd"/>
      <w:r>
        <w:t xml:space="preserve"> must contain the following entries in this order:</w:t>
      </w:r>
    </w:p>
    <w:p w:rsidR="008F38DD" w:rsidRDefault="008F38DD" w:rsidP="008F38DD">
      <w:pPr>
        <w:pStyle w:val="ListParagraph"/>
        <w:numPr>
          <w:ilvl w:val="1"/>
          <w:numId w:val="26"/>
        </w:numPr>
      </w:pPr>
      <w:r>
        <w:t>A pointer to a null-terminated character array holding the name of the kernel source file. All kernels in the source file are built and cached during the first call to any kernel in that file.</w:t>
      </w:r>
    </w:p>
    <w:p w:rsidR="008F38DD" w:rsidRDefault="008F38DD" w:rsidP="008F38DD">
      <w:pPr>
        <w:pStyle w:val="ListParagraph"/>
        <w:numPr>
          <w:ilvl w:val="1"/>
          <w:numId w:val="26"/>
        </w:numPr>
      </w:pPr>
      <w:proofErr w:type="gramStart"/>
      <w:r>
        <w:t xml:space="preserve">A pointer to a null-terminated character array specifying </w:t>
      </w:r>
      <w:proofErr w:type="spellStart"/>
      <w:r>
        <w:t>OpenCL</w:t>
      </w:r>
      <w:proofErr w:type="spellEnd"/>
      <w:r>
        <w:t xml:space="preserve"> build</w:t>
      </w:r>
      <w:proofErr w:type="gramEnd"/>
      <w:r>
        <w:t xml:space="preserve"> flags. This is equivalent to the </w:t>
      </w:r>
      <w:r w:rsidRPr="00A523A8">
        <w:rPr>
          <w:i/>
        </w:rPr>
        <w:t>options</w:t>
      </w:r>
      <w:r>
        <w:t xml:space="preserve"> argument of the </w:t>
      </w:r>
      <w:proofErr w:type="spellStart"/>
      <w:r>
        <w:t>OpenCL</w:t>
      </w:r>
      <w:proofErr w:type="spellEnd"/>
      <w:r>
        <w:t xml:space="preserve"> </w:t>
      </w:r>
      <w:proofErr w:type="spellStart"/>
      <w:proofErr w:type="gramStart"/>
      <w:r>
        <w:rPr>
          <w:i/>
        </w:rPr>
        <w:t>clBuildprpgram</w:t>
      </w:r>
      <w:proofErr w:type="spellEnd"/>
      <w:r>
        <w:rPr>
          <w:i/>
        </w:rPr>
        <w:t>(</w:t>
      </w:r>
      <w:proofErr w:type="gramEnd"/>
      <w:r>
        <w:rPr>
          <w:i/>
        </w:rPr>
        <w:t>)</w:t>
      </w:r>
      <w:r>
        <w:t xml:space="preserve"> call. </w:t>
      </w:r>
      <w:r w:rsidRPr="00A523A8">
        <w:t>Please</w:t>
      </w:r>
      <w:r>
        <w:t xml:space="preserve"> refer to </w:t>
      </w:r>
      <w:proofErr w:type="spellStart"/>
      <w:r>
        <w:t>OpenCL</w:t>
      </w:r>
      <w:proofErr w:type="spellEnd"/>
      <w:r>
        <w:t xml:space="preserve"> documentation for </w:t>
      </w:r>
      <w:r w:rsidR="00F95930">
        <w:t xml:space="preserve">a list of </w:t>
      </w:r>
      <w:r>
        <w:t>supported</w:t>
      </w:r>
      <w:r w:rsidRPr="00A523A8">
        <w:t xml:space="preserve"> </w:t>
      </w:r>
      <w:r>
        <w:t xml:space="preserve">flags. </w:t>
      </w:r>
    </w:p>
    <w:p w:rsidR="00CA1A0B" w:rsidRDefault="00CA1A0B" w:rsidP="00CA1A0B">
      <w:pPr>
        <w:pStyle w:val="ListParagraph"/>
        <w:numPr>
          <w:ilvl w:val="1"/>
          <w:numId w:val="26"/>
        </w:numPr>
      </w:pPr>
      <w:r>
        <w:t xml:space="preserve">A pointer to an integer specifying the number of dimensions used to specify global work item domain and work group sizes. This is equivalent to the </w:t>
      </w:r>
      <w:proofErr w:type="spellStart"/>
      <w:r>
        <w:rPr>
          <w:i/>
        </w:rPr>
        <w:t>work_dim</w:t>
      </w:r>
      <w:proofErr w:type="spellEnd"/>
      <w:r>
        <w:t xml:space="preserve"> argument of the </w:t>
      </w:r>
      <w:proofErr w:type="spellStart"/>
      <w:r>
        <w:t>OpenCL</w:t>
      </w:r>
      <w:proofErr w:type="spellEnd"/>
      <w:r>
        <w:t xml:space="preserve"> </w:t>
      </w:r>
      <w:proofErr w:type="spellStart"/>
      <w:proofErr w:type="gramStart"/>
      <w:r w:rsidRPr="00A523A8">
        <w:rPr>
          <w:i/>
        </w:rPr>
        <w:t>clEnqueueNDRangeKerne</w:t>
      </w:r>
      <w:r>
        <w:rPr>
          <w:i/>
        </w:rPr>
        <w:t>l</w:t>
      </w:r>
      <w:proofErr w:type="spellEnd"/>
      <w:r>
        <w:rPr>
          <w:i/>
        </w:rPr>
        <w:t>(</w:t>
      </w:r>
      <w:proofErr w:type="gramEnd"/>
      <w:r>
        <w:rPr>
          <w:i/>
        </w:rPr>
        <w:t>)</w:t>
      </w:r>
      <w:r>
        <w:t xml:space="preserve"> call.</w:t>
      </w:r>
    </w:p>
    <w:p w:rsidR="00CA1A0B" w:rsidRDefault="00CA1A0B" w:rsidP="00CA1A0B">
      <w:pPr>
        <w:pStyle w:val="ListParagraph"/>
        <w:numPr>
          <w:ilvl w:val="1"/>
          <w:numId w:val="26"/>
        </w:numPr>
      </w:pPr>
      <w:r>
        <w:t xml:space="preserve">A pointer to an array of type </w:t>
      </w:r>
      <w:proofErr w:type="spellStart"/>
      <w:r w:rsidRPr="00E21FF4">
        <w:rPr>
          <w:i/>
        </w:rPr>
        <w:t>size_t</w:t>
      </w:r>
      <w:proofErr w:type="spellEnd"/>
      <w:r>
        <w:t xml:space="preserve"> entries specifying the global work item domain size. The number of entries in </w:t>
      </w:r>
      <w:r w:rsidR="00610F6E">
        <w:t xml:space="preserve">the </w:t>
      </w:r>
      <w:r>
        <w:t xml:space="preserve">array must match the number of dimensions specified above. This is equivalent to the </w:t>
      </w:r>
      <w:proofErr w:type="spellStart"/>
      <w:r>
        <w:rPr>
          <w:i/>
        </w:rPr>
        <w:t>global_work_size</w:t>
      </w:r>
      <w:proofErr w:type="spellEnd"/>
      <w:r>
        <w:t xml:space="preserve"> argument of the </w:t>
      </w:r>
      <w:proofErr w:type="spellStart"/>
      <w:r>
        <w:t>OpenCL</w:t>
      </w:r>
      <w:proofErr w:type="spellEnd"/>
      <w:r>
        <w:t xml:space="preserve"> </w:t>
      </w:r>
      <w:proofErr w:type="spellStart"/>
      <w:proofErr w:type="gramStart"/>
      <w:r w:rsidRPr="00A523A8">
        <w:rPr>
          <w:i/>
        </w:rPr>
        <w:t>clEnqueueNDRangeKerne</w:t>
      </w:r>
      <w:r>
        <w:rPr>
          <w:i/>
        </w:rPr>
        <w:t>l</w:t>
      </w:r>
      <w:proofErr w:type="spellEnd"/>
      <w:r>
        <w:rPr>
          <w:i/>
        </w:rPr>
        <w:t>(</w:t>
      </w:r>
      <w:proofErr w:type="gramEnd"/>
      <w:r>
        <w:rPr>
          <w:i/>
        </w:rPr>
        <w:t>)</w:t>
      </w:r>
      <w:r>
        <w:t xml:space="preserve"> call.</w:t>
      </w:r>
    </w:p>
    <w:p w:rsidR="00CA1A0B" w:rsidRPr="00CF7B3C" w:rsidRDefault="00CA1A0B" w:rsidP="00CA1A0B">
      <w:pPr>
        <w:pStyle w:val="ListParagraph"/>
        <w:numPr>
          <w:ilvl w:val="1"/>
          <w:numId w:val="26"/>
        </w:numPr>
      </w:pPr>
      <w:r>
        <w:t xml:space="preserve">A pointer to an array of type </w:t>
      </w:r>
      <w:proofErr w:type="spellStart"/>
      <w:r w:rsidRPr="00E21FF4">
        <w:rPr>
          <w:i/>
        </w:rPr>
        <w:t>size_t</w:t>
      </w:r>
      <w:proofErr w:type="spellEnd"/>
      <w:r>
        <w:t xml:space="preserve"> entries specifying the work group size in terms of work items. The number of entries in </w:t>
      </w:r>
      <w:r w:rsidR="00610F6E">
        <w:t xml:space="preserve">the </w:t>
      </w:r>
      <w:r>
        <w:t xml:space="preserve">array must match the number of dimensions specified above. This is equivalent to the </w:t>
      </w:r>
      <w:proofErr w:type="spellStart"/>
      <w:r>
        <w:rPr>
          <w:i/>
        </w:rPr>
        <w:t>local_work_size</w:t>
      </w:r>
      <w:proofErr w:type="spellEnd"/>
      <w:r>
        <w:t xml:space="preserve"> argument of the </w:t>
      </w:r>
      <w:proofErr w:type="spellStart"/>
      <w:r>
        <w:t>OpenCL</w:t>
      </w:r>
      <w:proofErr w:type="spellEnd"/>
      <w:r>
        <w:t xml:space="preserve"> </w:t>
      </w:r>
      <w:proofErr w:type="spellStart"/>
      <w:proofErr w:type="gramStart"/>
      <w:r w:rsidRPr="00A523A8">
        <w:rPr>
          <w:i/>
        </w:rPr>
        <w:t>clEnqueueNDRangeKerne</w:t>
      </w:r>
      <w:r>
        <w:rPr>
          <w:i/>
        </w:rPr>
        <w:t>l</w:t>
      </w:r>
      <w:proofErr w:type="spellEnd"/>
      <w:r>
        <w:rPr>
          <w:i/>
        </w:rPr>
        <w:t>(</w:t>
      </w:r>
      <w:proofErr w:type="gramEnd"/>
      <w:r>
        <w:rPr>
          <w:i/>
        </w:rPr>
        <w:t>)</w:t>
      </w:r>
      <w:r>
        <w:t xml:space="preserve"> call.</w:t>
      </w:r>
    </w:p>
    <w:p w:rsidR="00CA1A0B" w:rsidRDefault="00CA1A0B" w:rsidP="00CA1A0B">
      <w:pPr>
        <w:pStyle w:val="ListParagraph"/>
        <w:numPr>
          <w:ilvl w:val="1"/>
          <w:numId w:val="26"/>
        </w:numPr>
      </w:pPr>
      <w:r>
        <w:lastRenderedPageBreak/>
        <w:t xml:space="preserve">A pointer to an integer specifying the number of </w:t>
      </w:r>
      <w:proofErr w:type="spellStart"/>
      <w:r>
        <w:t>OpenCL</w:t>
      </w:r>
      <w:proofErr w:type="spellEnd"/>
      <w:r>
        <w:t xml:space="preserve"> events to wait for before launching the kernel. This is equivalent to the </w:t>
      </w:r>
      <w:proofErr w:type="spellStart"/>
      <w:r>
        <w:rPr>
          <w:i/>
        </w:rPr>
        <w:t>num_events_in_wait_list</w:t>
      </w:r>
      <w:proofErr w:type="spellEnd"/>
      <w:r>
        <w:t xml:space="preserve"> argument of the </w:t>
      </w:r>
      <w:proofErr w:type="spellStart"/>
      <w:r>
        <w:t>OpenCL</w:t>
      </w:r>
      <w:proofErr w:type="spellEnd"/>
      <w:r>
        <w:t xml:space="preserve"> </w:t>
      </w:r>
      <w:proofErr w:type="spellStart"/>
      <w:proofErr w:type="gramStart"/>
      <w:r w:rsidRPr="00A523A8">
        <w:rPr>
          <w:i/>
        </w:rPr>
        <w:t>clEnqueueNDRangeKerne</w:t>
      </w:r>
      <w:r>
        <w:rPr>
          <w:i/>
        </w:rPr>
        <w:t>l</w:t>
      </w:r>
      <w:proofErr w:type="spellEnd"/>
      <w:r>
        <w:rPr>
          <w:i/>
        </w:rPr>
        <w:t>(</w:t>
      </w:r>
      <w:proofErr w:type="gramEnd"/>
      <w:r>
        <w:rPr>
          <w:i/>
        </w:rPr>
        <w:t>)</w:t>
      </w:r>
      <w:r>
        <w:t xml:space="preserve"> call.</w:t>
      </w:r>
    </w:p>
    <w:p w:rsidR="00CA1A0B" w:rsidRDefault="00CA1A0B" w:rsidP="00CA1A0B">
      <w:pPr>
        <w:pStyle w:val="ListParagraph"/>
        <w:numPr>
          <w:ilvl w:val="1"/>
          <w:numId w:val="26"/>
        </w:numPr>
      </w:pPr>
      <w:r>
        <w:t>A pointer to an array</w:t>
      </w:r>
      <w:r w:rsidR="00F95930">
        <w:t xml:space="preserve"> of</w:t>
      </w:r>
      <w:r>
        <w:t xml:space="preserve"> </w:t>
      </w:r>
      <w:proofErr w:type="spellStart"/>
      <w:r w:rsidRPr="00E21FF4">
        <w:rPr>
          <w:i/>
        </w:rPr>
        <w:t>cl_event</w:t>
      </w:r>
      <w:proofErr w:type="spellEnd"/>
      <w:r>
        <w:t xml:space="preserve"> entries that must complete before this kernel can execute. The number of entries in the array must match the number specified by the previous argument. This is equivalent to the </w:t>
      </w:r>
      <w:proofErr w:type="spellStart"/>
      <w:r>
        <w:rPr>
          <w:i/>
        </w:rPr>
        <w:t>event_wait_list</w:t>
      </w:r>
      <w:proofErr w:type="spellEnd"/>
      <w:r>
        <w:t xml:space="preserve"> argument of the </w:t>
      </w:r>
      <w:proofErr w:type="spellStart"/>
      <w:r>
        <w:t>OpenCL</w:t>
      </w:r>
      <w:proofErr w:type="spellEnd"/>
      <w:r>
        <w:t xml:space="preserve"> </w:t>
      </w:r>
      <w:proofErr w:type="spellStart"/>
      <w:proofErr w:type="gramStart"/>
      <w:r w:rsidRPr="00A523A8">
        <w:rPr>
          <w:i/>
        </w:rPr>
        <w:t>clEnqueueNDRangeKerne</w:t>
      </w:r>
      <w:r>
        <w:rPr>
          <w:i/>
        </w:rPr>
        <w:t>l</w:t>
      </w:r>
      <w:proofErr w:type="spellEnd"/>
      <w:r>
        <w:rPr>
          <w:i/>
        </w:rPr>
        <w:t>(</w:t>
      </w:r>
      <w:proofErr w:type="gramEnd"/>
      <w:r>
        <w:rPr>
          <w:i/>
        </w:rPr>
        <w:t>)</w:t>
      </w:r>
      <w:r>
        <w:t xml:space="preserve"> call.</w:t>
      </w:r>
    </w:p>
    <w:p w:rsidR="00CA1A0B" w:rsidRDefault="00CD3DC0" w:rsidP="00CA1A0B">
      <w:pPr>
        <w:pStyle w:val="ListParagraph"/>
        <w:numPr>
          <w:ilvl w:val="1"/>
          <w:numId w:val="26"/>
        </w:numPr>
      </w:pPr>
      <w:r>
        <w:t>A</w:t>
      </w:r>
      <w:r w:rsidR="00CA1A0B">
        <w:t xml:space="preserve"> </w:t>
      </w:r>
      <w:proofErr w:type="spellStart"/>
      <w:r w:rsidR="00CA1A0B">
        <w:rPr>
          <w:i/>
        </w:rPr>
        <w:t>cl_event</w:t>
      </w:r>
      <w:proofErr w:type="spellEnd"/>
      <w:r w:rsidR="00CA1A0B">
        <w:t xml:space="preserve"> that</w:t>
      </w:r>
      <w:r>
        <w:t xml:space="preserve">, after the </w:t>
      </w:r>
      <w:proofErr w:type="spellStart"/>
      <w:r>
        <w:rPr>
          <w:i/>
        </w:rPr>
        <w:t>pim_</w:t>
      </w:r>
      <w:proofErr w:type="gramStart"/>
      <w:r>
        <w:rPr>
          <w:i/>
        </w:rPr>
        <w:t>spawn</w:t>
      </w:r>
      <w:proofErr w:type="spellEnd"/>
      <w:r>
        <w:rPr>
          <w:i/>
        </w:rPr>
        <w:t>(</w:t>
      </w:r>
      <w:proofErr w:type="gramEnd"/>
      <w:r>
        <w:rPr>
          <w:i/>
        </w:rPr>
        <w:t>)</w:t>
      </w:r>
      <w:r>
        <w:t xml:space="preserve"> call returns,</w:t>
      </w:r>
      <w:r w:rsidR="00CA1A0B">
        <w:t xml:space="preserve"> identifies this kernel execution. This is equivalent to the </w:t>
      </w:r>
      <w:r w:rsidR="00CA1A0B">
        <w:rPr>
          <w:i/>
        </w:rPr>
        <w:t>event</w:t>
      </w:r>
      <w:r w:rsidR="00CA1A0B">
        <w:t xml:space="preserve"> argument of the </w:t>
      </w:r>
      <w:proofErr w:type="spellStart"/>
      <w:r w:rsidR="00CA1A0B">
        <w:t>OpenCL</w:t>
      </w:r>
      <w:proofErr w:type="spellEnd"/>
      <w:r w:rsidR="00CA1A0B">
        <w:t xml:space="preserve"> </w:t>
      </w:r>
      <w:proofErr w:type="spellStart"/>
      <w:proofErr w:type="gramStart"/>
      <w:r w:rsidR="00CA1A0B" w:rsidRPr="00A523A8">
        <w:rPr>
          <w:i/>
        </w:rPr>
        <w:t>clEnqueueNDRangeKerne</w:t>
      </w:r>
      <w:r w:rsidR="00CA1A0B">
        <w:rPr>
          <w:i/>
        </w:rPr>
        <w:t>l</w:t>
      </w:r>
      <w:proofErr w:type="spellEnd"/>
      <w:r w:rsidR="00CA1A0B">
        <w:rPr>
          <w:i/>
        </w:rPr>
        <w:t>(</w:t>
      </w:r>
      <w:proofErr w:type="gramEnd"/>
      <w:r w:rsidR="00CA1A0B">
        <w:rPr>
          <w:i/>
        </w:rPr>
        <w:t>)</w:t>
      </w:r>
      <w:r w:rsidR="00CA1A0B">
        <w:t xml:space="preserve"> call. </w:t>
      </w:r>
    </w:p>
    <w:p w:rsidR="00CA1A0B" w:rsidRDefault="00CA1A0B" w:rsidP="00CA1A0B">
      <w:pPr>
        <w:pStyle w:val="ListParagraph"/>
        <w:numPr>
          <w:ilvl w:val="1"/>
          <w:numId w:val="26"/>
        </w:numPr>
      </w:pPr>
      <w:r>
        <w:t>Kernel arguments. The number of these arguments must match the number of arguments in the kernel definition.</w:t>
      </w:r>
    </w:p>
    <w:p w:rsidR="002C11A1" w:rsidRPr="00225C24" w:rsidRDefault="002C11A1" w:rsidP="002C11A1">
      <w:pPr>
        <w:pStyle w:val="ListParagraph"/>
        <w:numPr>
          <w:ilvl w:val="0"/>
          <w:numId w:val="26"/>
        </w:numPr>
      </w:pPr>
      <w:proofErr w:type="spellStart"/>
      <w:proofErr w:type="gramStart"/>
      <w:r>
        <w:rPr>
          <w:i/>
        </w:rPr>
        <w:t>arg_sizes</w:t>
      </w:r>
      <w:proofErr w:type="spellEnd"/>
      <w:proofErr w:type="gramEnd"/>
      <w:r>
        <w:rPr>
          <w:i/>
        </w:rPr>
        <w:t xml:space="preserve"> </w:t>
      </w:r>
      <w:r>
        <w:t xml:space="preserve">must specify the sizes of each of the entries in </w:t>
      </w:r>
      <w:proofErr w:type="spellStart"/>
      <w:r>
        <w:rPr>
          <w:i/>
        </w:rPr>
        <w:t>args</w:t>
      </w:r>
      <w:proofErr w:type="spellEnd"/>
      <w:r>
        <w:rPr>
          <w:i/>
        </w:rPr>
        <w:t>.</w:t>
      </w:r>
    </w:p>
    <w:p w:rsidR="00CA1A0B" w:rsidRPr="00CF7B3C" w:rsidRDefault="00CA1A0B" w:rsidP="00CA1A0B">
      <w:pPr>
        <w:pStyle w:val="ListParagraph"/>
        <w:numPr>
          <w:ilvl w:val="0"/>
          <w:numId w:val="26"/>
        </w:numPr>
      </w:pPr>
      <w:proofErr w:type="spellStart"/>
      <w:proofErr w:type="gramStart"/>
      <w:r>
        <w:rPr>
          <w:i/>
        </w:rPr>
        <w:t>nargs</w:t>
      </w:r>
      <w:proofErr w:type="spellEnd"/>
      <w:proofErr w:type="gramEnd"/>
      <w:r>
        <w:t xml:space="preserve"> must be the total number of arguments in </w:t>
      </w:r>
      <w:proofErr w:type="spellStart"/>
      <w:r>
        <w:rPr>
          <w:i/>
        </w:rPr>
        <w:t>args</w:t>
      </w:r>
      <w:proofErr w:type="spellEnd"/>
      <w:r>
        <w:t xml:space="preserve"> (</w:t>
      </w:r>
      <w:r w:rsidR="003165D6">
        <w:t xml:space="preserve">i.e., </w:t>
      </w:r>
      <w:r>
        <w:t>eight required arguments plus the number of kernel arguments).</w:t>
      </w:r>
    </w:p>
    <w:p w:rsidR="00F80821" w:rsidRPr="00E923F2" w:rsidRDefault="00F80821" w:rsidP="00E923F2"/>
    <w:p w:rsidR="00096658" w:rsidRDefault="00096658" w:rsidP="0005261B">
      <w:pPr>
        <w:pStyle w:val="Heading1"/>
        <w:rPr>
          <w:sz w:val="28"/>
          <w:szCs w:val="28"/>
        </w:rPr>
      </w:pPr>
      <w:bookmarkStart w:id="737" w:name="_Toc359310292"/>
      <w:r>
        <w:rPr>
          <w:sz w:val="28"/>
          <w:szCs w:val="28"/>
        </w:rPr>
        <w:lastRenderedPageBreak/>
        <w:t>System</w:t>
      </w:r>
      <w:r w:rsidR="00F82825">
        <w:rPr>
          <w:sz w:val="28"/>
          <w:szCs w:val="28"/>
        </w:rPr>
        <w:t xml:space="preserve"> </w:t>
      </w:r>
      <w:r w:rsidR="0000323D">
        <w:rPr>
          <w:sz w:val="28"/>
          <w:szCs w:val="28"/>
        </w:rPr>
        <w:t>Integration</w:t>
      </w:r>
      <w:bookmarkEnd w:id="737"/>
    </w:p>
    <w:p w:rsidR="00BF2FEC" w:rsidRPr="00197074" w:rsidRDefault="00197074" w:rsidP="00096658">
      <w:r>
        <w:t>The following sub-section</w:t>
      </w:r>
      <w:r w:rsidR="005A5298">
        <w:t>s</w:t>
      </w:r>
      <w:r>
        <w:t xml:space="preserve"> discuss </w:t>
      </w:r>
      <w:r w:rsidR="005D0AFC">
        <w:t>key</w:t>
      </w:r>
      <w:r>
        <w:t xml:space="preserve"> system software and system integration implications of PIM.</w:t>
      </w:r>
    </w:p>
    <w:p w:rsidR="00BF2FEC" w:rsidRDefault="00BF2FEC" w:rsidP="00BF2FEC">
      <w:pPr>
        <w:pStyle w:val="Heading2"/>
        <w:rPr>
          <w:rFonts w:eastAsia="Times New Roman"/>
        </w:rPr>
      </w:pPr>
      <w:bookmarkStart w:id="738" w:name="_Ref353627550"/>
      <w:bookmarkStart w:id="739" w:name="_Toc359310293"/>
      <w:r>
        <w:rPr>
          <w:rFonts w:eastAsia="Times New Roman"/>
        </w:rPr>
        <w:t>System Software Considerations</w:t>
      </w:r>
      <w:bookmarkEnd w:id="738"/>
      <w:bookmarkEnd w:id="739"/>
    </w:p>
    <w:p w:rsidR="00BF2FEC" w:rsidRDefault="00BF2FEC" w:rsidP="00BF2FEC">
      <w:pPr>
        <w:rPr>
          <w:rFonts w:eastAsia="Times New Roman"/>
        </w:rPr>
      </w:pPr>
      <w:r>
        <w:rPr>
          <w:rFonts w:eastAsia="Times New Roman"/>
        </w:rPr>
        <w:t xml:space="preserve">With the PIM being a fully programmable APU that can share page tables with </w:t>
      </w:r>
      <w:r w:rsidR="009511CC">
        <w:rPr>
          <w:rFonts w:eastAsia="Times New Roman"/>
        </w:rPr>
        <w:t xml:space="preserve">the </w:t>
      </w:r>
      <w:r>
        <w:rPr>
          <w:rFonts w:eastAsia="Times New Roman"/>
        </w:rPr>
        <w:t xml:space="preserve">host, a range of OS scheduling models may be possible.  We briefly explore three </w:t>
      </w:r>
      <w:r w:rsidR="00427DBE">
        <w:rPr>
          <w:rFonts w:eastAsia="Times New Roman"/>
        </w:rPr>
        <w:t xml:space="preserve">existing </w:t>
      </w:r>
      <w:r>
        <w:rPr>
          <w:rFonts w:eastAsia="Times New Roman"/>
        </w:rPr>
        <w:t xml:space="preserve">OS models below, </w:t>
      </w:r>
      <w:r w:rsidR="00427DBE">
        <w:rPr>
          <w:rFonts w:eastAsia="Times New Roman"/>
        </w:rPr>
        <w:t xml:space="preserve">explore ways to extend them to support PIM, </w:t>
      </w:r>
      <w:r>
        <w:rPr>
          <w:rFonts w:eastAsia="Times New Roman"/>
        </w:rPr>
        <w:t xml:space="preserve">examine their suitability for </w:t>
      </w:r>
      <w:r w:rsidR="00427DBE">
        <w:rPr>
          <w:rFonts w:eastAsia="Times New Roman"/>
        </w:rPr>
        <w:t xml:space="preserve">our </w:t>
      </w:r>
      <w:r>
        <w:rPr>
          <w:rFonts w:eastAsia="Times New Roman"/>
        </w:rPr>
        <w:t xml:space="preserve">baseline architecture, and consider paths for extension or future research.  The first is a conventional OS for </w:t>
      </w:r>
      <w:r w:rsidR="007B2B23">
        <w:rPr>
          <w:rFonts w:eastAsia="Times New Roman"/>
        </w:rPr>
        <w:t>symmetric</w:t>
      </w:r>
      <w:r>
        <w:rPr>
          <w:rFonts w:eastAsia="Times New Roman"/>
        </w:rPr>
        <w:t xml:space="preserve"> multiprocess</w:t>
      </w:r>
      <w:r w:rsidR="00427DBE">
        <w:rPr>
          <w:rFonts w:eastAsia="Times New Roman"/>
        </w:rPr>
        <w:t>ing</w:t>
      </w:r>
      <w:r>
        <w:rPr>
          <w:rFonts w:eastAsia="Times New Roman"/>
        </w:rPr>
        <w:t xml:space="preserve"> (SMP).  The second is an OS with </w:t>
      </w:r>
      <w:r w:rsidR="009511CC">
        <w:rPr>
          <w:rFonts w:eastAsia="Times New Roman"/>
        </w:rPr>
        <w:t xml:space="preserve">support for </w:t>
      </w:r>
      <w:r w:rsidR="00FD7398">
        <w:rPr>
          <w:rFonts w:eastAsia="Times New Roman"/>
        </w:rPr>
        <w:t xml:space="preserve">heterogeneous </w:t>
      </w:r>
      <w:r>
        <w:rPr>
          <w:rFonts w:eastAsia="Times New Roman"/>
        </w:rPr>
        <w:t xml:space="preserve">CPU </w:t>
      </w:r>
      <w:r w:rsidR="00FD7398">
        <w:rPr>
          <w:rFonts w:eastAsia="Times New Roman"/>
        </w:rPr>
        <w:t>core</w:t>
      </w:r>
      <w:r>
        <w:rPr>
          <w:rFonts w:eastAsia="Times New Roman"/>
        </w:rPr>
        <w:t xml:space="preserve"> characteristics.  The third </w:t>
      </w:r>
      <w:r w:rsidR="009511CC">
        <w:rPr>
          <w:rFonts w:eastAsia="Times New Roman"/>
        </w:rPr>
        <w:t xml:space="preserve">is a conventional OS that </w:t>
      </w:r>
      <w:r>
        <w:rPr>
          <w:rFonts w:eastAsia="Times New Roman"/>
        </w:rPr>
        <w:t>uses a device driver model to interface with accelerator</w:t>
      </w:r>
      <w:r w:rsidR="00FD7398">
        <w:rPr>
          <w:rFonts w:eastAsia="Times New Roman"/>
        </w:rPr>
        <w:t>s</w:t>
      </w:r>
      <w:r>
        <w:rPr>
          <w:rFonts w:eastAsia="Times New Roman"/>
        </w:rPr>
        <w:t>.  </w:t>
      </w:r>
      <w:r w:rsidR="00D30EC3">
        <w:rPr>
          <w:rFonts w:eastAsia="Times New Roman"/>
        </w:rPr>
        <w:t xml:space="preserve">Each of these models </w:t>
      </w:r>
      <w:r w:rsidR="009511CC">
        <w:rPr>
          <w:rFonts w:eastAsia="Times New Roman"/>
        </w:rPr>
        <w:t>is</w:t>
      </w:r>
      <w:r w:rsidR="00D30EC3">
        <w:rPr>
          <w:rFonts w:eastAsia="Times New Roman"/>
        </w:rPr>
        <w:t xml:space="preserve"> discussed below in more detail. </w:t>
      </w:r>
      <w:r>
        <w:rPr>
          <w:rFonts w:eastAsia="Times New Roman"/>
        </w:rPr>
        <w:t xml:space="preserve">Given the </w:t>
      </w:r>
      <w:r w:rsidR="00846C21">
        <w:rPr>
          <w:rFonts w:eastAsia="Times New Roman"/>
        </w:rPr>
        <w:t xml:space="preserve">host </w:t>
      </w:r>
      <w:r>
        <w:rPr>
          <w:rFonts w:eastAsia="Times New Roman"/>
        </w:rPr>
        <w:t>and PIM baselines, we consider the device driver model to be the most approachable</w:t>
      </w:r>
      <w:r w:rsidR="00FD7398">
        <w:rPr>
          <w:rFonts w:eastAsia="Times New Roman"/>
        </w:rPr>
        <w:t xml:space="preserve"> in the near term</w:t>
      </w:r>
      <w:r>
        <w:rPr>
          <w:rFonts w:eastAsia="Times New Roman"/>
        </w:rPr>
        <w:t xml:space="preserve">, while other models require further research to fully account for asymmetries of </w:t>
      </w:r>
      <w:r w:rsidR="00846C21">
        <w:rPr>
          <w:rFonts w:eastAsia="Times New Roman"/>
        </w:rPr>
        <w:t xml:space="preserve">host </w:t>
      </w:r>
      <w:r>
        <w:rPr>
          <w:rFonts w:eastAsia="Times New Roman"/>
        </w:rPr>
        <w:t>and PIM.</w:t>
      </w:r>
      <w:r w:rsidR="00FD7398">
        <w:rPr>
          <w:rFonts w:eastAsia="Times New Roman"/>
        </w:rPr>
        <w:t xml:space="preserve"> However, in the long term, evolutions of other models or combinations of them may be more desirable.</w:t>
      </w:r>
    </w:p>
    <w:p w:rsidR="00BF2FEC" w:rsidRDefault="00BF2FEC" w:rsidP="00BF2FEC">
      <w:pPr>
        <w:rPr>
          <w:rFonts w:eastAsia="Times New Roman"/>
        </w:rPr>
      </w:pPr>
    </w:p>
    <w:p w:rsidR="00BF2FEC" w:rsidRPr="00A234FA" w:rsidRDefault="00BF2FEC" w:rsidP="00BF2FEC">
      <w:pPr>
        <w:rPr>
          <w:rFonts w:eastAsia="Times New Roman"/>
        </w:rPr>
      </w:pPr>
      <w:r>
        <w:rPr>
          <w:rFonts w:eastAsia="Times New Roman"/>
        </w:rPr>
        <w:t xml:space="preserve">Independent of </w:t>
      </w:r>
      <w:r w:rsidR="009511CC">
        <w:rPr>
          <w:rFonts w:eastAsia="Times New Roman"/>
        </w:rPr>
        <w:t xml:space="preserve">the </w:t>
      </w:r>
      <w:r>
        <w:rPr>
          <w:rFonts w:eastAsia="Times New Roman"/>
        </w:rPr>
        <w:t xml:space="preserve">OS/runtime model, placement of tasks and memory </w:t>
      </w:r>
      <w:r w:rsidR="009511CC">
        <w:rPr>
          <w:rFonts w:eastAsia="Times New Roman"/>
        </w:rPr>
        <w:t>are</w:t>
      </w:r>
      <w:r>
        <w:rPr>
          <w:rFonts w:eastAsia="Times New Roman"/>
        </w:rPr>
        <w:t xml:space="preserve"> of special concern.  Care should be taken to locate pages and page-tables on the memory stack of the PIM </w:t>
      </w:r>
      <w:r w:rsidR="00FD7398">
        <w:rPr>
          <w:rFonts w:eastAsia="Times New Roman"/>
        </w:rPr>
        <w:t xml:space="preserve">device </w:t>
      </w:r>
      <w:r>
        <w:rPr>
          <w:rFonts w:eastAsia="Times New Roman"/>
        </w:rPr>
        <w:t>that uses them.  This ensure</w:t>
      </w:r>
      <w:r w:rsidR="009511CC">
        <w:rPr>
          <w:rFonts w:eastAsia="Times New Roman"/>
        </w:rPr>
        <w:t>s the</w:t>
      </w:r>
      <w:r>
        <w:rPr>
          <w:rFonts w:eastAsia="Times New Roman"/>
        </w:rPr>
        <w:t xml:space="preserve"> benefit of high local memory bandwidth.  The </w:t>
      </w:r>
      <w:proofErr w:type="spellStart"/>
      <w:r w:rsidR="00C570C6" w:rsidRPr="00C570C6">
        <w:rPr>
          <w:rFonts w:eastAsia="Times New Roman"/>
          <w:bCs/>
          <w:i/>
          <w:iCs/>
        </w:rPr>
        <w:t>pim_</w:t>
      </w:r>
      <w:proofErr w:type="gramStart"/>
      <w:r w:rsidR="00C570C6" w:rsidRPr="00C570C6">
        <w:rPr>
          <w:rFonts w:eastAsia="Times New Roman"/>
          <w:bCs/>
          <w:i/>
          <w:iCs/>
        </w:rPr>
        <w:t>malloc</w:t>
      </w:r>
      <w:proofErr w:type="spellEnd"/>
      <w:r w:rsidR="00C570C6" w:rsidRPr="00C570C6">
        <w:rPr>
          <w:rFonts w:eastAsia="Times New Roman"/>
          <w:bCs/>
          <w:i/>
          <w:iCs/>
        </w:rPr>
        <w:t>(</w:t>
      </w:r>
      <w:proofErr w:type="gramEnd"/>
      <w:r w:rsidR="00C570C6" w:rsidRPr="00C570C6">
        <w:rPr>
          <w:rFonts w:eastAsia="Times New Roman"/>
          <w:bCs/>
          <w:i/>
          <w:iCs/>
        </w:rPr>
        <w:t>)</w:t>
      </w:r>
      <w:r>
        <w:rPr>
          <w:rFonts w:eastAsia="Times New Roman"/>
          <w:b/>
          <w:bCs/>
          <w:i/>
          <w:iCs/>
        </w:rPr>
        <w:t xml:space="preserve"> </w:t>
      </w:r>
      <w:r>
        <w:rPr>
          <w:rFonts w:eastAsia="Times New Roman"/>
        </w:rPr>
        <w:t>API  is intended to help facil</w:t>
      </w:r>
      <w:r w:rsidR="00FD7398">
        <w:rPr>
          <w:rFonts w:eastAsia="Times New Roman"/>
        </w:rPr>
        <w:t>i</w:t>
      </w:r>
      <w:r>
        <w:rPr>
          <w:rFonts w:eastAsia="Times New Roman"/>
        </w:rPr>
        <w:t xml:space="preserve">tate placement of </w:t>
      </w:r>
      <w:r w:rsidR="009511CC">
        <w:rPr>
          <w:rFonts w:eastAsia="Times New Roman"/>
        </w:rPr>
        <w:t xml:space="preserve">data </w:t>
      </w:r>
      <w:r>
        <w:rPr>
          <w:rFonts w:eastAsia="Times New Roman"/>
        </w:rPr>
        <w:t xml:space="preserve">near the PIM that uses it, while the </w:t>
      </w:r>
      <w:proofErr w:type="spellStart"/>
      <w:r w:rsidR="00C570C6" w:rsidRPr="00C570C6">
        <w:rPr>
          <w:rFonts w:eastAsia="Times New Roman"/>
          <w:bCs/>
          <w:i/>
          <w:iCs/>
        </w:rPr>
        <w:t>pim_spawn</w:t>
      </w:r>
      <w:proofErr w:type="spellEnd"/>
      <w:r w:rsidR="00C570C6" w:rsidRPr="00C570C6">
        <w:rPr>
          <w:rFonts w:eastAsia="Times New Roman"/>
          <w:bCs/>
          <w:i/>
          <w:iCs/>
        </w:rPr>
        <w:t>()</w:t>
      </w:r>
      <w:r>
        <w:rPr>
          <w:rFonts w:eastAsia="Times New Roman"/>
          <w:b/>
          <w:bCs/>
          <w:i/>
          <w:iCs/>
        </w:rPr>
        <w:t xml:space="preserve"> </w:t>
      </w:r>
      <w:r>
        <w:rPr>
          <w:rFonts w:eastAsia="Times New Roman"/>
        </w:rPr>
        <w:t>API is intended to help facilitate job affinity on a given PIM.  </w:t>
      </w:r>
    </w:p>
    <w:p w:rsidR="00BF2FEC" w:rsidRDefault="00F402DF" w:rsidP="00A234FA">
      <w:pPr>
        <w:pStyle w:val="UnnumberedHeading"/>
        <w:rPr>
          <w:rStyle w:val="IntenseEmphasis"/>
        </w:rPr>
      </w:pPr>
      <w:r>
        <w:rPr>
          <w:rStyle w:val="IntenseEmphasis"/>
        </w:rPr>
        <w:t>Symmetric Multiprocessing (</w:t>
      </w:r>
      <w:r w:rsidR="00BF2FEC" w:rsidRPr="00BF2FEC">
        <w:rPr>
          <w:rStyle w:val="IntenseEmphasis"/>
        </w:rPr>
        <w:t>SMP</w:t>
      </w:r>
      <w:r>
        <w:rPr>
          <w:rStyle w:val="IntenseEmphasis"/>
        </w:rPr>
        <w:t>)</w:t>
      </w:r>
    </w:p>
    <w:p w:rsidR="00BF2FEC" w:rsidRDefault="00BF2FEC" w:rsidP="00BF2FEC">
      <w:pPr>
        <w:rPr>
          <w:rFonts w:eastAsia="Times New Roman"/>
        </w:rPr>
      </w:pPr>
      <w:r>
        <w:rPr>
          <w:rFonts w:eastAsia="Times New Roman"/>
        </w:rPr>
        <w:t>An SMP system has two or more identical processors that are connected to a shared memory, and are scheduled by a single OS image, such as Linux.  While the processors are identical, memory access time may be non-uniform (NUMA).</w:t>
      </w:r>
    </w:p>
    <w:p w:rsidR="00BF2FEC" w:rsidRDefault="00BF2FEC" w:rsidP="00BF2FEC">
      <w:pPr>
        <w:rPr>
          <w:rFonts w:eastAsia="Times New Roman"/>
        </w:rPr>
      </w:pPr>
    </w:p>
    <w:p w:rsidR="00BF2FEC" w:rsidRDefault="00BF2FEC" w:rsidP="00BF2FEC">
      <w:pPr>
        <w:rPr>
          <w:rFonts w:eastAsia="Times New Roman"/>
        </w:rPr>
      </w:pPr>
      <w:r>
        <w:rPr>
          <w:rFonts w:eastAsia="Times New Roman"/>
        </w:rPr>
        <w:t>Under an SMP model, the proposed PIM User APIs may be implemented using (or as extensions to) POSIX-thread and NUMA interfaces in Linux.  However, the SMP model is not an exact fit for scheduling PIM cores with a host, mainly because the processors may not be sym</w:t>
      </w:r>
      <w:r w:rsidR="000736F4">
        <w:rPr>
          <w:rFonts w:eastAsia="Times New Roman"/>
        </w:rPr>
        <w:t>m</w:t>
      </w:r>
      <w:r>
        <w:rPr>
          <w:rFonts w:eastAsia="Times New Roman"/>
        </w:rPr>
        <w:t xml:space="preserve">etric.  This leads to a number of task scheduling and resource allocation issues </w:t>
      </w:r>
      <w:r w:rsidR="009511CC">
        <w:rPr>
          <w:rFonts w:eastAsia="Times New Roman"/>
        </w:rPr>
        <w:t xml:space="preserve">that </w:t>
      </w:r>
      <w:r>
        <w:rPr>
          <w:rFonts w:eastAsia="Times New Roman"/>
        </w:rPr>
        <w:t>are not concern</w:t>
      </w:r>
      <w:r w:rsidR="000736F4">
        <w:rPr>
          <w:rFonts w:eastAsia="Times New Roman"/>
        </w:rPr>
        <w:t>s</w:t>
      </w:r>
      <w:r>
        <w:rPr>
          <w:rFonts w:eastAsia="Times New Roman"/>
        </w:rPr>
        <w:t xml:space="preserve"> in a conventional SMP system.</w:t>
      </w:r>
    </w:p>
    <w:p w:rsidR="00BF2FEC" w:rsidRDefault="00BF2FEC" w:rsidP="00BF2FEC">
      <w:pPr>
        <w:rPr>
          <w:rFonts w:eastAsia="Times New Roman"/>
        </w:rPr>
      </w:pPr>
    </w:p>
    <w:p w:rsidR="00BF2FEC" w:rsidRDefault="00BF2FEC" w:rsidP="00BF2FEC">
      <w:pPr>
        <w:rPr>
          <w:rFonts w:eastAsia="Times New Roman"/>
        </w:rPr>
      </w:pPr>
      <w:r>
        <w:rPr>
          <w:rFonts w:eastAsia="Times New Roman"/>
        </w:rPr>
        <w:t>One issue is that the host may have more compute resources than a PIM</w:t>
      </w:r>
      <w:r w:rsidR="000F4A60">
        <w:rPr>
          <w:rFonts w:eastAsia="Times New Roman"/>
        </w:rPr>
        <w:t xml:space="preserve"> device</w:t>
      </w:r>
      <w:r>
        <w:rPr>
          <w:rFonts w:eastAsia="Times New Roman"/>
        </w:rPr>
        <w:t xml:space="preserve">, but with uniform access to all memory stacks.  For the PIM cores, the situation is reversed; </w:t>
      </w:r>
      <w:r w:rsidR="000F4A60">
        <w:rPr>
          <w:rFonts w:eastAsia="Times New Roman"/>
        </w:rPr>
        <w:t xml:space="preserve">a </w:t>
      </w:r>
      <w:r>
        <w:rPr>
          <w:rFonts w:eastAsia="Times New Roman"/>
        </w:rPr>
        <w:t xml:space="preserve">PIM </w:t>
      </w:r>
      <w:r w:rsidR="000F4A60">
        <w:rPr>
          <w:rFonts w:eastAsia="Times New Roman"/>
        </w:rPr>
        <w:t xml:space="preserve">device </w:t>
      </w:r>
      <w:r>
        <w:rPr>
          <w:rFonts w:eastAsia="Times New Roman"/>
        </w:rPr>
        <w:t xml:space="preserve">would have fewer compute resources and NUMA characteristics, as local memory bandwidth would be higher than bandwidth to a remote </w:t>
      </w:r>
      <w:r w:rsidR="000F4A60">
        <w:rPr>
          <w:rFonts w:eastAsia="Times New Roman"/>
        </w:rPr>
        <w:t xml:space="preserve">memory </w:t>
      </w:r>
      <w:r>
        <w:rPr>
          <w:rFonts w:eastAsia="Times New Roman"/>
        </w:rPr>
        <w:t xml:space="preserve">stack.  It follows that different types of tasks may have different affinity preferences.  Compute-bound tasks might be better suited to the host, while memory bandwidth-bound tasks might be better suited to PIM.  Another issue that arises in an asymmetric system is </w:t>
      </w:r>
      <w:r w:rsidR="009511CC">
        <w:rPr>
          <w:rFonts w:eastAsia="Times New Roman"/>
        </w:rPr>
        <w:t xml:space="preserve">the </w:t>
      </w:r>
      <w:r>
        <w:rPr>
          <w:rFonts w:eastAsia="Times New Roman"/>
        </w:rPr>
        <w:t>potential for POSIX-</w:t>
      </w:r>
      <w:r>
        <w:rPr>
          <w:rFonts w:eastAsia="Times New Roman"/>
        </w:rPr>
        <w:lastRenderedPageBreak/>
        <w:t xml:space="preserve">like priority inversion, where lower-priority software executing on </w:t>
      </w:r>
      <w:r w:rsidR="008B38D0">
        <w:rPr>
          <w:rFonts w:eastAsia="Times New Roman"/>
        </w:rPr>
        <w:t xml:space="preserve">the </w:t>
      </w:r>
      <w:r>
        <w:rPr>
          <w:rFonts w:eastAsia="Times New Roman"/>
        </w:rPr>
        <w:t xml:space="preserve">host might out-contend higher-priority software running on </w:t>
      </w:r>
      <w:r w:rsidR="008B38D0">
        <w:rPr>
          <w:rFonts w:eastAsia="Times New Roman"/>
        </w:rPr>
        <w:t xml:space="preserve">a </w:t>
      </w:r>
      <w:r>
        <w:rPr>
          <w:rFonts w:eastAsia="Times New Roman"/>
        </w:rPr>
        <w:t>PIM.  </w:t>
      </w:r>
      <w:r w:rsidR="008B38D0">
        <w:rPr>
          <w:rFonts w:eastAsia="Times New Roman"/>
        </w:rPr>
        <w:t>There is also</w:t>
      </w:r>
      <w:r>
        <w:rPr>
          <w:rFonts w:eastAsia="Times New Roman"/>
        </w:rPr>
        <w:t xml:space="preserve"> the possibility that the </w:t>
      </w:r>
      <w:r w:rsidR="000F4A60">
        <w:rPr>
          <w:rFonts w:eastAsia="Times New Roman"/>
        </w:rPr>
        <w:t>ISA</w:t>
      </w:r>
      <w:r>
        <w:rPr>
          <w:rFonts w:eastAsia="Times New Roman"/>
        </w:rPr>
        <w:t xml:space="preserve"> of the PIM </w:t>
      </w:r>
      <w:r w:rsidR="000F4A60">
        <w:rPr>
          <w:rFonts w:eastAsia="Times New Roman"/>
        </w:rPr>
        <w:t xml:space="preserve">device </w:t>
      </w:r>
      <w:r>
        <w:rPr>
          <w:rFonts w:eastAsia="Times New Roman"/>
        </w:rPr>
        <w:t>may not match the ISA of the host; SIMD extensions are one possible area for ISA difference.  In this case</w:t>
      </w:r>
      <w:r w:rsidR="004F11C5">
        <w:rPr>
          <w:rFonts w:eastAsia="Times New Roman"/>
        </w:rPr>
        <w:t>,</w:t>
      </w:r>
      <w:r>
        <w:rPr>
          <w:rFonts w:eastAsia="Times New Roman"/>
        </w:rPr>
        <w:t xml:space="preserve"> tasks </w:t>
      </w:r>
      <w:r w:rsidR="000F4A60">
        <w:rPr>
          <w:rFonts w:eastAsia="Times New Roman"/>
        </w:rPr>
        <w:t xml:space="preserve">may need to </w:t>
      </w:r>
      <w:r>
        <w:rPr>
          <w:rFonts w:eastAsia="Times New Roman"/>
        </w:rPr>
        <w:t>be migrated from one core type to another, regardless of priority, in order to continue</w:t>
      </w:r>
      <w:r w:rsidR="009B5FFD">
        <w:rPr>
          <w:rFonts w:eastAsia="Times New Roman"/>
        </w:rPr>
        <w:t xml:space="preserve"> </w:t>
      </w:r>
      <w:r w:rsidR="008B38D0">
        <w:rPr>
          <w:rFonts w:eastAsia="Times New Roman"/>
        </w:rPr>
        <w:t xml:space="preserve">efficient </w:t>
      </w:r>
      <w:r>
        <w:rPr>
          <w:rFonts w:eastAsia="Times New Roman"/>
        </w:rPr>
        <w:t xml:space="preserve">execution.  Extending </w:t>
      </w:r>
      <w:r w:rsidR="008B38D0">
        <w:rPr>
          <w:rFonts w:eastAsia="Times New Roman"/>
        </w:rPr>
        <w:t xml:space="preserve">a </w:t>
      </w:r>
      <w:r>
        <w:rPr>
          <w:rFonts w:eastAsia="Times New Roman"/>
        </w:rPr>
        <w:t>conventional SMP OS to schedule tasks for asym</w:t>
      </w:r>
      <w:r w:rsidR="000F4A60">
        <w:rPr>
          <w:rFonts w:eastAsia="Times New Roman"/>
        </w:rPr>
        <w:t>m</w:t>
      </w:r>
      <w:r>
        <w:rPr>
          <w:rFonts w:eastAsia="Times New Roman"/>
        </w:rPr>
        <w:t>etric processor</w:t>
      </w:r>
      <w:r w:rsidR="000F4A60">
        <w:rPr>
          <w:rFonts w:eastAsia="Times New Roman"/>
        </w:rPr>
        <w:t>s</w:t>
      </w:r>
      <w:r>
        <w:rPr>
          <w:rFonts w:eastAsia="Times New Roman"/>
        </w:rPr>
        <w:t xml:space="preserve"> may provide one path for future research.</w:t>
      </w:r>
      <w:r w:rsidR="000F4A60">
        <w:rPr>
          <w:rFonts w:eastAsia="Times New Roman"/>
        </w:rPr>
        <w:t xml:space="preserve"> Enabling such true multi-processing OS capabilities among the host and PIM devices may be the most desirable solution in the long term</w:t>
      </w:r>
      <w:proofErr w:type="gramStart"/>
      <w:r w:rsidR="000F4A60">
        <w:rPr>
          <w:rFonts w:eastAsia="Times New Roman"/>
        </w:rPr>
        <w:t>.</w:t>
      </w:r>
      <w:r w:rsidR="000F4A60" w:rsidRPr="002753AD">
        <w:rPr>
          <w:rFonts w:ascii="Calibri" w:hAnsi="Calibri" w:cs="Calibri"/>
          <w:b/>
          <w:color w:val="C00000"/>
          <w:vertAlign w:val="superscript"/>
        </w:rPr>
        <w:t>[</w:t>
      </w:r>
      <w:proofErr w:type="gramEnd"/>
      <w:r w:rsidR="000F4A60" w:rsidRPr="002753AD">
        <w:rPr>
          <w:rFonts w:ascii="Calibri" w:hAnsi="Calibri" w:cs="Calibri"/>
          <w:b/>
          <w:color w:val="C00000"/>
          <w:vertAlign w:val="superscript"/>
        </w:rPr>
        <w:t>*]</w:t>
      </w:r>
    </w:p>
    <w:p w:rsidR="00BF2FEC" w:rsidRDefault="000F4A60" w:rsidP="00A234FA">
      <w:pPr>
        <w:pStyle w:val="UnnumberedHeading"/>
        <w:rPr>
          <w:rStyle w:val="IntenseEmphasis"/>
        </w:rPr>
      </w:pPr>
      <w:r>
        <w:rPr>
          <w:rStyle w:val="IntenseEmphasis"/>
        </w:rPr>
        <w:t>Heterogeneous Cores</w:t>
      </w:r>
    </w:p>
    <w:p w:rsidR="00BF2FEC" w:rsidRDefault="00BF2FEC" w:rsidP="00BF2FEC">
      <w:pPr>
        <w:rPr>
          <w:rFonts w:eastAsia="Times New Roman"/>
        </w:rPr>
      </w:pPr>
      <w:r>
        <w:rPr>
          <w:rFonts w:eastAsia="Times New Roman"/>
        </w:rPr>
        <w:t xml:space="preserve">Another OS scheduling model available in Linux combines one big core with a smaller core, </w:t>
      </w:r>
      <w:r w:rsidR="008B38D0">
        <w:rPr>
          <w:rFonts w:eastAsia="Times New Roman"/>
        </w:rPr>
        <w:t xml:space="preserve">and </w:t>
      </w:r>
      <w:r>
        <w:rPr>
          <w:rFonts w:eastAsia="Times New Roman"/>
        </w:rPr>
        <w:t xml:space="preserve">then presents a system with a single logical core that has </w:t>
      </w:r>
      <w:r w:rsidR="000F4A60">
        <w:rPr>
          <w:rFonts w:eastAsia="Times New Roman"/>
        </w:rPr>
        <w:t>a very broad range of operating points</w:t>
      </w:r>
      <w:r>
        <w:rPr>
          <w:rFonts w:eastAsia="Times New Roman"/>
        </w:rPr>
        <w:t>.  The benefits of this approach are two-fold.  When lower compute latency is required, tasks are scheduled on the bigger core; when lower power is required, the big core goes to sleep while tasks are scheduled on the smaller core.</w:t>
      </w:r>
    </w:p>
    <w:p w:rsidR="00BF2FEC" w:rsidRDefault="00BF2FEC" w:rsidP="00BF2FEC">
      <w:pPr>
        <w:rPr>
          <w:rFonts w:eastAsia="Times New Roman"/>
        </w:rPr>
      </w:pPr>
    </w:p>
    <w:p w:rsidR="00BF2FEC" w:rsidRPr="00A234FA" w:rsidRDefault="00BF2FEC" w:rsidP="00BF2FEC">
      <w:pPr>
        <w:rPr>
          <w:rFonts w:eastAsia="Times New Roman"/>
        </w:rPr>
      </w:pPr>
      <w:r>
        <w:rPr>
          <w:rFonts w:eastAsia="Times New Roman"/>
        </w:rPr>
        <w:t xml:space="preserve">Under the </w:t>
      </w:r>
      <w:r w:rsidR="000F4A60">
        <w:rPr>
          <w:rFonts w:eastAsia="Times New Roman"/>
        </w:rPr>
        <w:t>heterogeneous core</w:t>
      </w:r>
      <w:r>
        <w:rPr>
          <w:rFonts w:eastAsia="Times New Roman"/>
        </w:rPr>
        <w:t xml:space="preserve"> model, the OS dynamically switches between scheduling on core types based on extant conditions.  This may make implementation of proposed PIM </w:t>
      </w:r>
      <w:r w:rsidR="00127D14">
        <w:rPr>
          <w:rFonts w:eastAsia="Times New Roman"/>
        </w:rPr>
        <w:t>u</w:t>
      </w:r>
      <w:r>
        <w:rPr>
          <w:rFonts w:eastAsia="Times New Roman"/>
        </w:rPr>
        <w:t xml:space="preserve">ser APIs more difficult, because PIM cores may come online only during periods of "low frequency" computation.  Moreover, the </w:t>
      </w:r>
      <w:r w:rsidR="00127D14">
        <w:rPr>
          <w:rFonts w:eastAsia="Times New Roman"/>
        </w:rPr>
        <w:t>heterogeneous core</w:t>
      </w:r>
      <w:r>
        <w:rPr>
          <w:rFonts w:eastAsia="Times New Roman"/>
        </w:rPr>
        <w:t xml:space="preserve"> model is not an exact match for PIM cores in </w:t>
      </w:r>
      <w:r w:rsidR="00846C21">
        <w:rPr>
          <w:rFonts w:eastAsia="Times New Roman"/>
        </w:rPr>
        <w:t xml:space="preserve">our </w:t>
      </w:r>
      <w:proofErr w:type="spellStart"/>
      <w:r w:rsidR="00846C21">
        <w:rPr>
          <w:rFonts w:eastAsia="Times New Roman"/>
        </w:rPr>
        <w:t>FastForward</w:t>
      </w:r>
      <w:proofErr w:type="spellEnd"/>
      <w:r w:rsidR="00846C21">
        <w:rPr>
          <w:rFonts w:eastAsia="Times New Roman"/>
        </w:rPr>
        <w:t xml:space="preserve"> node architecture</w:t>
      </w:r>
      <w:r>
        <w:rPr>
          <w:rFonts w:eastAsia="Times New Roman"/>
        </w:rPr>
        <w:t xml:space="preserve"> as the ratio of big</w:t>
      </w:r>
      <w:r w:rsidR="00127D14">
        <w:rPr>
          <w:rFonts w:eastAsia="Times New Roman"/>
        </w:rPr>
        <w:t xml:space="preserve"> (host)</w:t>
      </w:r>
      <w:r>
        <w:rPr>
          <w:rFonts w:eastAsia="Times New Roman"/>
        </w:rPr>
        <w:t xml:space="preserve"> </w:t>
      </w:r>
      <w:r w:rsidR="00127D14">
        <w:rPr>
          <w:rFonts w:eastAsia="Times New Roman"/>
        </w:rPr>
        <w:t xml:space="preserve">processors </w:t>
      </w:r>
      <w:r>
        <w:rPr>
          <w:rFonts w:eastAsia="Times New Roman"/>
        </w:rPr>
        <w:t>to little</w:t>
      </w:r>
      <w:r w:rsidR="00127D14">
        <w:rPr>
          <w:rFonts w:eastAsia="Times New Roman"/>
        </w:rPr>
        <w:t xml:space="preserve"> (PIM) processors</w:t>
      </w:r>
      <w:r>
        <w:rPr>
          <w:rFonts w:eastAsia="Times New Roman"/>
        </w:rPr>
        <w:t xml:space="preserve"> is not 1:1, but rather 1</w:t>
      </w:r>
      <w:proofErr w:type="gramStart"/>
      <w:r>
        <w:rPr>
          <w:rFonts w:eastAsia="Times New Roman"/>
        </w:rPr>
        <w:t>:many</w:t>
      </w:r>
      <w:proofErr w:type="gramEnd"/>
      <w:r>
        <w:rPr>
          <w:rFonts w:eastAsia="Times New Roman"/>
        </w:rPr>
        <w:t xml:space="preserve">.  Extending </w:t>
      </w:r>
      <w:r w:rsidR="00127D14">
        <w:rPr>
          <w:rFonts w:eastAsia="Times New Roman"/>
        </w:rPr>
        <w:t>heterogeneous cores</w:t>
      </w:r>
      <w:r>
        <w:rPr>
          <w:rFonts w:eastAsia="Times New Roman"/>
        </w:rPr>
        <w:t xml:space="preserve"> to allow gradations from one big core to groups of smaller cores may provide one path for future research</w:t>
      </w:r>
      <w:r w:rsidR="00127D14">
        <w:rPr>
          <w:rFonts w:eastAsia="Times New Roman"/>
        </w:rPr>
        <w:t xml:space="preserve"> that may make this approach more amenable to supporting PIM devices</w:t>
      </w:r>
      <w:r>
        <w:rPr>
          <w:rFonts w:eastAsia="Times New Roman"/>
        </w:rPr>
        <w:t>.</w:t>
      </w:r>
      <w:r w:rsidR="00127D14" w:rsidRPr="002753AD">
        <w:rPr>
          <w:rFonts w:ascii="Calibri" w:hAnsi="Calibri" w:cs="Calibri"/>
          <w:b/>
          <w:color w:val="C00000"/>
          <w:vertAlign w:val="superscript"/>
        </w:rPr>
        <w:t>[*]</w:t>
      </w:r>
    </w:p>
    <w:p w:rsidR="00BF2FEC" w:rsidRDefault="00BF2FEC" w:rsidP="00A234FA">
      <w:pPr>
        <w:pStyle w:val="UnnumberedHeading"/>
        <w:rPr>
          <w:rStyle w:val="IntenseEmphasis"/>
        </w:rPr>
      </w:pPr>
      <w:r w:rsidRPr="00BF2FEC">
        <w:rPr>
          <w:rStyle w:val="IntenseEmphasis"/>
        </w:rPr>
        <w:t>Device Driver</w:t>
      </w:r>
    </w:p>
    <w:p w:rsidR="00BF2FEC" w:rsidRDefault="00BF2FEC" w:rsidP="00BF2FEC">
      <w:pPr>
        <w:rPr>
          <w:rFonts w:eastAsia="Times New Roman"/>
        </w:rPr>
      </w:pPr>
      <w:r>
        <w:rPr>
          <w:rFonts w:eastAsia="Times New Roman"/>
        </w:rPr>
        <w:t>Our last example is a device driver model.  The host may run a full-function OS such as Linux, and interact with accelerator</w:t>
      </w:r>
      <w:r w:rsidR="008B38D0">
        <w:rPr>
          <w:rFonts w:eastAsia="Times New Roman"/>
        </w:rPr>
        <w:t>s</w:t>
      </w:r>
      <w:r>
        <w:rPr>
          <w:rFonts w:eastAsia="Times New Roman"/>
        </w:rPr>
        <w:t xml:space="preserve"> via device driver calls such as </w:t>
      </w:r>
      <w:proofErr w:type="spellStart"/>
      <w:proofErr w:type="gramStart"/>
      <w:r w:rsidR="00C570C6" w:rsidRPr="00C570C6">
        <w:rPr>
          <w:rFonts w:eastAsia="Times New Roman"/>
          <w:bCs/>
          <w:i/>
          <w:iCs/>
        </w:rPr>
        <w:t>ioctl</w:t>
      </w:r>
      <w:proofErr w:type="spellEnd"/>
      <w:r w:rsidR="00C570C6" w:rsidRPr="00C570C6">
        <w:rPr>
          <w:rFonts w:eastAsia="Times New Roman"/>
          <w:bCs/>
          <w:i/>
          <w:iCs/>
        </w:rPr>
        <w:t>(</w:t>
      </w:r>
      <w:proofErr w:type="gramEnd"/>
      <w:r w:rsidR="00C570C6" w:rsidRPr="00C570C6">
        <w:rPr>
          <w:rFonts w:eastAsia="Times New Roman"/>
          <w:bCs/>
          <w:i/>
          <w:iCs/>
        </w:rPr>
        <w:t>)</w:t>
      </w:r>
      <w:r>
        <w:rPr>
          <w:rFonts w:eastAsia="Times New Roman"/>
        </w:rPr>
        <w:t xml:space="preserve">.  As with HSA, the host and accelerator may share an address space, but tasks on the accelerator are scheduled independent of the host, possibly under control of micro-code or a light weight kernel (LWK) running on the accelerator.  One example of a LWK </w:t>
      </w:r>
      <w:r w:rsidR="008B38D0">
        <w:rPr>
          <w:rFonts w:eastAsia="Times New Roman"/>
        </w:rPr>
        <w:t>is</w:t>
      </w:r>
      <w:r>
        <w:rPr>
          <w:rFonts w:eastAsia="Times New Roman"/>
        </w:rPr>
        <w:t xml:space="preserve"> Kitten from Sandia National Laboratories</w:t>
      </w:r>
      <w:r w:rsidR="00127D14">
        <w:rPr>
          <w:rFonts w:eastAsia="Times New Roman"/>
        </w:rPr>
        <w:t xml:space="preserve"> </w:t>
      </w:r>
      <w:r w:rsidR="00A141B1">
        <w:rPr>
          <w:rFonts w:eastAsia="Times New Roman"/>
        </w:rPr>
        <w:fldChar w:fldCharType="begin"/>
      </w:r>
      <w:r w:rsidR="00127D14">
        <w:rPr>
          <w:rFonts w:eastAsia="Times New Roman"/>
        </w:rPr>
        <w:instrText xml:space="preserve"> REF _Ref356018730 \r \h </w:instrText>
      </w:r>
      <w:r w:rsidR="00A141B1">
        <w:rPr>
          <w:rFonts w:eastAsia="Times New Roman"/>
        </w:rPr>
      </w:r>
      <w:r w:rsidR="00A141B1">
        <w:rPr>
          <w:rFonts w:eastAsia="Times New Roman"/>
        </w:rPr>
        <w:fldChar w:fldCharType="separate"/>
      </w:r>
      <w:r w:rsidR="00C91EA6">
        <w:rPr>
          <w:rFonts w:eastAsia="Times New Roman"/>
        </w:rPr>
        <w:t>[28]</w:t>
      </w:r>
      <w:r w:rsidR="00A141B1">
        <w:rPr>
          <w:rFonts w:eastAsia="Times New Roman"/>
        </w:rPr>
        <w:fldChar w:fldCharType="end"/>
      </w:r>
      <w:r w:rsidR="008B38D0">
        <w:rPr>
          <w:rFonts w:eastAsia="Times New Roman"/>
        </w:rPr>
        <w:t xml:space="preserve">, which </w:t>
      </w:r>
      <w:r>
        <w:rPr>
          <w:rFonts w:eastAsia="Times New Roman"/>
        </w:rPr>
        <w:t>offer</w:t>
      </w:r>
      <w:r w:rsidR="008B38D0">
        <w:rPr>
          <w:rFonts w:eastAsia="Times New Roman"/>
        </w:rPr>
        <w:t>s</w:t>
      </w:r>
      <w:r>
        <w:rPr>
          <w:rFonts w:eastAsia="Times New Roman"/>
        </w:rPr>
        <w:t xml:space="preserve"> low-overhead dispatch and a familiar POSIX-like environment for targeted programs.</w:t>
      </w:r>
    </w:p>
    <w:p w:rsidR="00BF2FEC" w:rsidRDefault="00BF2FEC" w:rsidP="00BF2FEC">
      <w:pPr>
        <w:rPr>
          <w:rFonts w:eastAsia="Times New Roman"/>
        </w:rPr>
      </w:pPr>
    </w:p>
    <w:p w:rsidR="00BF2FEC" w:rsidRDefault="00BF2FEC" w:rsidP="00BF2FEC">
      <w:pPr>
        <w:rPr>
          <w:rFonts w:eastAsia="Times New Roman"/>
        </w:rPr>
      </w:pPr>
      <w:r>
        <w:rPr>
          <w:rFonts w:eastAsia="Times New Roman"/>
        </w:rPr>
        <w:t xml:space="preserve">The device driver model is perhaps the most </w:t>
      </w:r>
      <w:r w:rsidR="008B38D0">
        <w:rPr>
          <w:rFonts w:eastAsia="Times New Roman"/>
        </w:rPr>
        <w:t xml:space="preserve">convenient </w:t>
      </w:r>
      <w:r>
        <w:rPr>
          <w:rFonts w:eastAsia="Times New Roman"/>
        </w:rPr>
        <w:t>way to expose PIM function</w:t>
      </w:r>
      <w:r w:rsidR="008B38D0">
        <w:rPr>
          <w:rFonts w:eastAsia="Times New Roman"/>
        </w:rPr>
        <w:t>s</w:t>
      </w:r>
      <w:r>
        <w:rPr>
          <w:rFonts w:eastAsia="Times New Roman"/>
        </w:rPr>
        <w:t xml:space="preserve"> to </w:t>
      </w:r>
      <w:r w:rsidR="00F402DF">
        <w:rPr>
          <w:rFonts w:eastAsia="Times New Roman"/>
        </w:rPr>
        <w:t>a</w:t>
      </w:r>
      <w:r w:rsidR="008B38D0">
        <w:rPr>
          <w:rFonts w:eastAsia="Times New Roman"/>
        </w:rPr>
        <w:t xml:space="preserve"> </w:t>
      </w:r>
      <w:r>
        <w:rPr>
          <w:rFonts w:eastAsia="Times New Roman"/>
        </w:rPr>
        <w:t>host OS</w:t>
      </w:r>
      <w:r w:rsidR="002C11A1">
        <w:rPr>
          <w:rFonts w:eastAsia="Times New Roman"/>
        </w:rPr>
        <w:t xml:space="preserve"> in the context of today’s system software</w:t>
      </w:r>
      <w:r>
        <w:rPr>
          <w:rFonts w:eastAsia="Times New Roman"/>
        </w:rPr>
        <w:t xml:space="preserve">, and the proposed PIM </w:t>
      </w:r>
      <w:r w:rsidR="00127D14">
        <w:rPr>
          <w:rFonts w:eastAsia="Times New Roman"/>
        </w:rPr>
        <w:t>u</w:t>
      </w:r>
      <w:r>
        <w:rPr>
          <w:rFonts w:eastAsia="Times New Roman"/>
        </w:rPr>
        <w:t xml:space="preserve">ser APIs might map to </w:t>
      </w:r>
      <w:proofErr w:type="spellStart"/>
      <w:proofErr w:type="gramStart"/>
      <w:r w:rsidR="00C570C6" w:rsidRPr="00C570C6">
        <w:rPr>
          <w:rFonts w:eastAsia="Times New Roman"/>
          <w:bCs/>
          <w:i/>
          <w:iCs/>
        </w:rPr>
        <w:t>ioctl</w:t>
      </w:r>
      <w:proofErr w:type="spellEnd"/>
      <w:r w:rsidR="00C570C6" w:rsidRPr="00C570C6">
        <w:rPr>
          <w:rFonts w:eastAsia="Times New Roman"/>
          <w:bCs/>
          <w:i/>
          <w:iCs/>
        </w:rPr>
        <w:t>(</w:t>
      </w:r>
      <w:proofErr w:type="gramEnd"/>
      <w:r w:rsidR="00C570C6" w:rsidRPr="00C570C6">
        <w:rPr>
          <w:rFonts w:eastAsia="Times New Roman"/>
          <w:bCs/>
          <w:i/>
          <w:iCs/>
        </w:rPr>
        <w:t>)</w:t>
      </w:r>
      <w:r w:rsidRPr="00127D14">
        <w:rPr>
          <w:rFonts w:eastAsia="Times New Roman"/>
        </w:rPr>
        <w:t xml:space="preserve"> </w:t>
      </w:r>
      <w:r w:rsidR="00C570C6" w:rsidRPr="00C570C6">
        <w:rPr>
          <w:rFonts w:eastAsia="Times New Roman"/>
        </w:rPr>
        <w:t>or UMQ</w:t>
      </w:r>
      <w:r w:rsidRPr="00127D14">
        <w:rPr>
          <w:rFonts w:eastAsia="Times New Roman"/>
        </w:rPr>
        <w:t xml:space="preserve"> requests</w:t>
      </w:r>
      <w:r>
        <w:rPr>
          <w:rFonts w:eastAsia="Times New Roman"/>
        </w:rPr>
        <w:t>.  However</w:t>
      </w:r>
      <w:r w:rsidR="00127D14">
        <w:rPr>
          <w:rFonts w:eastAsia="Times New Roman"/>
        </w:rPr>
        <w:t xml:space="preserve">, current implementations of the device driver model were conceived for devices attached via IO interfaces such as </w:t>
      </w:r>
      <w:proofErr w:type="spellStart"/>
      <w:r w:rsidR="00127D14">
        <w:rPr>
          <w:rFonts w:eastAsia="Times New Roman"/>
        </w:rPr>
        <w:t>PCIe</w:t>
      </w:r>
      <w:proofErr w:type="spellEnd"/>
      <w:r w:rsidR="00C570C6" w:rsidRPr="00C570C6">
        <w:rPr>
          <w:rFonts w:eastAsia="Times New Roman"/>
        </w:rPr>
        <w:t>.  Extending this model to non-IO devices and enabling the delegation of more core OS responsibilities to LWK instances running on accelerators might provide a path for future studies</w:t>
      </w:r>
      <w:r w:rsidRPr="00127D14">
        <w:rPr>
          <w:rFonts w:eastAsia="Times New Roman"/>
        </w:rPr>
        <w:t>.</w:t>
      </w:r>
      <w:r w:rsidR="00127D14" w:rsidRPr="002753AD">
        <w:rPr>
          <w:rFonts w:ascii="Calibri" w:hAnsi="Calibri" w:cs="Calibri"/>
          <w:b/>
          <w:color w:val="C00000"/>
          <w:vertAlign w:val="superscript"/>
        </w:rPr>
        <w:t>[*]</w:t>
      </w:r>
    </w:p>
    <w:p w:rsidR="00BF2FEC" w:rsidRDefault="00BF2FEC" w:rsidP="00BF2FEC">
      <w:pPr>
        <w:rPr>
          <w:rFonts w:eastAsia="Times New Roman"/>
        </w:rPr>
      </w:pPr>
    </w:p>
    <w:p w:rsidR="00096658" w:rsidRPr="00A234FA" w:rsidRDefault="00BF2FEC" w:rsidP="00096658">
      <w:pPr>
        <w:rPr>
          <w:i/>
        </w:rPr>
      </w:pPr>
      <w:r>
        <w:rPr>
          <w:rFonts w:eastAsia="Times New Roman"/>
        </w:rPr>
        <w:t xml:space="preserve">Software running on </w:t>
      </w:r>
      <w:r w:rsidR="008B38D0">
        <w:rPr>
          <w:rFonts w:eastAsia="Times New Roman"/>
        </w:rPr>
        <w:t xml:space="preserve">a </w:t>
      </w:r>
      <w:r>
        <w:rPr>
          <w:rFonts w:eastAsia="Times New Roman"/>
        </w:rPr>
        <w:t xml:space="preserve">PIM accelerator might encounter exceptions or faults, including address translation faults.  Translation faults can be broadly categorized into </w:t>
      </w:r>
      <w:r>
        <w:rPr>
          <w:rFonts w:eastAsia="Times New Roman"/>
          <w:i/>
          <w:iCs/>
        </w:rPr>
        <w:t>major faults</w:t>
      </w:r>
      <w:r>
        <w:rPr>
          <w:rFonts w:eastAsia="Times New Roman"/>
        </w:rPr>
        <w:t xml:space="preserve">, requiring data for a page </w:t>
      </w:r>
      <w:r w:rsidR="008B38D0">
        <w:rPr>
          <w:rFonts w:eastAsia="Times New Roman"/>
        </w:rPr>
        <w:t xml:space="preserve">to </w:t>
      </w:r>
      <w:r>
        <w:rPr>
          <w:rFonts w:eastAsia="Times New Roman"/>
        </w:rPr>
        <w:t xml:space="preserve">be (re)acquired from backing storage such as </w:t>
      </w:r>
      <w:r w:rsidR="00F402DF">
        <w:rPr>
          <w:rFonts w:eastAsia="Times New Roman"/>
        </w:rPr>
        <w:t xml:space="preserve">a </w:t>
      </w:r>
      <w:r>
        <w:rPr>
          <w:rFonts w:eastAsia="Times New Roman"/>
        </w:rPr>
        <w:t xml:space="preserve">disk or </w:t>
      </w:r>
      <w:r w:rsidR="008B38D0">
        <w:rPr>
          <w:rFonts w:eastAsia="Times New Roman"/>
        </w:rPr>
        <w:t xml:space="preserve">the </w:t>
      </w:r>
      <w:r>
        <w:rPr>
          <w:rFonts w:eastAsia="Times New Roman"/>
        </w:rPr>
        <w:t xml:space="preserve">network, and </w:t>
      </w:r>
      <w:r>
        <w:rPr>
          <w:rFonts w:eastAsia="Times New Roman"/>
          <w:i/>
          <w:iCs/>
        </w:rPr>
        <w:t>minor faults</w:t>
      </w:r>
      <w:r>
        <w:rPr>
          <w:rFonts w:eastAsia="Times New Roman"/>
        </w:rPr>
        <w:t xml:space="preserve"> such as page table miss and/or copy-on-write </w:t>
      </w:r>
      <w:proofErr w:type="spellStart"/>
      <w:r>
        <w:rPr>
          <w:rFonts w:eastAsia="Times New Roman"/>
        </w:rPr>
        <w:t>reprotect</w:t>
      </w:r>
      <w:proofErr w:type="spellEnd"/>
      <w:r>
        <w:rPr>
          <w:rFonts w:eastAsia="Times New Roman"/>
        </w:rPr>
        <w:t xml:space="preserve"> </w:t>
      </w:r>
      <w:r>
        <w:rPr>
          <w:rFonts w:eastAsia="Times New Roman"/>
        </w:rPr>
        <w:lastRenderedPageBreak/>
        <w:t xml:space="preserve">(COW).  It is conceivable that the LWK might directly update page tables, particularly for minor faults.  However the simplest policy might be for </w:t>
      </w:r>
      <w:r w:rsidR="00F402DF">
        <w:rPr>
          <w:rFonts w:eastAsia="Times New Roman"/>
        </w:rPr>
        <w:t xml:space="preserve">a </w:t>
      </w:r>
      <w:r>
        <w:rPr>
          <w:rFonts w:eastAsia="Times New Roman"/>
        </w:rPr>
        <w:t xml:space="preserve">LWK to forward page table update requests to </w:t>
      </w:r>
      <w:r w:rsidR="008305C4">
        <w:rPr>
          <w:rFonts w:eastAsia="Times New Roman"/>
        </w:rPr>
        <w:t xml:space="preserve">the </w:t>
      </w:r>
      <w:r>
        <w:rPr>
          <w:rFonts w:eastAsia="Times New Roman"/>
        </w:rPr>
        <w:t xml:space="preserve">host, particularly in an environment where </w:t>
      </w:r>
      <w:r w:rsidR="004F11C5">
        <w:rPr>
          <w:rFonts w:eastAsia="Times New Roman"/>
        </w:rPr>
        <w:t xml:space="preserve">the </w:t>
      </w:r>
      <w:r>
        <w:rPr>
          <w:rFonts w:eastAsia="Times New Roman"/>
        </w:rPr>
        <w:t>host is run with hardware-level virtualization.  Classifying the frequency and types of page table faults in proxy</w:t>
      </w:r>
      <w:r w:rsidR="00623BA0">
        <w:rPr>
          <w:rFonts w:eastAsia="Times New Roman"/>
        </w:rPr>
        <w:t xml:space="preserve"> </w:t>
      </w:r>
      <w:r>
        <w:rPr>
          <w:rFonts w:eastAsia="Times New Roman"/>
        </w:rPr>
        <w:t xml:space="preserve">applications, and ensuring that a LWK can efficiently </w:t>
      </w:r>
      <w:r w:rsidR="004F11C5">
        <w:rPr>
          <w:rFonts w:eastAsia="Times New Roman"/>
        </w:rPr>
        <w:t>hand off</w:t>
      </w:r>
      <w:r>
        <w:rPr>
          <w:rFonts w:eastAsia="Times New Roman"/>
        </w:rPr>
        <w:t xml:space="preserve"> fault processing to </w:t>
      </w:r>
      <w:r w:rsidR="00F357FE">
        <w:rPr>
          <w:rFonts w:eastAsia="Times New Roman"/>
        </w:rPr>
        <w:t xml:space="preserve">the </w:t>
      </w:r>
      <w:r>
        <w:rPr>
          <w:rFonts w:eastAsia="Times New Roman"/>
        </w:rPr>
        <w:t>host might provide one path for future studies.</w:t>
      </w:r>
      <w:r w:rsidR="008305C4" w:rsidRPr="002753AD">
        <w:rPr>
          <w:rFonts w:ascii="Calibri" w:hAnsi="Calibri" w:cs="Calibri"/>
          <w:b/>
          <w:color w:val="C00000"/>
          <w:vertAlign w:val="superscript"/>
        </w:rPr>
        <w:t>[*]</w:t>
      </w:r>
    </w:p>
    <w:p w:rsidR="00BF2FEC" w:rsidRDefault="00BF2FEC" w:rsidP="00BF2FEC">
      <w:pPr>
        <w:pStyle w:val="Heading2"/>
        <w:rPr>
          <w:rFonts w:eastAsia="Times New Roman"/>
        </w:rPr>
      </w:pPr>
      <w:bookmarkStart w:id="740" w:name="_Toc359310294"/>
      <w:r>
        <w:rPr>
          <w:rFonts w:eastAsia="Times New Roman"/>
        </w:rPr>
        <w:t>RAS</w:t>
      </w:r>
      <w:r w:rsidR="00932F13">
        <w:rPr>
          <w:rFonts w:eastAsia="Times New Roman"/>
        </w:rPr>
        <w:t>, Checkpoint</w:t>
      </w:r>
      <w:r w:rsidR="00B25593">
        <w:rPr>
          <w:rFonts w:eastAsia="Times New Roman"/>
        </w:rPr>
        <w:t xml:space="preserve"> Restart</w:t>
      </w:r>
      <w:r>
        <w:rPr>
          <w:rFonts w:eastAsia="Times New Roman"/>
        </w:rPr>
        <w:t xml:space="preserve"> and Debug</w:t>
      </w:r>
      <w:bookmarkEnd w:id="740"/>
    </w:p>
    <w:p w:rsidR="003F616B" w:rsidRDefault="003F616B" w:rsidP="003F616B">
      <w:pPr>
        <w:rPr>
          <w:rFonts w:eastAsia="Times New Roman"/>
        </w:rPr>
      </w:pPr>
      <w:r>
        <w:rPr>
          <w:rFonts w:eastAsia="Times New Roman"/>
        </w:rPr>
        <w:t xml:space="preserve">A study of </w:t>
      </w:r>
      <w:r w:rsidR="00B25593">
        <w:rPr>
          <w:rFonts w:eastAsia="Times New Roman"/>
        </w:rPr>
        <w:t>reliability, availability and serviceability (</w:t>
      </w:r>
      <w:r>
        <w:rPr>
          <w:rFonts w:eastAsia="Times New Roman"/>
        </w:rPr>
        <w:t>RAS</w:t>
      </w:r>
      <w:r w:rsidR="00B25593">
        <w:rPr>
          <w:rFonts w:eastAsia="Times New Roman"/>
        </w:rPr>
        <w:t>)</w:t>
      </w:r>
      <w:r>
        <w:rPr>
          <w:rFonts w:eastAsia="Times New Roman"/>
        </w:rPr>
        <w:t xml:space="preserve"> for </w:t>
      </w:r>
      <w:r w:rsidR="0089194D">
        <w:rPr>
          <w:rFonts w:eastAsia="Times New Roman"/>
        </w:rPr>
        <w:t xml:space="preserve">the </w:t>
      </w:r>
      <w:r>
        <w:rPr>
          <w:rFonts w:eastAsia="Times New Roman"/>
        </w:rPr>
        <w:t xml:space="preserve">EHP </w:t>
      </w:r>
      <w:r w:rsidR="0089194D">
        <w:rPr>
          <w:rFonts w:eastAsia="Times New Roman"/>
        </w:rPr>
        <w:t>node</w:t>
      </w:r>
      <w:r>
        <w:rPr>
          <w:rFonts w:eastAsia="Times New Roman"/>
        </w:rPr>
        <w:t xml:space="preserve"> is under independent investigation for </w:t>
      </w:r>
      <w:proofErr w:type="spellStart"/>
      <w:r>
        <w:rPr>
          <w:rFonts w:eastAsia="Times New Roman"/>
        </w:rPr>
        <w:t>F</w:t>
      </w:r>
      <w:r w:rsidR="000A2FFE">
        <w:rPr>
          <w:rFonts w:eastAsia="Times New Roman"/>
        </w:rPr>
        <w:t>ast</w:t>
      </w:r>
      <w:r>
        <w:rPr>
          <w:rFonts w:eastAsia="Times New Roman"/>
        </w:rPr>
        <w:t>F</w:t>
      </w:r>
      <w:r w:rsidR="000A2FFE">
        <w:rPr>
          <w:rFonts w:eastAsia="Times New Roman"/>
        </w:rPr>
        <w:t>orward</w:t>
      </w:r>
      <w:proofErr w:type="spellEnd"/>
      <w:r>
        <w:rPr>
          <w:rFonts w:eastAsia="Times New Roman"/>
        </w:rPr>
        <w:t>.  In this section</w:t>
      </w:r>
      <w:r w:rsidR="0089194D">
        <w:rPr>
          <w:rFonts w:eastAsia="Times New Roman"/>
        </w:rPr>
        <w:t>,</w:t>
      </w:r>
      <w:r>
        <w:rPr>
          <w:rFonts w:eastAsia="Times New Roman"/>
        </w:rPr>
        <w:t xml:space="preserve"> we briefly consider </w:t>
      </w:r>
      <w:r w:rsidR="0089194D">
        <w:rPr>
          <w:rFonts w:eastAsia="Times New Roman"/>
        </w:rPr>
        <w:t xml:space="preserve">RAS </w:t>
      </w:r>
      <w:r>
        <w:rPr>
          <w:rFonts w:eastAsia="Times New Roman"/>
        </w:rPr>
        <w:t xml:space="preserve">topics specific to PIM, including low-level memory error detection, predictive failure analysis, application </w:t>
      </w:r>
      <w:proofErr w:type="spellStart"/>
      <w:r>
        <w:rPr>
          <w:rFonts w:eastAsia="Times New Roman"/>
        </w:rPr>
        <w:t>checkpointing</w:t>
      </w:r>
      <w:proofErr w:type="spellEnd"/>
      <w:r>
        <w:rPr>
          <w:rFonts w:eastAsia="Times New Roman"/>
        </w:rPr>
        <w:t>, and preemptive context save/restore.</w:t>
      </w:r>
    </w:p>
    <w:p w:rsidR="003F616B" w:rsidRDefault="003F616B" w:rsidP="003F616B">
      <w:pPr>
        <w:rPr>
          <w:rFonts w:eastAsia="Times New Roman"/>
        </w:rPr>
      </w:pPr>
    </w:p>
    <w:p w:rsidR="003F616B" w:rsidRDefault="003F616B" w:rsidP="003F616B">
      <w:pPr>
        <w:rPr>
          <w:rFonts w:eastAsia="Times New Roman"/>
        </w:rPr>
      </w:pPr>
      <w:r>
        <w:rPr>
          <w:rFonts w:eastAsia="Times New Roman"/>
        </w:rPr>
        <w:t>PIM includes both processor and memory components.  Many of the low-level RAS features for detecting/correcting errors for both components are considered a necessary part of the baseline architecture.  As these activities are performed automatically by hardware</w:t>
      </w:r>
      <w:r w:rsidR="0089194D">
        <w:rPr>
          <w:rFonts w:eastAsia="Times New Roman"/>
        </w:rPr>
        <w:t>,</w:t>
      </w:r>
      <w:r>
        <w:rPr>
          <w:rFonts w:eastAsia="Times New Roman"/>
        </w:rPr>
        <w:t xml:space="preserve"> as part of </w:t>
      </w:r>
      <w:r w:rsidR="0089194D">
        <w:rPr>
          <w:rFonts w:eastAsia="Times New Roman"/>
        </w:rPr>
        <w:t xml:space="preserve">a </w:t>
      </w:r>
      <w:r>
        <w:rPr>
          <w:rFonts w:eastAsia="Times New Roman"/>
        </w:rPr>
        <w:t>periodic memory scrub</w:t>
      </w:r>
      <w:r w:rsidR="00AC0303">
        <w:rPr>
          <w:rFonts w:eastAsia="Times New Roman"/>
        </w:rPr>
        <w:t>bing</w:t>
      </w:r>
      <w:r>
        <w:rPr>
          <w:rFonts w:eastAsia="Times New Roman"/>
        </w:rPr>
        <w:t xml:space="preserve"> for instance, these are typically outside </w:t>
      </w:r>
      <w:r w:rsidR="000A2FFE">
        <w:rPr>
          <w:rFonts w:eastAsia="Times New Roman"/>
        </w:rPr>
        <w:t xml:space="preserve">the </w:t>
      </w:r>
      <w:r>
        <w:rPr>
          <w:rFonts w:eastAsia="Times New Roman"/>
        </w:rPr>
        <w:t>scope of application and even OS programming interfaces.  </w:t>
      </w:r>
      <w:r w:rsidR="002C11A1" w:rsidDel="002C11A1">
        <w:rPr>
          <w:rFonts w:eastAsia="Times New Roman"/>
        </w:rPr>
        <w:t xml:space="preserve"> </w:t>
      </w:r>
    </w:p>
    <w:p w:rsidR="003F616B" w:rsidRDefault="003F616B" w:rsidP="003F616B">
      <w:pPr>
        <w:rPr>
          <w:rFonts w:eastAsia="Times New Roman"/>
        </w:rPr>
      </w:pPr>
    </w:p>
    <w:p w:rsidR="003F616B" w:rsidRDefault="003F616B" w:rsidP="003F616B">
      <w:pPr>
        <w:rPr>
          <w:rFonts w:eastAsia="Times New Roman"/>
        </w:rPr>
      </w:pPr>
      <w:r>
        <w:rPr>
          <w:rFonts w:eastAsia="Times New Roman"/>
        </w:rPr>
        <w:t xml:space="preserve">Predictive failure analysis attempts to identify pre-fault indicators and anticipate failures that are about to occur.   Being a fully-programmable APU, the PIM device would be equipped with its own set of counters, sensors, and </w:t>
      </w:r>
      <w:r w:rsidR="00F402DF">
        <w:rPr>
          <w:rFonts w:eastAsia="Times New Roman"/>
        </w:rPr>
        <w:t>other measurement mechanisms found to modern processors</w:t>
      </w:r>
      <w:r>
        <w:rPr>
          <w:rFonts w:eastAsia="Times New Roman"/>
        </w:rPr>
        <w:t>.  Standard application interfaces suc</w:t>
      </w:r>
      <w:r w:rsidR="00623BA0">
        <w:rPr>
          <w:rFonts w:eastAsia="Times New Roman"/>
        </w:rPr>
        <w:t xml:space="preserve">h as </w:t>
      </w:r>
      <w:r w:rsidR="00E4123B">
        <w:rPr>
          <w:rFonts w:eastAsia="Times New Roman"/>
        </w:rPr>
        <w:t xml:space="preserve">the </w:t>
      </w:r>
      <w:r w:rsidR="00623BA0">
        <w:rPr>
          <w:rFonts w:eastAsia="Times New Roman"/>
        </w:rPr>
        <w:t>Linux Performance API (</w:t>
      </w:r>
      <w:r>
        <w:rPr>
          <w:rFonts w:eastAsia="Times New Roman"/>
        </w:rPr>
        <w:t xml:space="preserve">PAPI) provide access to a wide variety of hardware performance counters.  Similarly, APIs for detecting thermal and power events are under independent study for </w:t>
      </w:r>
      <w:proofErr w:type="spellStart"/>
      <w:r>
        <w:rPr>
          <w:rFonts w:eastAsia="Times New Roman"/>
        </w:rPr>
        <w:t>F</w:t>
      </w:r>
      <w:r w:rsidR="00623BA0">
        <w:rPr>
          <w:rFonts w:eastAsia="Times New Roman"/>
        </w:rPr>
        <w:t>ast</w:t>
      </w:r>
      <w:r>
        <w:rPr>
          <w:rFonts w:eastAsia="Times New Roman"/>
        </w:rPr>
        <w:t>F</w:t>
      </w:r>
      <w:r w:rsidR="00623BA0">
        <w:rPr>
          <w:rFonts w:eastAsia="Times New Roman"/>
        </w:rPr>
        <w:t>orward</w:t>
      </w:r>
      <w:proofErr w:type="spellEnd"/>
      <w:r w:rsidR="00F402DF">
        <w:rPr>
          <w:rFonts w:eastAsia="Times New Roman"/>
        </w:rPr>
        <w:t>. </w:t>
      </w:r>
      <w:r w:rsidR="00A525FF">
        <w:rPr>
          <w:rFonts w:eastAsia="Times New Roman"/>
        </w:rPr>
        <w:t xml:space="preserve">Further, Section </w:t>
      </w:r>
      <w:r w:rsidR="00A141B1">
        <w:rPr>
          <w:rFonts w:eastAsia="Times New Roman"/>
        </w:rPr>
        <w:fldChar w:fldCharType="begin"/>
      </w:r>
      <w:r w:rsidR="00A525FF">
        <w:rPr>
          <w:rFonts w:eastAsia="Times New Roman"/>
        </w:rPr>
        <w:instrText xml:space="preserve"> REF _Ref357004726 \r \h </w:instrText>
      </w:r>
      <w:r w:rsidR="00A141B1">
        <w:rPr>
          <w:rFonts w:eastAsia="Times New Roman"/>
        </w:rPr>
      </w:r>
      <w:r w:rsidR="00A141B1">
        <w:rPr>
          <w:rFonts w:eastAsia="Times New Roman"/>
        </w:rPr>
        <w:fldChar w:fldCharType="separate"/>
      </w:r>
      <w:r w:rsidR="00C91EA6">
        <w:rPr>
          <w:rFonts w:eastAsia="Times New Roman"/>
        </w:rPr>
        <w:t>5.4</w:t>
      </w:r>
      <w:r w:rsidR="00A141B1">
        <w:rPr>
          <w:rFonts w:eastAsia="Times New Roman"/>
        </w:rPr>
        <w:fldChar w:fldCharType="end"/>
      </w:r>
      <w:r w:rsidR="00A525FF">
        <w:rPr>
          <w:rFonts w:eastAsia="Times New Roman"/>
        </w:rPr>
        <w:t xml:space="preserve"> discusses PIM-specific instrumentation requirements. </w:t>
      </w:r>
      <w:r w:rsidR="00623BA0">
        <w:rPr>
          <w:rFonts w:eastAsia="Times New Roman"/>
        </w:rPr>
        <w:t xml:space="preserve">Characterizing errors in proxy </w:t>
      </w:r>
      <w:r>
        <w:rPr>
          <w:rFonts w:eastAsia="Times New Roman"/>
        </w:rPr>
        <w:t>applications running on a PIM stack, analyzing counter and thermal state at time of failure, and developing a predictive model could be a path for future studies.</w:t>
      </w:r>
      <w:r w:rsidRPr="002753AD">
        <w:rPr>
          <w:rFonts w:ascii="Calibri" w:hAnsi="Calibri" w:cs="Calibri"/>
          <w:b/>
          <w:color w:val="C00000"/>
          <w:vertAlign w:val="superscript"/>
        </w:rPr>
        <w:t>[*]</w:t>
      </w:r>
    </w:p>
    <w:p w:rsidR="003F616B" w:rsidRDefault="003F616B" w:rsidP="003F616B">
      <w:pPr>
        <w:rPr>
          <w:rFonts w:eastAsia="Times New Roman"/>
        </w:rPr>
      </w:pPr>
    </w:p>
    <w:p w:rsidR="003F616B" w:rsidRDefault="003F616B" w:rsidP="003F616B">
      <w:pPr>
        <w:rPr>
          <w:rFonts w:eastAsia="Times New Roman"/>
        </w:rPr>
      </w:pPr>
      <w:r>
        <w:rPr>
          <w:rFonts w:eastAsia="Times New Roman"/>
        </w:rPr>
        <w:t xml:space="preserve">Reactive fault tolerance includes techniques such as application </w:t>
      </w:r>
      <w:proofErr w:type="spellStart"/>
      <w:r>
        <w:rPr>
          <w:rFonts w:eastAsia="Times New Roman"/>
        </w:rPr>
        <w:t>checkpointing</w:t>
      </w:r>
      <w:proofErr w:type="spellEnd"/>
      <w:r>
        <w:rPr>
          <w:rFonts w:eastAsia="Times New Roman"/>
        </w:rPr>
        <w:t xml:space="preserve"> and task/memory migration in response to actual and predictive system health threats.  To create an application checkpoint, the application must receive all network messages and stop all parallel activity at a barrier, then proceed to write just the data needed to restart to backing storage.  The application </w:t>
      </w:r>
      <w:r w:rsidR="00E4123B">
        <w:rPr>
          <w:rFonts w:eastAsia="Times New Roman"/>
        </w:rPr>
        <w:t>is</w:t>
      </w:r>
      <w:r>
        <w:rPr>
          <w:rFonts w:eastAsia="Times New Roman"/>
        </w:rPr>
        <w:t xml:space="preserve"> responsible for stopping activity, including PIM activity, and writing the data, including data in regions returned by </w:t>
      </w:r>
      <w:proofErr w:type="spellStart"/>
      <w:r w:rsidR="00C570C6" w:rsidRPr="00C570C6">
        <w:rPr>
          <w:rFonts w:eastAsia="Times New Roman"/>
          <w:bCs/>
          <w:i/>
          <w:iCs/>
        </w:rPr>
        <w:t>pim_</w:t>
      </w:r>
      <w:proofErr w:type="gramStart"/>
      <w:r w:rsidR="00C570C6" w:rsidRPr="00C570C6">
        <w:rPr>
          <w:rFonts w:eastAsia="Times New Roman"/>
          <w:bCs/>
          <w:i/>
          <w:iCs/>
        </w:rPr>
        <w:t>malloc</w:t>
      </w:r>
      <w:proofErr w:type="spellEnd"/>
      <w:r w:rsidR="00C570C6" w:rsidRPr="00C570C6">
        <w:rPr>
          <w:rFonts w:eastAsia="Times New Roman"/>
          <w:bCs/>
          <w:i/>
          <w:iCs/>
        </w:rPr>
        <w:t>(</w:t>
      </w:r>
      <w:proofErr w:type="gramEnd"/>
      <w:r w:rsidR="00C570C6" w:rsidRPr="00C570C6">
        <w:rPr>
          <w:rFonts w:eastAsia="Times New Roman"/>
          <w:bCs/>
          <w:i/>
          <w:iCs/>
        </w:rPr>
        <w:t>)</w:t>
      </w:r>
      <w:r>
        <w:rPr>
          <w:rFonts w:eastAsia="Times New Roman"/>
        </w:rPr>
        <w:t>.  Being fully programmable APU</w:t>
      </w:r>
      <w:r w:rsidR="00932F13">
        <w:rPr>
          <w:rFonts w:eastAsia="Times New Roman"/>
        </w:rPr>
        <w:t>s</w:t>
      </w:r>
      <w:r>
        <w:rPr>
          <w:rFonts w:eastAsia="Times New Roman"/>
        </w:rPr>
        <w:t xml:space="preserve">, </w:t>
      </w:r>
      <w:r w:rsidR="00E4123B">
        <w:rPr>
          <w:rFonts w:eastAsia="Times New Roman"/>
        </w:rPr>
        <w:t>the</w:t>
      </w:r>
      <w:r>
        <w:rPr>
          <w:rFonts w:eastAsia="Times New Roman"/>
        </w:rPr>
        <w:t xml:space="preserve"> PIM </w:t>
      </w:r>
      <w:r w:rsidR="00932F13">
        <w:rPr>
          <w:rFonts w:eastAsia="Times New Roman"/>
        </w:rPr>
        <w:t xml:space="preserve">devices will participate in application-driven checkpoint and restore/restart as would any other processor in the system. Additionally, PIM devices </w:t>
      </w:r>
      <w:r>
        <w:rPr>
          <w:rFonts w:eastAsia="Times New Roman"/>
        </w:rPr>
        <w:t xml:space="preserve">could perform </w:t>
      </w:r>
      <w:r w:rsidR="00932F13">
        <w:rPr>
          <w:rFonts w:eastAsia="Times New Roman"/>
        </w:rPr>
        <w:t>or aid in additional</w:t>
      </w:r>
      <w:r w:rsidR="00B25593">
        <w:rPr>
          <w:rFonts w:eastAsia="Times New Roman"/>
        </w:rPr>
        <w:t>, enhanced</w:t>
      </w:r>
      <w:r w:rsidR="00932F13">
        <w:rPr>
          <w:rFonts w:eastAsia="Times New Roman"/>
        </w:rPr>
        <w:t xml:space="preserve"> </w:t>
      </w:r>
      <w:proofErr w:type="spellStart"/>
      <w:r>
        <w:rPr>
          <w:rFonts w:eastAsia="Times New Roman"/>
        </w:rPr>
        <w:t>checkpointing</w:t>
      </w:r>
      <w:proofErr w:type="spellEnd"/>
      <w:r>
        <w:rPr>
          <w:rFonts w:eastAsia="Times New Roman"/>
        </w:rPr>
        <w:t xml:space="preserve"> activities, including automatic </w:t>
      </w:r>
      <w:proofErr w:type="spellStart"/>
      <w:r>
        <w:rPr>
          <w:rFonts w:eastAsia="Times New Roman"/>
        </w:rPr>
        <w:t>checkpointing</w:t>
      </w:r>
      <w:proofErr w:type="spellEnd"/>
      <w:r>
        <w:rPr>
          <w:rFonts w:eastAsia="Times New Roman"/>
        </w:rPr>
        <w:t>, task/memory migration, or compression.  Charac</w:t>
      </w:r>
      <w:r w:rsidR="00623BA0">
        <w:rPr>
          <w:rFonts w:eastAsia="Times New Roman"/>
        </w:rPr>
        <w:t xml:space="preserve">terizing memory errors in proxy </w:t>
      </w:r>
      <w:r>
        <w:rPr>
          <w:rFonts w:eastAsia="Times New Roman"/>
        </w:rPr>
        <w:t xml:space="preserve">applications and exploring </w:t>
      </w:r>
      <w:r w:rsidR="00E4123B">
        <w:rPr>
          <w:rFonts w:eastAsia="Times New Roman"/>
        </w:rPr>
        <w:t xml:space="preserve">the </w:t>
      </w:r>
      <w:r>
        <w:rPr>
          <w:rFonts w:eastAsia="Times New Roman"/>
        </w:rPr>
        <w:t xml:space="preserve">feasibility of enhanced </w:t>
      </w:r>
      <w:proofErr w:type="spellStart"/>
      <w:r>
        <w:rPr>
          <w:rFonts w:eastAsia="Times New Roman"/>
        </w:rPr>
        <w:t>checkpointing</w:t>
      </w:r>
      <w:proofErr w:type="spellEnd"/>
      <w:r>
        <w:rPr>
          <w:rFonts w:eastAsia="Times New Roman"/>
        </w:rPr>
        <w:t xml:space="preserve"> using PIM could be a path for future studies</w:t>
      </w:r>
      <w:proofErr w:type="gramStart"/>
      <w:r>
        <w:rPr>
          <w:rFonts w:eastAsia="Times New Roman"/>
        </w:rPr>
        <w:t>.</w:t>
      </w:r>
      <w:r w:rsidRPr="002753AD">
        <w:rPr>
          <w:rFonts w:ascii="Calibri" w:hAnsi="Calibri" w:cs="Calibri"/>
          <w:b/>
          <w:color w:val="C00000"/>
          <w:vertAlign w:val="superscript"/>
        </w:rPr>
        <w:t>[</w:t>
      </w:r>
      <w:proofErr w:type="gramEnd"/>
      <w:r w:rsidRPr="002753AD">
        <w:rPr>
          <w:rFonts w:ascii="Calibri" w:hAnsi="Calibri" w:cs="Calibri"/>
          <w:b/>
          <w:color w:val="C00000"/>
          <w:vertAlign w:val="superscript"/>
        </w:rPr>
        <w:t>*]</w:t>
      </w:r>
    </w:p>
    <w:p w:rsidR="003F616B" w:rsidRDefault="003F616B" w:rsidP="003F616B">
      <w:pPr>
        <w:rPr>
          <w:rFonts w:eastAsia="Times New Roman"/>
        </w:rPr>
      </w:pPr>
    </w:p>
    <w:p w:rsidR="003F616B" w:rsidRDefault="003F616B" w:rsidP="003F616B">
      <w:pPr>
        <w:rPr>
          <w:rFonts w:eastAsia="Times New Roman"/>
        </w:rPr>
      </w:pPr>
      <w:r>
        <w:rPr>
          <w:rFonts w:eastAsia="Times New Roman"/>
        </w:rPr>
        <w:lastRenderedPageBreak/>
        <w:t>The ability to perform preemptive context save/restore enables not only pre-emptive OS schedulers but also debuggers.  The HSA feature roadmap includes capability for GPU compute context switch</w:t>
      </w:r>
      <w:r w:rsidR="0049381E">
        <w:rPr>
          <w:rFonts w:eastAsia="Times New Roman"/>
        </w:rPr>
        <w:t>ing</w:t>
      </w:r>
      <w:r>
        <w:rPr>
          <w:rFonts w:eastAsia="Times New Roman"/>
        </w:rPr>
        <w:t xml:space="preserve">. A fully programmable APU-in-memory PIM device would be capable of preemptive save/restore under direction of </w:t>
      </w:r>
      <w:r w:rsidR="00BB38D7">
        <w:rPr>
          <w:rFonts w:eastAsia="Times New Roman"/>
        </w:rPr>
        <w:t xml:space="preserve">the </w:t>
      </w:r>
      <w:r>
        <w:rPr>
          <w:rFonts w:eastAsia="Times New Roman"/>
        </w:rPr>
        <w:t xml:space="preserve">host OS.  Save/restore of architected state is typically </w:t>
      </w:r>
      <w:proofErr w:type="gramStart"/>
      <w:r>
        <w:rPr>
          <w:rFonts w:eastAsia="Times New Roman"/>
        </w:rPr>
        <w:t>driver</w:t>
      </w:r>
      <w:r w:rsidR="00AC0303">
        <w:rPr>
          <w:rFonts w:eastAsia="Times New Roman"/>
        </w:rPr>
        <w:t>-</w:t>
      </w:r>
      <w:r>
        <w:rPr>
          <w:rFonts w:eastAsia="Times New Roman"/>
        </w:rPr>
        <w:t xml:space="preserve"> or OS-</w:t>
      </w:r>
      <w:r w:rsidR="00AC0303">
        <w:rPr>
          <w:rFonts w:eastAsia="Times New Roman"/>
        </w:rPr>
        <w:t>dependent</w:t>
      </w:r>
      <w:proofErr w:type="gramEnd"/>
      <w:r>
        <w:rPr>
          <w:rFonts w:eastAsia="Times New Roman"/>
        </w:rPr>
        <w:t xml:space="preserve">, but GPU state would include register, local data store and command FIFO state necessary for resuming execution of all threads in a wave-front at some point in the future.  Extending </w:t>
      </w:r>
      <w:r w:rsidR="00AC0303">
        <w:rPr>
          <w:rFonts w:eastAsia="Times New Roman"/>
        </w:rPr>
        <w:t xml:space="preserve">the </w:t>
      </w:r>
      <w:r>
        <w:rPr>
          <w:rFonts w:eastAsia="Times New Roman"/>
        </w:rPr>
        <w:t xml:space="preserve">baseline PIM user APIs to query/set context state for execution launched under </w:t>
      </w:r>
      <w:proofErr w:type="spellStart"/>
      <w:r w:rsidR="00C570C6" w:rsidRPr="00C570C6">
        <w:rPr>
          <w:rFonts w:eastAsia="Times New Roman"/>
          <w:bCs/>
          <w:i/>
          <w:iCs/>
        </w:rPr>
        <w:t>pim_</w:t>
      </w:r>
      <w:proofErr w:type="gramStart"/>
      <w:r w:rsidR="00C570C6" w:rsidRPr="00C570C6">
        <w:rPr>
          <w:rFonts w:eastAsia="Times New Roman"/>
          <w:bCs/>
          <w:i/>
          <w:iCs/>
        </w:rPr>
        <w:t>spawn</w:t>
      </w:r>
      <w:proofErr w:type="spellEnd"/>
      <w:r w:rsidR="00C570C6" w:rsidRPr="00C570C6">
        <w:rPr>
          <w:rFonts w:eastAsia="Times New Roman"/>
          <w:bCs/>
          <w:i/>
          <w:iCs/>
        </w:rPr>
        <w:t>(</w:t>
      </w:r>
      <w:proofErr w:type="gramEnd"/>
      <w:r w:rsidR="00C570C6" w:rsidRPr="00C570C6">
        <w:rPr>
          <w:rFonts w:eastAsia="Times New Roman"/>
          <w:bCs/>
          <w:i/>
          <w:iCs/>
        </w:rPr>
        <w:t>)</w:t>
      </w:r>
      <w:r>
        <w:rPr>
          <w:rFonts w:eastAsia="Times New Roman"/>
        </w:rPr>
        <w:t xml:space="preserve">, along lines of Linux </w:t>
      </w:r>
      <w:proofErr w:type="spellStart"/>
      <w:r w:rsidR="00C570C6" w:rsidRPr="00C570C6">
        <w:rPr>
          <w:rFonts w:eastAsia="Times New Roman"/>
          <w:bCs/>
          <w:i/>
          <w:iCs/>
        </w:rPr>
        <w:t>getcontext</w:t>
      </w:r>
      <w:proofErr w:type="spellEnd"/>
      <w:r w:rsidR="00C570C6" w:rsidRPr="00C570C6">
        <w:rPr>
          <w:rFonts w:eastAsia="Times New Roman"/>
          <w:bCs/>
          <w:i/>
          <w:iCs/>
        </w:rPr>
        <w:t>()</w:t>
      </w:r>
      <w:r>
        <w:rPr>
          <w:rFonts w:eastAsia="Times New Roman"/>
          <w:b/>
          <w:bCs/>
          <w:i/>
          <w:iCs/>
        </w:rPr>
        <w:t xml:space="preserve"> </w:t>
      </w:r>
      <w:r>
        <w:rPr>
          <w:rFonts w:eastAsia="Times New Roman"/>
        </w:rPr>
        <w:t xml:space="preserve">or </w:t>
      </w:r>
      <w:proofErr w:type="spellStart"/>
      <w:r w:rsidR="00C570C6" w:rsidRPr="00C570C6">
        <w:rPr>
          <w:rFonts w:eastAsia="Times New Roman"/>
          <w:bCs/>
          <w:i/>
          <w:iCs/>
        </w:rPr>
        <w:t>setcontext</w:t>
      </w:r>
      <w:proofErr w:type="spellEnd"/>
      <w:r w:rsidR="00C570C6" w:rsidRPr="00C570C6">
        <w:rPr>
          <w:rFonts w:eastAsia="Times New Roman"/>
          <w:bCs/>
          <w:i/>
          <w:iCs/>
        </w:rPr>
        <w:t>()</w:t>
      </w:r>
      <w:r>
        <w:rPr>
          <w:rFonts w:eastAsia="Times New Roman"/>
        </w:rPr>
        <w:t>, could be a path for future extension.</w:t>
      </w:r>
      <w:r w:rsidRPr="002753AD">
        <w:rPr>
          <w:rFonts w:ascii="Calibri" w:hAnsi="Calibri" w:cs="Calibri"/>
          <w:b/>
          <w:color w:val="C00000"/>
          <w:vertAlign w:val="superscript"/>
        </w:rPr>
        <w:t>[*]</w:t>
      </w:r>
    </w:p>
    <w:p w:rsidR="00E34B34" w:rsidRDefault="00E34B34" w:rsidP="00E34B34">
      <w:pPr>
        <w:pStyle w:val="Heading2"/>
        <w:rPr>
          <w:rFonts w:eastAsia="Times New Roman"/>
        </w:rPr>
      </w:pPr>
      <w:bookmarkStart w:id="741" w:name="_Toc359310295"/>
      <w:r>
        <w:rPr>
          <w:rFonts w:eastAsia="Times New Roman"/>
        </w:rPr>
        <w:t>System Management</w:t>
      </w:r>
      <w:bookmarkEnd w:id="741"/>
    </w:p>
    <w:p w:rsidR="00E34B34" w:rsidRDefault="00E34B34" w:rsidP="00E34B34">
      <w:r>
        <w:t>A number of system management issues need to be addressed for systems containing PIMs (or any accelerator)</w:t>
      </w:r>
      <w:proofErr w:type="gramStart"/>
      <w:r>
        <w:t>.</w:t>
      </w:r>
      <w:r w:rsidRPr="002753AD">
        <w:rPr>
          <w:rFonts w:ascii="Calibri" w:hAnsi="Calibri" w:cs="Calibri"/>
          <w:b/>
          <w:color w:val="C00000"/>
          <w:vertAlign w:val="superscript"/>
        </w:rPr>
        <w:t>[</w:t>
      </w:r>
      <w:proofErr w:type="gramEnd"/>
      <w:r w:rsidRPr="002753AD">
        <w:rPr>
          <w:rFonts w:ascii="Calibri" w:hAnsi="Calibri" w:cs="Calibri"/>
          <w:b/>
          <w:color w:val="C00000"/>
          <w:vertAlign w:val="superscript"/>
        </w:rPr>
        <w:t>*]</w:t>
      </w:r>
      <w:r>
        <w:t xml:space="preserve">  These include:</w:t>
      </w:r>
    </w:p>
    <w:p w:rsidR="00E34B34" w:rsidRDefault="00E34B34" w:rsidP="00E34B34"/>
    <w:p w:rsidR="00E34B34" w:rsidRDefault="00E34B34" w:rsidP="00E34B34">
      <w:r>
        <w:t xml:space="preserve"> BIOS and system initiation activities:  </w:t>
      </w:r>
    </w:p>
    <w:p w:rsidR="00E34B34" w:rsidRDefault="00E34B34" w:rsidP="00E34B34">
      <w:pPr>
        <w:pStyle w:val="ListParagraph"/>
        <w:numPr>
          <w:ilvl w:val="0"/>
          <w:numId w:val="35"/>
        </w:numPr>
        <w:jc w:val="left"/>
      </w:pPr>
      <w:r>
        <w:t>Power-up activities and sequencing</w:t>
      </w:r>
    </w:p>
    <w:p w:rsidR="00E34B34" w:rsidRDefault="00E34B34" w:rsidP="00E34B34">
      <w:pPr>
        <w:pStyle w:val="ListParagraph"/>
        <w:numPr>
          <w:ilvl w:val="0"/>
          <w:numId w:val="35"/>
        </w:numPr>
        <w:jc w:val="left"/>
      </w:pPr>
      <w:r>
        <w:t>Enumerate PIMs and their characteristics</w:t>
      </w:r>
    </w:p>
    <w:p w:rsidR="00E34B34" w:rsidRDefault="00E34B34" w:rsidP="00E34B34">
      <w:pPr>
        <w:pStyle w:val="ListParagraph"/>
        <w:numPr>
          <w:ilvl w:val="0"/>
          <w:numId w:val="35"/>
        </w:numPr>
        <w:jc w:val="left"/>
      </w:pPr>
      <w:r>
        <w:t>Memory test/failures</w:t>
      </w:r>
    </w:p>
    <w:p w:rsidR="00E34B34" w:rsidRDefault="00E34B34" w:rsidP="00E34B34">
      <w:pPr>
        <w:pStyle w:val="ListParagraph"/>
        <w:numPr>
          <w:ilvl w:val="0"/>
          <w:numId w:val="35"/>
        </w:numPr>
        <w:jc w:val="left"/>
      </w:pPr>
      <w:r>
        <w:t>PIM APU hardware test/failures</w:t>
      </w:r>
    </w:p>
    <w:p w:rsidR="00E34B34" w:rsidRDefault="00E34B34" w:rsidP="00E34B34">
      <w:pPr>
        <w:pStyle w:val="ListParagraph"/>
        <w:numPr>
          <w:ilvl w:val="0"/>
          <w:numId w:val="35"/>
        </w:numPr>
        <w:jc w:val="left"/>
      </w:pPr>
      <w:r>
        <w:t>Light weight PIM kernel load and boot</w:t>
      </w:r>
    </w:p>
    <w:p w:rsidR="00E34B34" w:rsidRDefault="00E34B34" w:rsidP="00E34B34">
      <w:pPr>
        <w:jc w:val="left"/>
      </w:pPr>
    </w:p>
    <w:p w:rsidR="00E34B34" w:rsidRDefault="00E34B34" w:rsidP="00E34B34">
      <w:r>
        <w:t>Other:</w:t>
      </w:r>
    </w:p>
    <w:p w:rsidR="00E34B34" w:rsidRDefault="00E34B34" w:rsidP="00E34B34">
      <w:pPr>
        <w:pStyle w:val="ListParagraph"/>
        <w:numPr>
          <w:ilvl w:val="0"/>
          <w:numId w:val="36"/>
        </w:numPr>
        <w:jc w:val="left"/>
      </w:pPr>
      <w:r>
        <w:t>OS/kernel software updates</w:t>
      </w:r>
    </w:p>
    <w:p w:rsidR="00E34B34" w:rsidRDefault="00E34B34" w:rsidP="00E34B34">
      <w:pPr>
        <w:pStyle w:val="ListParagraph"/>
        <w:numPr>
          <w:ilvl w:val="0"/>
          <w:numId w:val="36"/>
        </w:numPr>
        <w:jc w:val="left"/>
      </w:pPr>
      <w:r>
        <w:t>Security</w:t>
      </w:r>
    </w:p>
    <w:p w:rsidR="00E34B34" w:rsidRDefault="00E34B34" w:rsidP="00E34B34">
      <w:pPr>
        <w:pStyle w:val="ListParagraph"/>
        <w:numPr>
          <w:ilvl w:val="0"/>
          <w:numId w:val="36"/>
        </w:numPr>
        <w:jc w:val="left"/>
      </w:pPr>
      <w:r>
        <w:t>Monitoring of runtime activity</w:t>
      </w:r>
    </w:p>
    <w:p w:rsidR="00E34B34" w:rsidRDefault="00E34B34" w:rsidP="00E34B34">
      <w:pPr>
        <w:pStyle w:val="ListParagraph"/>
        <w:numPr>
          <w:ilvl w:val="0"/>
          <w:numId w:val="36"/>
        </w:numPr>
        <w:jc w:val="left"/>
      </w:pPr>
      <w:r>
        <w:t>Handling of hardware failures</w:t>
      </w:r>
    </w:p>
    <w:p w:rsidR="00E34B34" w:rsidRDefault="00E34B34" w:rsidP="00E34B34">
      <w:pPr>
        <w:pStyle w:val="ListParagraph"/>
        <w:numPr>
          <w:ilvl w:val="0"/>
          <w:numId w:val="36"/>
        </w:numPr>
        <w:jc w:val="left"/>
      </w:pPr>
      <w:r>
        <w:t>Access to hardware performance counters</w:t>
      </w:r>
    </w:p>
    <w:p w:rsidR="00E34B34" w:rsidRDefault="00E34B34" w:rsidP="00E34B34">
      <w:pPr>
        <w:pStyle w:val="ListParagraph"/>
        <w:numPr>
          <w:ilvl w:val="0"/>
          <w:numId w:val="36"/>
        </w:numPr>
        <w:jc w:val="left"/>
      </w:pPr>
      <w:r>
        <w:t>Power / thermal monitoring, and control over power saving modes</w:t>
      </w:r>
    </w:p>
    <w:p w:rsidR="00E34B34" w:rsidRDefault="00E34B34" w:rsidP="00E34B34">
      <w:pPr>
        <w:jc w:val="left"/>
      </w:pPr>
    </w:p>
    <w:p w:rsidR="00E34B34" w:rsidRDefault="00E34B34" w:rsidP="00E34B34">
      <w:pPr>
        <w:jc w:val="left"/>
      </w:pPr>
      <w:r>
        <w:t>Further, PIM virtualization is not addressed in this report, but commercial systems exploiting PIMs may wish to implement virtualization features for the PIMs.  Support will be needed in the hypervisor for such cases</w:t>
      </w:r>
      <w:proofErr w:type="gramStart"/>
      <w:r>
        <w:t>.</w:t>
      </w:r>
      <w:r w:rsidRPr="002753AD">
        <w:rPr>
          <w:rFonts w:ascii="Calibri" w:hAnsi="Calibri" w:cs="Calibri"/>
          <w:b/>
          <w:color w:val="C00000"/>
          <w:vertAlign w:val="superscript"/>
        </w:rPr>
        <w:t>[</w:t>
      </w:r>
      <w:proofErr w:type="gramEnd"/>
      <w:r w:rsidRPr="002753AD">
        <w:rPr>
          <w:rFonts w:ascii="Calibri" w:hAnsi="Calibri" w:cs="Calibri"/>
          <w:b/>
          <w:color w:val="C00000"/>
          <w:vertAlign w:val="superscript"/>
        </w:rPr>
        <w:t>*]</w:t>
      </w:r>
      <w:r>
        <w:t xml:space="preserve"> </w:t>
      </w:r>
    </w:p>
    <w:p w:rsidR="00E34B34" w:rsidRDefault="00E34B34" w:rsidP="00E34B34">
      <w:pPr>
        <w:pStyle w:val="Heading2"/>
      </w:pPr>
      <w:bookmarkStart w:id="742" w:name="_Ref357004726"/>
      <w:bookmarkStart w:id="743" w:name="_Toc359310296"/>
      <w:r>
        <w:t>Instrumentation</w:t>
      </w:r>
      <w:bookmarkEnd w:id="742"/>
      <w:bookmarkEnd w:id="743"/>
    </w:p>
    <w:p w:rsidR="00E34B34" w:rsidRDefault="00E34B34" w:rsidP="00E34B34">
      <w:r>
        <w:t>Since the PIM APU shares the same basic architecture as the host APU in our standard model, it will have substantially the same hardware instrumentation requirements and features.  It is anticipated that the PIM instrumentation data can be obtained and analyzed with the same tools as the instrumentation data for the host APU.    Candidates for possible additional hardware instrumentation on the PIM include:</w:t>
      </w:r>
    </w:p>
    <w:p w:rsidR="00E34B34" w:rsidRDefault="00E34B34" w:rsidP="00E34B34">
      <w:pPr>
        <w:pStyle w:val="ListParagraph"/>
        <w:numPr>
          <w:ilvl w:val="0"/>
          <w:numId w:val="37"/>
        </w:numPr>
      </w:pPr>
      <w:r>
        <w:t>Cache misses to data not located on the local memory stack.</w:t>
      </w:r>
    </w:p>
    <w:p w:rsidR="00E34B34" w:rsidRDefault="00E34B34" w:rsidP="00E34B34">
      <w:pPr>
        <w:pStyle w:val="ListParagraph"/>
        <w:numPr>
          <w:ilvl w:val="0"/>
          <w:numId w:val="37"/>
        </w:numPr>
      </w:pPr>
      <w:r>
        <w:t>Cache misses serviced from data located in the caches of the host and other PIMs</w:t>
      </w:r>
    </w:p>
    <w:p w:rsidR="00E34B34" w:rsidRDefault="00E34B34" w:rsidP="00E34B34">
      <w:pPr>
        <w:pStyle w:val="ListParagraph"/>
        <w:numPr>
          <w:ilvl w:val="0"/>
          <w:numId w:val="37"/>
        </w:numPr>
      </w:pPr>
      <w:r>
        <w:t xml:space="preserve">Data for any special operations implemented as discussed in Section </w:t>
      </w:r>
      <w:r w:rsidR="00A141B1">
        <w:fldChar w:fldCharType="begin"/>
      </w:r>
      <w:r w:rsidR="00861C34">
        <w:instrText xml:space="preserve"> REF _Ref357005269 \r \h </w:instrText>
      </w:r>
      <w:r w:rsidR="00A141B1">
        <w:fldChar w:fldCharType="separate"/>
      </w:r>
      <w:r w:rsidR="00C91EA6">
        <w:t>3.4</w:t>
      </w:r>
      <w:r w:rsidR="00A141B1">
        <w:fldChar w:fldCharType="end"/>
      </w:r>
      <w:r w:rsidR="00861C34">
        <w:t>.</w:t>
      </w:r>
    </w:p>
    <w:p w:rsidR="00E34B34" w:rsidRDefault="00E34B34" w:rsidP="00E34B34"/>
    <w:p w:rsidR="00E34B34" w:rsidRPr="002D349A" w:rsidRDefault="00E34B34" w:rsidP="00E34B34">
      <w:r>
        <w:t xml:space="preserve">Standard instrumentation for any IOMMU located on a PIM to enable memory translation functions is expected to be adequate.   The necessary software support for instrumentation access may need to be added to a light weight kernel if it is running on a PIM.  System monitoring/management software will need to include PIM functions.   It is not anticipated that any new hardware instrumentation functions will be needed on the host APU, except those for any special operations as discussed in Section </w:t>
      </w:r>
      <w:r w:rsidR="00A141B1">
        <w:fldChar w:fldCharType="begin"/>
      </w:r>
      <w:r w:rsidR="002F74D4">
        <w:instrText xml:space="preserve"> REF _Ref357005269 \r \h </w:instrText>
      </w:r>
      <w:r w:rsidR="00A141B1">
        <w:fldChar w:fldCharType="separate"/>
      </w:r>
      <w:r w:rsidR="00C91EA6">
        <w:t>3.4</w:t>
      </w:r>
      <w:r w:rsidR="00A141B1">
        <w:fldChar w:fldCharType="end"/>
      </w:r>
      <w:r>
        <w:t xml:space="preserve">.   </w:t>
      </w:r>
    </w:p>
    <w:p w:rsidR="00B21017" w:rsidRDefault="00B21017" w:rsidP="00B21017">
      <w:pPr>
        <w:pStyle w:val="Heading1"/>
        <w:rPr>
          <w:sz w:val="28"/>
          <w:szCs w:val="28"/>
        </w:rPr>
      </w:pPr>
      <w:bookmarkStart w:id="744" w:name="_Toc357005380"/>
      <w:bookmarkStart w:id="745" w:name="_Toc357024452"/>
      <w:bookmarkStart w:id="746" w:name="_Toc357028386"/>
      <w:bookmarkStart w:id="747" w:name="_Toc357030406"/>
      <w:bookmarkStart w:id="748" w:name="_Toc357030625"/>
      <w:bookmarkStart w:id="749" w:name="_Toc357031003"/>
      <w:bookmarkStart w:id="750" w:name="_Toc357031408"/>
      <w:bookmarkStart w:id="751" w:name="_Toc357031518"/>
      <w:bookmarkStart w:id="752" w:name="_Toc357032057"/>
      <w:bookmarkStart w:id="753" w:name="_Toc357034747"/>
      <w:bookmarkStart w:id="754" w:name="_Toc357034858"/>
      <w:bookmarkStart w:id="755" w:name="_Toc357034969"/>
      <w:bookmarkStart w:id="756" w:name="_Toc357040761"/>
      <w:bookmarkStart w:id="757" w:name="_Toc357084197"/>
      <w:bookmarkStart w:id="758" w:name="_Ref357025849"/>
      <w:bookmarkStart w:id="759" w:name="_Ref357025854"/>
      <w:bookmarkStart w:id="760" w:name="_Ref357027792"/>
      <w:bookmarkStart w:id="761" w:name="_Ref357027990"/>
      <w:bookmarkStart w:id="762" w:name="_Toc359310297"/>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r>
        <w:rPr>
          <w:sz w:val="28"/>
          <w:szCs w:val="28"/>
        </w:rPr>
        <w:lastRenderedPageBreak/>
        <w:t>A Potential Path for PIM Adoption</w:t>
      </w:r>
      <w:bookmarkEnd w:id="758"/>
      <w:bookmarkEnd w:id="759"/>
      <w:bookmarkEnd w:id="760"/>
      <w:bookmarkEnd w:id="761"/>
      <w:bookmarkEnd w:id="762"/>
    </w:p>
    <w:p w:rsidR="00B21017" w:rsidRDefault="00B21017" w:rsidP="00B21017">
      <w:r>
        <w:t xml:space="preserve">The commercial viability of PIM solutions and the nature of such solutions </w:t>
      </w:r>
      <w:proofErr w:type="gramStart"/>
      <w:r>
        <w:t>is</w:t>
      </w:r>
      <w:proofErr w:type="gramEnd"/>
      <w:r>
        <w:t xml:space="preserve"> highly dependent on the corresponding evolution of host (CPU) processor architectures and interfaces to accommodate in-memory computation. Here we explore the relationship between various stages of such an evolution of host processors and the corresponding PIM capabilities enabled at each stage.</w:t>
      </w:r>
    </w:p>
    <w:p w:rsidR="00B21017" w:rsidRPr="00C16677" w:rsidRDefault="00B21017" w:rsidP="00B21017">
      <w:pPr>
        <w:pStyle w:val="UnnumberedHeading"/>
        <w:rPr>
          <w:rStyle w:val="IntenseEmphasis"/>
        </w:rPr>
      </w:pPr>
      <w:r>
        <w:rPr>
          <w:rStyle w:val="IntenseEmphasis"/>
        </w:rPr>
        <w:t xml:space="preserve">Near </w:t>
      </w:r>
      <w:r w:rsidRPr="00C16677">
        <w:rPr>
          <w:rStyle w:val="IntenseEmphasis"/>
        </w:rPr>
        <w:t>Term</w:t>
      </w:r>
    </w:p>
    <w:p w:rsidR="00B21017" w:rsidRDefault="00B21017" w:rsidP="00B21017">
      <w:r>
        <w:t xml:space="preserve">The PIM architecture discussed in this document assumes a fully shared virtual and physical address space, where the host and PIM may access the same memory spaces. Such a solution naturally requires, at a minimum, a re-architecting of the host processor’s memory interface. However, more limited PIM capabilities may be possible in the near-term (e.g., 1-3 years) using existing interfaces. </w:t>
      </w:r>
    </w:p>
    <w:p w:rsidR="00B21017" w:rsidRDefault="00B21017" w:rsidP="00B21017"/>
    <w:p w:rsidR="00B21017" w:rsidRDefault="00B21017" w:rsidP="00B21017">
      <w:r>
        <w:t xml:space="preserve">One potential approach is to attach PIM devices to a host via existing NUMA-capable multi-socket interfaces (e.g., coherent </w:t>
      </w:r>
      <w:proofErr w:type="spellStart"/>
      <w:r>
        <w:t>HyperTransport</w:t>
      </w:r>
      <w:proofErr w:type="spellEnd"/>
      <w:r>
        <w:t>). Such an organization would still allow communication with PIM using memory-mapped queues placed within the physical memory address region mapped to the PIM device. However, such an organization requires traditional memory attached to the host with no PIM capabilities for performance reasons, resulting in the presence of some memory regions where PIM capabilities are not present. Further, host access to PIM-attached memory is lower-performing than the non-PIM-capable memory. This introduces an additional degree of heterogeneity in the machine impeding programmability. However, a key advantage of this approach is that, from a hardware point of view, this is feasible with no significant modifications to today’s processors (as long as they incorporate coherent multi-socket interfaces).</w:t>
      </w:r>
    </w:p>
    <w:p w:rsidR="00B21017" w:rsidRDefault="00B21017" w:rsidP="00B21017"/>
    <w:p w:rsidR="00B21017" w:rsidRDefault="00B21017" w:rsidP="00B21017">
      <w:r>
        <w:t>Another alternative is to attach PIM-capable memory modules via existing DDR memory interfaces with fixed timing, but restrict the set of memory channels or banks that may be accessed by the host at any given point in time. This allows PIM memory accesses to take place to a subset of memory without interfering with fixed-timing expectations of host accesses. However, such ad-hoc methods lack the generality of a true architected PIM solution and introduce significantly greater programming model complexities.</w:t>
      </w:r>
    </w:p>
    <w:p w:rsidR="00B21017" w:rsidRPr="00962E44" w:rsidRDefault="00B21017" w:rsidP="00B21017">
      <w:pPr>
        <w:pStyle w:val="UnnumberedHeading"/>
        <w:rPr>
          <w:rStyle w:val="IntenseEmphasis"/>
        </w:rPr>
      </w:pPr>
      <w:r w:rsidRPr="00962E44">
        <w:rPr>
          <w:rStyle w:val="IntenseEmphasis"/>
        </w:rPr>
        <w:t>Medium Term</w:t>
      </w:r>
    </w:p>
    <w:p w:rsidR="00B21017" w:rsidRDefault="00B21017" w:rsidP="00B21017">
      <w:r>
        <w:t xml:space="preserve">The minimum host processor requirement for enabling non-trivial PIM capabilities within an architected PIM solution, such as the one described in this </w:t>
      </w:r>
      <w:proofErr w:type="gramStart"/>
      <w:r>
        <w:t>document,</w:t>
      </w:r>
      <w:proofErr w:type="gramEnd"/>
      <w:r>
        <w:t xml:space="preserve"> is the adoption of a split-transaction-level memory interface (i.e., an interface that issues load/store requests to memory and expects data returns or completions back after a variable delay instead of DDR-like fixed-timing interfaces). This allows PIM accesses to memory to be interleaved with host accesses and scheduled for optimal memory performance.</w:t>
      </w:r>
    </w:p>
    <w:p w:rsidR="00B21017" w:rsidRDefault="00B21017" w:rsidP="00B21017"/>
    <w:p w:rsidR="00B21017" w:rsidRDefault="00B21017" w:rsidP="00B21017">
      <w:r>
        <w:lastRenderedPageBreak/>
        <w:t xml:space="preserve">This also implies moving the detailed memory timing controller to the memory stack. Such an organization has a variety of desirable features independent of PIM and </w:t>
      </w:r>
      <w:proofErr w:type="spellStart"/>
      <w:r>
        <w:t>productization</w:t>
      </w:r>
      <w:proofErr w:type="spellEnd"/>
      <w:r>
        <w:t xml:space="preserve"> of memory modules for such systems seem imminent</w:t>
      </w:r>
      <w:r w:rsidR="00B126E1">
        <w:t xml:space="preserve"> </w:t>
      </w:r>
      <w:r w:rsidR="00A141B1">
        <w:fldChar w:fldCharType="begin"/>
      </w:r>
      <w:r w:rsidR="00B126E1">
        <w:instrText xml:space="preserve"> REF _Ref354779692 \r \h </w:instrText>
      </w:r>
      <w:r w:rsidR="00A141B1">
        <w:fldChar w:fldCharType="separate"/>
      </w:r>
      <w:r w:rsidR="00C91EA6">
        <w:t>[3]</w:t>
      </w:r>
      <w:r w:rsidR="00A141B1">
        <w:fldChar w:fldCharType="end"/>
      </w:r>
      <w:r>
        <w:t>. As a result, we believe this level of evolution in (at least some) host processors is likely in the foreseeable future. We also assume the presence of HSA-level support for accelerators in host processors which is already being adopted by multiple processor vendors (e.g., AMD, ARM) through the HSA foundation. As a result, this level of PIM capabilities may be viable in 2-5 years.</w:t>
      </w:r>
    </w:p>
    <w:p w:rsidR="00B21017" w:rsidRDefault="00B21017" w:rsidP="00B21017"/>
    <w:p w:rsidR="00B21017" w:rsidRDefault="00B21017" w:rsidP="00B21017">
      <w:r>
        <w:t xml:space="preserve">Key drawbacks at this level of host evolution include the lack of cache coherence support of any sort, requiring the flushing of host and PIM caches at synchronization and communication points. Further, communication back to the host requires polling or other such sub-optimal methods. Further discussions on these limitations can be found in </w:t>
      </w:r>
      <w:r w:rsidR="0084272A">
        <w:t>Section</w:t>
      </w:r>
      <w:r>
        <w:t xml:space="preserve">s </w:t>
      </w:r>
      <w:r w:rsidR="00A141B1">
        <w:fldChar w:fldCharType="begin"/>
      </w:r>
      <w:r>
        <w:instrText xml:space="preserve"> REF _Ref356337470 \r \h </w:instrText>
      </w:r>
      <w:r w:rsidR="00A141B1">
        <w:fldChar w:fldCharType="separate"/>
      </w:r>
      <w:r w:rsidR="00C91EA6">
        <w:t>3.2.9</w:t>
      </w:r>
      <w:r w:rsidR="00A141B1">
        <w:fldChar w:fldCharType="end"/>
      </w:r>
      <w:r>
        <w:t xml:space="preserve"> and </w:t>
      </w:r>
      <w:r w:rsidR="00A141B1">
        <w:fldChar w:fldCharType="begin"/>
      </w:r>
      <w:r>
        <w:instrText xml:space="preserve"> REF _Ref354822531 \r \h </w:instrText>
      </w:r>
      <w:r w:rsidR="00A141B1">
        <w:fldChar w:fldCharType="separate"/>
      </w:r>
      <w:r w:rsidR="00C91EA6">
        <w:t>3.2.1</w:t>
      </w:r>
      <w:r w:rsidR="00A141B1">
        <w:fldChar w:fldCharType="end"/>
      </w:r>
      <w:r>
        <w:t>.</w:t>
      </w:r>
    </w:p>
    <w:p w:rsidR="00B21017" w:rsidRPr="00962E44" w:rsidRDefault="00B21017" w:rsidP="00B21017">
      <w:pPr>
        <w:pStyle w:val="UnnumberedHeading"/>
        <w:rPr>
          <w:rStyle w:val="IntenseEmphasis"/>
        </w:rPr>
      </w:pPr>
      <w:r w:rsidRPr="00962E44">
        <w:rPr>
          <w:rStyle w:val="IntenseEmphasis"/>
        </w:rPr>
        <w:t>Long Term</w:t>
      </w:r>
    </w:p>
    <w:p w:rsidR="00B21017" w:rsidRDefault="00B21017" w:rsidP="00B21017">
      <w:r>
        <w:t xml:space="preserve">We consider the above minimum requirements the first phase of host evolution to enabling architected PIM solutions. Further host evolution with an explicit expectation of computing within the memory system is necessary to enable the full set of PIM capabilities envisioned in this document. Naturally, this also implies the definition and standardization of new memory interface standards (or extension of existing or emerging ones) to accommodate PIM. </w:t>
      </w:r>
      <w:r w:rsidR="00A141B1">
        <w:fldChar w:fldCharType="begin"/>
      </w:r>
      <w:r w:rsidR="009B5FFD">
        <w:instrText xml:space="preserve"> REF _Ref357185798 \h </w:instrText>
      </w:r>
      <w:r w:rsidR="00A141B1">
        <w:fldChar w:fldCharType="separate"/>
      </w:r>
      <w:r w:rsidR="00C91EA6">
        <w:t xml:space="preserve">Table </w:t>
      </w:r>
      <w:r w:rsidR="00C91EA6">
        <w:rPr>
          <w:noProof/>
        </w:rPr>
        <w:t>12</w:t>
      </w:r>
      <w:r w:rsidR="00A141B1">
        <w:fldChar w:fldCharType="end"/>
      </w:r>
      <w:r w:rsidR="00171DAB">
        <w:t xml:space="preserve"> </w:t>
      </w:r>
      <w:r>
        <w:t xml:space="preserve">lists a few of the </w:t>
      </w:r>
      <w:r w:rsidR="00804568">
        <w:t>desirable capabilities for PIM and the host and memory interface evolution needed to enable them.</w:t>
      </w:r>
      <w:r>
        <w:t xml:space="preserve"> </w:t>
      </w:r>
    </w:p>
    <w:p w:rsidR="00B21017" w:rsidRDefault="00B21017" w:rsidP="00B21017"/>
    <w:p w:rsidR="003C1646" w:rsidRDefault="003C1646" w:rsidP="003C1646">
      <w:pPr>
        <w:pStyle w:val="Caption"/>
      </w:pPr>
      <w:bookmarkStart w:id="763" w:name="_Ref357185798"/>
      <w:r>
        <w:lastRenderedPageBreak/>
        <w:t xml:space="preserve">Table </w:t>
      </w:r>
      <w:r w:rsidR="00A141B1">
        <w:fldChar w:fldCharType="begin"/>
      </w:r>
      <w:r>
        <w:instrText xml:space="preserve"> SEQ Table \* ARABIC </w:instrText>
      </w:r>
      <w:r w:rsidR="00A141B1">
        <w:fldChar w:fldCharType="separate"/>
      </w:r>
      <w:r w:rsidR="00C91EA6">
        <w:rPr>
          <w:noProof/>
        </w:rPr>
        <w:t>12</w:t>
      </w:r>
      <w:r w:rsidR="00A141B1">
        <w:fldChar w:fldCharType="end"/>
      </w:r>
      <w:bookmarkEnd w:id="763"/>
      <w:r>
        <w:t xml:space="preserve">: </w:t>
      </w:r>
      <w:r w:rsidRPr="007B60F5">
        <w:t>Desirable PIM capabilities and host and memory interface evolution necessary to enable them</w:t>
      </w:r>
    </w:p>
    <w:tbl>
      <w:tblPr>
        <w:tblStyle w:val="TableGrid"/>
        <w:tblW w:w="9558" w:type="dxa"/>
        <w:tblLayout w:type="fixed"/>
        <w:tblLook w:val="04A0"/>
      </w:tblPr>
      <w:tblGrid>
        <w:gridCol w:w="2898"/>
        <w:gridCol w:w="3330"/>
        <w:gridCol w:w="3330"/>
      </w:tblGrid>
      <w:tr w:rsidR="00804568" w:rsidTr="00BD4B92">
        <w:tc>
          <w:tcPr>
            <w:tcW w:w="2898" w:type="dxa"/>
          </w:tcPr>
          <w:p w:rsidR="00804568" w:rsidRPr="00EB678C" w:rsidRDefault="00804568" w:rsidP="003C1646">
            <w:pPr>
              <w:keepNext/>
              <w:keepLines/>
              <w:jc w:val="left"/>
              <w:rPr>
                <w:b/>
              </w:rPr>
            </w:pPr>
            <w:r w:rsidRPr="00EB678C">
              <w:rPr>
                <w:b/>
              </w:rPr>
              <w:t>PIM Capabilit</w:t>
            </w:r>
            <w:r>
              <w:rPr>
                <w:b/>
              </w:rPr>
              <w:t>ies</w:t>
            </w:r>
          </w:p>
        </w:tc>
        <w:tc>
          <w:tcPr>
            <w:tcW w:w="3330" w:type="dxa"/>
          </w:tcPr>
          <w:p w:rsidR="00804568" w:rsidRPr="00EB678C" w:rsidRDefault="00804568" w:rsidP="003C1646">
            <w:pPr>
              <w:keepNext/>
              <w:keepLines/>
              <w:jc w:val="left"/>
              <w:rPr>
                <w:b/>
              </w:rPr>
            </w:pPr>
            <w:r w:rsidRPr="00EB678C">
              <w:rPr>
                <w:b/>
              </w:rPr>
              <w:t xml:space="preserve">Host </w:t>
            </w:r>
            <w:r>
              <w:rPr>
                <w:b/>
              </w:rPr>
              <w:t>Requirements</w:t>
            </w:r>
          </w:p>
        </w:tc>
        <w:tc>
          <w:tcPr>
            <w:tcW w:w="3330" w:type="dxa"/>
          </w:tcPr>
          <w:p w:rsidR="00804568" w:rsidRPr="00EB678C" w:rsidRDefault="00804568" w:rsidP="003C1646">
            <w:pPr>
              <w:keepNext/>
              <w:keepLines/>
              <w:jc w:val="left"/>
              <w:rPr>
                <w:b/>
              </w:rPr>
            </w:pPr>
            <w:r>
              <w:rPr>
                <w:b/>
              </w:rPr>
              <w:t>Memory Interface Requirements</w:t>
            </w:r>
          </w:p>
        </w:tc>
      </w:tr>
      <w:tr w:rsidR="00804568" w:rsidTr="00BD4B92">
        <w:tc>
          <w:tcPr>
            <w:tcW w:w="2898" w:type="dxa"/>
          </w:tcPr>
          <w:p w:rsidR="00804568" w:rsidRDefault="00804568" w:rsidP="003C1646">
            <w:pPr>
              <w:keepNext/>
              <w:keepLines/>
              <w:jc w:val="left"/>
            </w:pPr>
            <w:r>
              <w:t>Cache coherence between host and PIM, which reduces the need to flush host and PIM caches</w:t>
            </w:r>
          </w:p>
        </w:tc>
        <w:tc>
          <w:tcPr>
            <w:tcW w:w="3330" w:type="dxa"/>
          </w:tcPr>
          <w:p w:rsidR="00804568" w:rsidRDefault="00804568" w:rsidP="003C1646">
            <w:pPr>
              <w:keepNext/>
              <w:keepLines/>
              <w:jc w:val="left"/>
            </w:pPr>
            <w:r>
              <w:t>Cache coherence interface for external accelerators</w:t>
            </w:r>
            <w:r w:rsidR="00D66E12">
              <w:t>; encode coherence requirements (e.g. coherent vs. non-coherent) in memory requests</w:t>
            </w:r>
          </w:p>
        </w:tc>
        <w:tc>
          <w:tcPr>
            <w:tcW w:w="3330" w:type="dxa"/>
          </w:tcPr>
          <w:p w:rsidR="00804568" w:rsidRDefault="00804568" w:rsidP="003C1646">
            <w:pPr>
              <w:keepNext/>
              <w:keepLines/>
              <w:jc w:val="left"/>
            </w:pPr>
            <w:r>
              <w:t>Accommodate coherence traffic (may be a side channel depending on the nature of coherence implementation)</w:t>
            </w:r>
            <w:r w:rsidR="00D66E12">
              <w:t xml:space="preserve">; </w:t>
            </w:r>
            <w:r w:rsidR="0089628D">
              <w:t>support encoding of</w:t>
            </w:r>
            <w:r w:rsidR="00D66E12">
              <w:t xml:space="preserve"> coherence requirements (e.g. coherent vs. non-coherent) with memory accesses</w:t>
            </w:r>
          </w:p>
        </w:tc>
      </w:tr>
      <w:tr w:rsidR="00D66E12" w:rsidTr="00BD4B92">
        <w:tc>
          <w:tcPr>
            <w:tcW w:w="2898" w:type="dxa"/>
          </w:tcPr>
          <w:p w:rsidR="00D66E12" w:rsidRDefault="00D66E12" w:rsidP="003C1646">
            <w:pPr>
              <w:keepNext/>
              <w:keepLines/>
              <w:jc w:val="left"/>
            </w:pPr>
            <w:r>
              <w:t>Inter-PIM interconnect implementation using a variant of the memory interface protocol</w:t>
            </w:r>
            <w:r>
              <w:rPr>
                <w:rStyle w:val="FootnoteReference"/>
              </w:rPr>
              <w:footnoteReference w:id="21"/>
            </w:r>
          </w:p>
        </w:tc>
        <w:tc>
          <w:tcPr>
            <w:tcW w:w="3330" w:type="dxa"/>
          </w:tcPr>
          <w:p w:rsidR="00D66E12" w:rsidRDefault="00D66E12" w:rsidP="003C1646">
            <w:pPr>
              <w:keepNext/>
              <w:keepLines/>
              <w:jc w:val="left"/>
            </w:pPr>
            <w:r>
              <w:t>None</w:t>
            </w:r>
          </w:p>
        </w:tc>
        <w:tc>
          <w:tcPr>
            <w:tcW w:w="3330" w:type="dxa"/>
          </w:tcPr>
          <w:p w:rsidR="00D66E12" w:rsidRDefault="00D66E12" w:rsidP="003C1646">
            <w:pPr>
              <w:keepNext/>
              <w:keepLines/>
              <w:jc w:val="left"/>
            </w:pPr>
            <w:r>
              <w:t xml:space="preserve">Accommodate </w:t>
            </w:r>
            <w:r w:rsidR="0089628D">
              <w:t>dual-mode operation of interface for either host-PIM or inter-PIM communication; flexible allocation of  interface width (or bandwidth) resources to accommodate different needs between the two usage types</w:t>
            </w:r>
          </w:p>
        </w:tc>
      </w:tr>
      <w:tr w:rsidR="00804568" w:rsidTr="00BD4B92">
        <w:tc>
          <w:tcPr>
            <w:tcW w:w="2898" w:type="dxa"/>
          </w:tcPr>
          <w:p w:rsidR="00804568" w:rsidRDefault="00804568" w:rsidP="003C1646">
            <w:pPr>
              <w:keepNext/>
              <w:keepLines/>
              <w:jc w:val="left"/>
            </w:pPr>
            <w:r>
              <w:t>Efficient, user-level communication of status and error signals from PIM to host</w:t>
            </w:r>
          </w:p>
          <w:p w:rsidR="00804568" w:rsidRDefault="00804568" w:rsidP="003C1646">
            <w:pPr>
              <w:keepNext/>
              <w:keepLines/>
              <w:jc w:val="left"/>
            </w:pPr>
          </w:p>
        </w:tc>
        <w:tc>
          <w:tcPr>
            <w:tcW w:w="3330" w:type="dxa"/>
          </w:tcPr>
          <w:p w:rsidR="00804568" w:rsidRDefault="00804568" w:rsidP="003C1646">
            <w:pPr>
              <w:keepNext/>
              <w:keepLines/>
              <w:jc w:val="left"/>
            </w:pPr>
            <w:r>
              <w:t xml:space="preserve">Sufficient numbers of user-level resources to monitor </w:t>
            </w:r>
            <w:r w:rsidR="00BD4B92">
              <w:t xml:space="preserve">updates to user-defined </w:t>
            </w:r>
            <w:r>
              <w:t>memory addresses and</w:t>
            </w:r>
            <w:r w:rsidR="00BD4B92">
              <w:t xml:space="preserve">/or coherence events to </w:t>
            </w:r>
            <w:r w:rsidR="00E25422">
              <w:t xml:space="preserve">user-defined </w:t>
            </w:r>
            <w:r w:rsidR="00BD4B92">
              <w:t>addresses and</w:t>
            </w:r>
            <w:r>
              <w:t xml:space="preserve"> trigger </w:t>
            </w:r>
            <w:r w:rsidR="00BD4B92">
              <w:t>actions in response</w:t>
            </w:r>
          </w:p>
        </w:tc>
        <w:tc>
          <w:tcPr>
            <w:tcW w:w="3330" w:type="dxa"/>
          </w:tcPr>
          <w:p w:rsidR="00EA5980" w:rsidRDefault="00BD4B92" w:rsidP="003C1646">
            <w:pPr>
              <w:keepNext/>
              <w:keepLines/>
              <w:jc w:val="left"/>
            </w:pPr>
            <w:r>
              <w:t>Accommodate access notifications on accesses to specified addresses; or no additional capabilities (beyond coherence traffic) if processor monitors coherence events</w:t>
            </w:r>
          </w:p>
        </w:tc>
      </w:tr>
      <w:tr w:rsidR="00804568" w:rsidTr="00BD4B92">
        <w:tc>
          <w:tcPr>
            <w:tcW w:w="2898" w:type="dxa"/>
          </w:tcPr>
          <w:p w:rsidR="00804568" w:rsidRDefault="00E25422" w:rsidP="003C1646">
            <w:pPr>
              <w:keepNext/>
              <w:keepLines/>
              <w:jc w:val="left"/>
            </w:pPr>
            <w:r>
              <w:t>In-memory c</w:t>
            </w:r>
            <w:r w:rsidR="00804568">
              <w:t xml:space="preserve">omplex gather/scatter and </w:t>
            </w:r>
            <w:r>
              <w:t xml:space="preserve">arbitrary-depth </w:t>
            </w:r>
            <w:r w:rsidR="00804568">
              <w:t>pointer dereferencing</w:t>
            </w:r>
          </w:p>
        </w:tc>
        <w:tc>
          <w:tcPr>
            <w:tcW w:w="3330" w:type="dxa"/>
          </w:tcPr>
          <w:p w:rsidR="00804568" w:rsidRDefault="00E25422" w:rsidP="003C1646">
            <w:pPr>
              <w:keepNext/>
              <w:keepLines/>
              <w:jc w:val="left"/>
            </w:pPr>
            <w:r>
              <w:t>Support for API features to communicate complex memory operations from software to hardware and/or hardware features to detect such opportunities for such operations; a</w:t>
            </w:r>
            <w:r w:rsidR="00BD4B92">
              <w:t>bility to issue complex memory commands (beyond simple loads and stores)</w:t>
            </w:r>
            <w:r>
              <w:t xml:space="preserve"> and their corresponding arguments; ability to store or load arbitrary numbers of data words associated with a single complex memory operation </w:t>
            </w:r>
          </w:p>
        </w:tc>
        <w:tc>
          <w:tcPr>
            <w:tcW w:w="3330" w:type="dxa"/>
          </w:tcPr>
          <w:p w:rsidR="00804568" w:rsidRDefault="00BD4B92" w:rsidP="003C1646">
            <w:pPr>
              <w:keepNext/>
              <w:keepLines/>
              <w:jc w:val="left"/>
            </w:pPr>
            <w:r>
              <w:t xml:space="preserve">Flexible command </w:t>
            </w:r>
            <w:proofErr w:type="spellStart"/>
            <w:r w:rsidR="00E25422">
              <w:t>opcode</w:t>
            </w:r>
            <w:proofErr w:type="spellEnd"/>
            <w:r w:rsidR="00E25422">
              <w:t xml:space="preserve"> </w:t>
            </w:r>
            <w:r>
              <w:t>encodings (beyond simple loads and stores)</w:t>
            </w:r>
            <w:r w:rsidR="00E25422">
              <w:t>;</w:t>
            </w:r>
            <w:r>
              <w:t xml:space="preserve"> variable length argument encodings for commands (address ranges or complex access patterns instead of a single addresses)</w:t>
            </w:r>
            <w:r w:rsidR="00E25422">
              <w:t xml:space="preserve"> which may span multiple command packets;</w:t>
            </w:r>
            <w:r>
              <w:t xml:space="preserve"> and arbitrary numbers of data transfer packets associated with a single </w:t>
            </w:r>
            <w:r w:rsidR="00E25422">
              <w:t xml:space="preserve">complex </w:t>
            </w:r>
            <w:proofErr w:type="spellStart"/>
            <w:r w:rsidR="00E25422">
              <w:t>opcode</w:t>
            </w:r>
            <w:proofErr w:type="spellEnd"/>
          </w:p>
        </w:tc>
      </w:tr>
      <w:tr w:rsidR="00E25422" w:rsidTr="00BD4B92">
        <w:tc>
          <w:tcPr>
            <w:tcW w:w="2898" w:type="dxa"/>
          </w:tcPr>
          <w:p w:rsidR="00E25422" w:rsidRDefault="00D66E12" w:rsidP="003C1646">
            <w:pPr>
              <w:keepNext/>
              <w:keepLines/>
              <w:jc w:val="left"/>
            </w:pPr>
            <w:r>
              <w:lastRenderedPageBreak/>
              <w:t>L</w:t>
            </w:r>
            <w:r w:rsidR="00E25422">
              <w:t xml:space="preserve">ow-overhead </w:t>
            </w:r>
            <w:proofErr w:type="spellStart"/>
            <w:r w:rsidR="00E25422">
              <w:t>enqueue</w:t>
            </w:r>
            <w:proofErr w:type="spellEnd"/>
            <w:r w:rsidR="00E25422">
              <w:t>/</w:t>
            </w:r>
            <w:proofErr w:type="spellStart"/>
            <w:r w:rsidR="00E25422">
              <w:t>deq</w:t>
            </w:r>
            <w:r>
              <w:t>ueue</w:t>
            </w:r>
            <w:proofErr w:type="spellEnd"/>
            <w:r w:rsidR="00E25422">
              <w:t xml:space="preserve"> to/from UMQ </w:t>
            </w:r>
          </w:p>
        </w:tc>
        <w:tc>
          <w:tcPr>
            <w:tcW w:w="3330" w:type="dxa"/>
          </w:tcPr>
          <w:p w:rsidR="00E25422" w:rsidRDefault="00E25422" w:rsidP="003C1646">
            <w:pPr>
              <w:keepNext/>
              <w:keepLines/>
              <w:jc w:val="left"/>
            </w:pPr>
            <w:r>
              <w:t xml:space="preserve">ISA extensions </w:t>
            </w:r>
            <w:r w:rsidR="00D66E12">
              <w:t xml:space="preserve">for atomic </w:t>
            </w:r>
            <w:proofErr w:type="spellStart"/>
            <w:r w:rsidR="00D66E12">
              <w:t>enque</w:t>
            </w:r>
            <w:proofErr w:type="spellEnd"/>
            <w:r w:rsidR="00D66E12">
              <w:t>/</w:t>
            </w:r>
            <w:proofErr w:type="spellStart"/>
            <w:r w:rsidR="00D66E12">
              <w:t>dequeue</w:t>
            </w:r>
            <w:proofErr w:type="spellEnd"/>
            <w:r w:rsidR="00D66E12">
              <w:t xml:space="preserve"> operations; optionally, capabilities to monitor updates to head/tail pointers of multiple queues</w:t>
            </w:r>
          </w:p>
        </w:tc>
        <w:tc>
          <w:tcPr>
            <w:tcW w:w="3330" w:type="dxa"/>
          </w:tcPr>
          <w:p w:rsidR="00E25422" w:rsidRDefault="00D66E12" w:rsidP="003C1646">
            <w:pPr>
              <w:keepNext/>
              <w:keepLines/>
              <w:jc w:val="left"/>
            </w:pPr>
            <w:r>
              <w:t>None</w:t>
            </w:r>
          </w:p>
        </w:tc>
      </w:tr>
      <w:tr w:rsidR="00804568" w:rsidTr="00BD4B92">
        <w:tc>
          <w:tcPr>
            <w:tcW w:w="2898" w:type="dxa"/>
          </w:tcPr>
          <w:p w:rsidR="00804568" w:rsidRDefault="00D66E12" w:rsidP="003C1646">
            <w:pPr>
              <w:keepNext/>
              <w:keepLines/>
              <w:jc w:val="left"/>
            </w:pPr>
            <w:r>
              <w:t>L</w:t>
            </w:r>
            <w:r w:rsidR="00804568">
              <w:t>ow-overhead issue of fine-grain in-memory operations (e.g., op-and-store)</w:t>
            </w:r>
          </w:p>
        </w:tc>
        <w:tc>
          <w:tcPr>
            <w:tcW w:w="3330" w:type="dxa"/>
          </w:tcPr>
          <w:p w:rsidR="00804568" w:rsidRDefault="00D66E12" w:rsidP="003C1646">
            <w:pPr>
              <w:keepNext/>
              <w:keepLines/>
              <w:jc w:val="left"/>
            </w:pPr>
            <w:r>
              <w:t>ISA extensions to issue fine-grain, in-memory operations</w:t>
            </w:r>
          </w:p>
        </w:tc>
        <w:tc>
          <w:tcPr>
            <w:tcW w:w="3330" w:type="dxa"/>
          </w:tcPr>
          <w:p w:rsidR="00804568" w:rsidRDefault="00D66E12" w:rsidP="003C1646">
            <w:pPr>
              <w:keepNext/>
              <w:keepLines/>
              <w:jc w:val="left"/>
            </w:pPr>
            <w:r>
              <w:t xml:space="preserve">Extended </w:t>
            </w:r>
            <w:proofErr w:type="spellStart"/>
            <w:r>
              <w:t>opcode</w:t>
            </w:r>
            <w:proofErr w:type="spellEnd"/>
            <w:r>
              <w:t xml:space="preserve"> space for issuing augmented load/store operations</w:t>
            </w:r>
          </w:p>
        </w:tc>
      </w:tr>
      <w:tr w:rsidR="0089628D" w:rsidTr="00BD4B92">
        <w:tc>
          <w:tcPr>
            <w:tcW w:w="2898" w:type="dxa"/>
          </w:tcPr>
          <w:p w:rsidR="0089628D" w:rsidRDefault="0089628D" w:rsidP="003C1646">
            <w:pPr>
              <w:keepNext/>
              <w:keepLines/>
              <w:jc w:val="left"/>
            </w:pPr>
            <w:r>
              <w:t xml:space="preserve">Inter-PIM communication via memory switch on host (see Section </w:t>
            </w:r>
            <w:r w:rsidR="00A141B1">
              <w:fldChar w:fldCharType="begin"/>
            </w:r>
            <w:r>
              <w:instrText xml:space="preserve"> REF _Ref357024090 \r \h </w:instrText>
            </w:r>
            <w:r w:rsidR="00A141B1">
              <w:fldChar w:fldCharType="separate"/>
            </w:r>
            <w:r w:rsidR="00C91EA6">
              <w:t>3.2.6</w:t>
            </w:r>
            <w:r w:rsidR="00A141B1">
              <w:fldChar w:fldCharType="end"/>
            </w:r>
            <w:r>
              <w:t>)</w:t>
            </w:r>
          </w:p>
        </w:tc>
        <w:tc>
          <w:tcPr>
            <w:tcW w:w="3330" w:type="dxa"/>
          </w:tcPr>
          <w:p w:rsidR="0089628D" w:rsidRDefault="0089628D" w:rsidP="003C1646">
            <w:pPr>
              <w:keepNext/>
              <w:keepLines/>
              <w:jc w:val="left"/>
            </w:pPr>
            <w:r>
              <w:t>Ability to receive read/write requests from memory interfaces and route them to other memory channels (and route responses back to requestors)</w:t>
            </w:r>
          </w:p>
        </w:tc>
        <w:tc>
          <w:tcPr>
            <w:tcW w:w="3330" w:type="dxa"/>
          </w:tcPr>
          <w:p w:rsidR="0089628D" w:rsidRDefault="0089628D" w:rsidP="003C1646">
            <w:pPr>
              <w:keepNext/>
              <w:keepLines/>
              <w:jc w:val="left"/>
            </w:pPr>
            <w:r>
              <w:t>“Full-duplex” ability to send and receive memory requests and responses to/from either the host or memory stack (PIM)</w:t>
            </w:r>
          </w:p>
        </w:tc>
      </w:tr>
    </w:tbl>
    <w:p w:rsidR="00096658" w:rsidRDefault="00C36AD4" w:rsidP="0005261B">
      <w:pPr>
        <w:pStyle w:val="Heading1"/>
        <w:rPr>
          <w:sz w:val="28"/>
          <w:szCs w:val="28"/>
        </w:rPr>
      </w:pPr>
      <w:bookmarkStart w:id="764" w:name="_Toc359310298"/>
      <w:r>
        <w:rPr>
          <w:sz w:val="28"/>
          <w:szCs w:val="28"/>
        </w:rPr>
        <w:lastRenderedPageBreak/>
        <w:t xml:space="preserve">Case </w:t>
      </w:r>
      <w:r w:rsidR="00427F8D">
        <w:rPr>
          <w:sz w:val="28"/>
          <w:szCs w:val="28"/>
        </w:rPr>
        <w:t>Studies</w:t>
      </w:r>
      <w:bookmarkEnd w:id="764"/>
    </w:p>
    <w:p w:rsidR="00915C1D" w:rsidRDefault="00915C1D" w:rsidP="006F602A">
      <w:r>
        <w:t xml:space="preserve">In this section, we present two simple examples and one proxy app adapted for </w:t>
      </w:r>
      <w:r w:rsidR="00BB38D7">
        <w:t xml:space="preserve">a </w:t>
      </w:r>
      <w:r>
        <w:t xml:space="preserve">PIM system. </w:t>
      </w:r>
    </w:p>
    <w:p w:rsidR="00915C1D" w:rsidRDefault="00915C1D" w:rsidP="006F602A"/>
    <w:p w:rsidR="00915C1D" w:rsidRDefault="00915C1D" w:rsidP="006F602A">
      <w:r>
        <w:t xml:space="preserve">While our API and evaluation tools are intended to support multi-level memories, that support is currently not validated and we limit our early application analysis to a single-level of PIM-attached </w:t>
      </w:r>
      <w:r w:rsidR="002E6CD4">
        <w:t xml:space="preserve">(DRAM) </w:t>
      </w:r>
      <w:r>
        <w:t xml:space="preserve">memory.  </w:t>
      </w:r>
    </w:p>
    <w:p w:rsidR="00915C1D" w:rsidRDefault="00915C1D" w:rsidP="00915C1D">
      <w:pPr>
        <w:pStyle w:val="Heading2"/>
      </w:pPr>
      <w:bookmarkStart w:id="765" w:name="_Toc359310299"/>
      <w:r>
        <w:t>Simple Tests</w:t>
      </w:r>
      <w:bookmarkEnd w:id="765"/>
    </w:p>
    <w:p w:rsidR="00915C1D" w:rsidRDefault="00915C1D" w:rsidP="006F602A">
      <w:pPr>
        <w:rPr>
          <w:rFonts w:eastAsia="Times New Roman"/>
          <w:lang w:eastAsia="zh-CN"/>
        </w:rPr>
      </w:pPr>
      <w:r w:rsidRPr="008B3FAC">
        <w:rPr>
          <w:rFonts w:eastAsia="Times New Roman"/>
          <w:lang w:eastAsia="zh-CN"/>
        </w:rPr>
        <w:t xml:space="preserve">As a preliminary study, we evaluated the </w:t>
      </w:r>
      <w:r w:rsidR="00BB38D7">
        <w:rPr>
          <w:rFonts w:eastAsia="Times New Roman"/>
          <w:lang w:eastAsia="zh-CN"/>
        </w:rPr>
        <w:t>proposed</w:t>
      </w:r>
      <w:r w:rsidRPr="008B3FAC">
        <w:rPr>
          <w:rFonts w:eastAsia="Times New Roman"/>
          <w:lang w:eastAsia="zh-CN"/>
        </w:rPr>
        <w:t xml:space="preserve"> PIM architecture over two simple test cases: a multi-threaded implementation of </w:t>
      </w:r>
      <w:r w:rsidR="0049381E">
        <w:rPr>
          <w:rFonts w:eastAsia="Times New Roman"/>
          <w:lang w:eastAsia="zh-CN"/>
        </w:rPr>
        <w:t xml:space="preserve">a </w:t>
      </w:r>
      <w:r w:rsidRPr="008B3FAC">
        <w:rPr>
          <w:rFonts w:eastAsia="Times New Roman"/>
          <w:lang w:eastAsia="zh-CN"/>
        </w:rPr>
        <w:t xml:space="preserve">prefix sum computation and a data-parallel implementation of a weighted sum of vectors kernel. The former is primarily latency bound while the latter is bandwidth-limited. </w:t>
      </w:r>
      <w:r w:rsidR="006C4FD1">
        <w:rPr>
          <w:rFonts w:eastAsia="Times New Roman"/>
          <w:lang w:eastAsia="zh-CN"/>
        </w:rPr>
        <w:t xml:space="preserve">These examples are intended to </w:t>
      </w:r>
      <w:r w:rsidR="002C11A1">
        <w:rPr>
          <w:rFonts w:eastAsia="Times New Roman"/>
          <w:lang w:eastAsia="zh-CN"/>
        </w:rPr>
        <w:t>illustrate</w:t>
      </w:r>
      <w:r w:rsidR="006C4FD1">
        <w:rPr>
          <w:rFonts w:eastAsia="Times New Roman"/>
          <w:lang w:eastAsia="zh-CN"/>
        </w:rPr>
        <w:t xml:space="preserve"> the potential performance benefits of PIM </w:t>
      </w:r>
      <w:r w:rsidR="002C11A1">
        <w:rPr>
          <w:rFonts w:eastAsia="Times New Roman"/>
          <w:lang w:eastAsia="zh-CN"/>
        </w:rPr>
        <w:t>using</w:t>
      </w:r>
      <w:r w:rsidR="006C4FD1">
        <w:rPr>
          <w:rFonts w:eastAsia="Times New Roman"/>
          <w:lang w:eastAsia="zh-CN"/>
        </w:rPr>
        <w:t xml:space="preserve"> simple </w:t>
      </w:r>
      <w:r w:rsidR="002C11A1">
        <w:rPr>
          <w:rFonts w:eastAsia="Times New Roman"/>
          <w:lang w:eastAsia="zh-CN"/>
        </w:rPr>
        <w:t>benchmarks</w:t>
      </w:r>
      <w:r w:rsidR="006C4FD1">
        <w:rPr>
          <w:rFonts w:eastAsia="Times New Roman"/>
          <w:lang w:eastAsia="zh-CN"/>
        </w:rPr>
        <w:t xml:space="preserve"> and are not intended to be representative of the performance impact of PIM on </w:t>
      </w:r>
      <w:r w:rsidR="002C11A1">
        <w:rPr>
          <w:rFonts w:eastAsia="Times New Roman"/>
          <w:lang w:eastAsia="zh-CN"/>
        </w:rPr>
        <w:t xml:space="preserve">any specific </w:t>
      </w:r>
      <w:r w:rsidR="006C4FD1">
        <w:rPr>
          <w:rFonts w:eastAsia="Times New Roman"/>
          <w:lang w:eastAsia="zh-CN"/>
        </w:rPr>
        <w:t>real application</w:t>
      </w:r>
      <w:r w:rsidR="002C11A1">
        <w:rPr>
          <w:rFonts w:eastAsia="Times New Roman"/>
          <w:lang w:eastAsia="zh-CN"/>
        </w:rPr>
        <w:t>(</w:t>
      </w:r>
      <w:r w:rsidR="006C4FD1">
        <w:rPr>
          <w:rFonts w:eastAsia="Times New Roman"/>
          <w:lang w:eastAsia="zh-CN"/>
        </w:rPr>
        <w:t>s</w:t>
      </w:r>
      <w:r w:rsidR="002C11A1">
        <w:rPr>
          <w:rFonts w:eastAsia="Times New Roman"/>
          <w:lang w:eastAsia="zh-CN"/>
        </w:rPr>
        <w:t>)</w:t>
      </w:r>
      <w:r w:rsidR="006C4FD1">
        <w:rPr>
          <w:rFonts w:eastAsia="Times New Roman"/>
          <w:lang w:eastAsia="zh-CN"/>
        </w:rPr>
        <w:t xml:space="preserve">. </w:t>
      </w:r>
      <w:r w:rsidR="005316B3">
        <w:rPr>
          <w:rFonts w:eastAsia="Times New Roman"/>
          <w:lang w:eastAsia="zh-CN"/>
        </w:rPr>
        <w:t xml:space="preserve">Further, these test cases are run on scaled-down machines configurations and do not correlate directly to the proposed </w:t>
      </w:r>
      <w:proofErr w:type="spellStart"/>
      <w:r w:rsidR="005316B3">
        <w:rPr>
          <w:rFonts w:eastAsia="Times New Roman"/>
          <w:lang w:eastAsia="zh-CN"/>
        </w:rPr>
        <w:t>FastForward</w:t>
      </w:r>
      <w:proofErr w:type="spellEnd"/>
      <w:r w:rsidR="005316B3">
        <w:rPr>
          <w:rFonts w:eastAsia="Times New Roman"/>
          <w:lang w:eastAsia="zh-CN"/>
        </w:rPr>
        <w:t xml:space="preserve"> node architecture.</w:t>
      </w:r>
    </w:p>
    <w:p w:rsidR="00915C1D" w:rsidRDefault="00915C1D" w:rsidP="006F602A">
      <w:pPr>
        <w:rPr>
          <w:rFonts w:eastAsia="Times New Roman"/>
          <w:lang w:eastAsia="zh-CN"/>
        </w:rPr>
      </w:pPr>
    </w:p>
    <w:p w:rsidR="00915C1D" w:rsidRDefault="00A141B1" w:rsidP="006F602A">
      <w:pPr>
        <w:rPr>
          <w:rFonts w:eastAsia="Times New Roman"/>
          <w:lang w:eastAsia="zh-CN"/>
        </w:rPr>
      </w:pPr>
      <w:r>
        <w:fldChar w:fldCharType="begin"/>
      </w:r>
      <w:r w:rsidR="009B5FFD">
        <w:instrText xml:space="preserve"> REF _Ref357185845 \h </w:instrText>
      </w:r>
      <w:r>
        <w:fldChar w:fldCharType="separate"/>
      </w:r>
      <w:r w:rsidR="00C91EA6">
        <w:t xml:space="preserve">Table </w:t>
      </w:r>
      <w:r w:rsidR="00C91EA6">
        <w:rPr>
          <w:noProof/>
        </w:rPr>
        <w:t>13</w:t>
      </w:r>
      <w:r>
        <w:fldChar w:fldCharType="end"/>
      </w:r>
      <w:r w:rsidR="00171DAB">
        <w:t xml:space="preserve"> </w:t>
      </w:r>
      <w:r w:rsidR="00915C1D" w:rsidRPr="008B3FAC">
        <w:rPr>
          <w:rFonts w:eastAsia="Times New Roman"/>
          <w:lang w:eastAsia="zh-CN"/>
        </w:rPr>
        <w:t xml:space="preserve">shows the performance of the parallel prefix sum benchmark on four PIM processors </w:t>
      </w:r>
      <w:r w:rsidR="005316B3">
        <w:rPr>
          <w:rFonts w:eastAsia="Times New Roman"/>
          <w:lang w:eastAsia="zh-CN"/>
        </w:rPr>
        <w:t xml:space="preserve">(i.e., four memory stacks) with 1 CPU core each </w:t>
      </w:r>
      <w:r w:rsidR="00915C1D" w:rsidRPr="008B3FAC">
        <w:rPr>
          <w:rFonts w:eastAsia="Times New Roman"/>
          <w:lang w:eastAsia="zh-CN"/>
        </w:rPr>
        <w:t>normalized to the execution on a 4-core host processor. As expected, performance improves for configurations with lower memory latency despite the reduced execution frequency of PIM processors. While the specific latency reduction in a PIM processor is implementation-dependent, factors such as the elimination of off-chip transfers, shorter wire delays</w:t>
      </w:r>
      <w:r w:rsidR="006C4FD1">
        <w:rPr>
          <w:rFonts w:eastAsia="Times New Roman"/>
          <w:lang w:eastAsia="zh-CN"/>
        </w:rPr>
        <w:t>,</w:t>
      </w:r>
      <w:r w:rsidR="00915C1D" w:rsidRPr="008B3FAC">
        <w:rPr>
          <w:rFonts w:eastAsia="Times New Roman"/>
          <w:lang w:eastAsia="zh-CN"/>
        </w:rPr>
        <w:t xml:space="preserve"> and simpler cache hierarchies can contribute to this reduction. </w:t>
      </w:r>
    </w:p>
    <w:p w:rsidR="00915C1D" w:rsidRDefault="00915C1D" w:rsidP="00915C1D">
      <w:pPr>
        <w:jc w:val="center"/>
        <w:rPr>
          <w:rFonts w:ascii="Times New Roman" w:eastAsia="Times New Roman" w:hAnsi="Times New Roman" w:cs="Times New Roman"/>
          <w:lang w:eastAsia="zh-CN"/>
        </w:rPr>
      </w:pPr>
    </w:p>
    <w:p w:rsidR="003C1646" w:rsidRDefault="003C1646" w:rsidP="003C1646">
      <w:pPr>
        <w:pStyle w:val="Caption"/>
      </w:pPr>
      <w:bookmarkStart w:id="766" w:name="_Ref357185845"/>
      <w:r>
        <w:t xml:space="preserve">Table </w:t>
      </w:r>
      <w:r w:rsidR="00A141B1">
        <w:fldChar w:fldCharType="begin"/>
      </w:r>
      <w:r>
        <w:instrText xml:space="preserve"> SEQ Table \* ARABIC </w:instrText>
      </w:r>
      <w:r w:rsidR="00A141B1">
        <w:fldChar w:fldCharType="separate"/>
      </w:r>
      <w:r w:rsidR="00C91EA6">
        <w:rPr>
          <w:noProof/>
        </w:rPr>
        <w:t>13</w:t>
      </w:r>
      <w:r w:rsidR="00A141B1">
        <w:fldChar w:fldCharType="end"/>
      </w:r>
      <w:bookmarkEnd w:id="766"/>
      <w:r>
        <w:t xml:space="preserve">: </w:t>
      </w:r>
      <w:r w:rsidRPr="003C1646">
        <w:t>Normalized parallel prefix sum performance on PIM</w:t>
      </w:r>
    </w:p>
    <w:tbl>
      <w:tblPr>
        <w:tblStyle w:val="TableGrid"/>
        <w:tblW w:w="0" w:type="auto"/>
        <w:jc w:val="center"/>
        <w:tblLook w:val="04A0"/>
      </w:tblPr>
      <w:tblGrid>
        <w:gridCol w:w="3126"/>
        <w:gridCol w:w="2596"/>
        <w:gridCol w:w="1846"/>
        <w:gridCol w:w="1664"/>
      </w:tblGrid>
      <w:tr w:rsidR="00915C1D" w:rsidTr="00F41E81">
        <w:trPr>
          <w:jc w:val="center"/>
        </w:trPr>
        <w:tc>
          <w:tcPr>
            <w:tcW w:w="0" w:type="auto"/>
          </w:tcPr>
          <w:p w:rsidR="00915C1D" w:rsidRPr="006F602A" w:rsidRDefault="00915C1D" w:rsidP="006F602A">
            <w:pPr>
              <w:rPr>
                <w:rFonts w:eastAsia="Times New Roman"/>
                <w:lang w:eastAsia="zh-CN"/>
              </w:rPr>
            </w:pPr>
          </w:p>
        </w:tc>
        <w:tc>
          <w:tcPr>
            <w:tcW w:w="2596" w:type="dxa"/>
          </w:tcPr>
          <w:p w:rsidR="00915C1D" w:rsidRPr="006F602A" w:rsidRDefault="005316B3" w:rsidP="005316B3">
            <w:pPr>
              <w:jc w:val="center"/>
              <w:rPr>
                <w:rFonts w:eastAsia="Times New Roman"/>
                <w:b/>
                <w:lang w:eastAsia="zh-CN"/>
              </w:rPr>
            </w:pPr>
            <w:r>
              <w:rPr>
                <w:rFonts w:eastAsia="Times New Roman"/>
                <w:b/>
                <w:lang w:eastAsia="zh-CN"/>
              </w:rPr>
              <w:t>Computation on Host</w:t>
            </w:r>
          </w:p>
        </w:tc>
        <w:tc>
          <w:tcPr>
            <w:tcW w:w="1846" w:type="dxa"/>
          </w:tcPr>
          <w:p w:rsidR="00915C1D" w:rsidRPr="006F602A" w:rsidRDefault="00915C1D" w:rsidP="005316B3">
            <w:pPr>
              <w:jc w:val="center"/>
              <w:rPr>
                <w:rFonts w:eastAsia="Times New Roman"/>
                <w:b/>
                <w:lang w:eastAsia="zh-CN"/>
              </w:rPr>
            </w:pPr>
            <w:r w:rsidRPr="006F602A">
              <w:rPr>
                <w:rFonts w:eastAsia="Times New Roman"/>
                <w:b/>
                <w:lang w:eastAsia="zh-CN"/>
              </w:rPr>
              <w:t xml:space="preserve">PIM </w:t>
            </w:r>
            <w:proofErr w:type="spellStart"/>
            <w:r w:rsidR="005316B3">
              <w:rPr>
                <w:rFonts w:eastAsia="Times New Roman"/>
                <w:b/>
                <w:lang w:eastAsia="zh-CN"/>
              </w:rPr>
              <w:t>C</w:t>
            </w:r>
            <w:r w:rsidR="005316B3" w:rsidRPr="006F602A">
              <w:rPr>
                <w:rFonts w:eastAsia="Times New Roman"/>
                <w:b/>
                <w:lang w:eastAsia="zh-CN"/>
              </w:rPr>
              <w:t>onfig</w:t>
            </w:r>
            <w:proofErr w:type="spellEnd"/>
            <w:r w:rsidRPr="006F602A">
              <w:rPr>
                <w:rFonts w:eastAsia="Times New Roman"/>
                <w:b/>
                <w:lang w:eastAsia="zh-CN"/>
              </w:rPr>
              <w:t>.</w:t>
            </w:r>
            <w:r w:rsidR="006F602A">
              <w:rPr>
                <w:rFonts w:eastAsia="Times New Roman"/>
                <w:b/>
                <w:lang w:eastAsia="zh-CN"/>
              </w:rPr>
              <w:t xml:space="preserve"> </w:t>
            </w:r>
            <w:r w:rsidRPr="006F602A">
              <w:rPr>
                <w:rFonts w:eastAsia="Times New Roman"/>
                <w:b/>
                <w:lang w:eastAsia="zh-CN"/>
              </w:rPr>
              <w:t>1</w:t>
            </w:r>
          </w:p>
        </w:tc>
        <w:tc>
          <w:tcPr>
            <w:tcW w:w="1664" w:type="dxa"/>
          </w:tcPr>
          <w:p w:rsidR="00915C1D" w:rsidRPr="006F602A" w:rsidRDefault="00915C1D" w:rsidP="005316B3">
            <w:pPr>
              <w:jc w:val="center"/>
              <w:rPr>
                <w:rFonts w:eastAsia="Times New Roman"/>
                <w:b/>
                <w:lang w:eastAsia="zh-CN"/>
              </w:rPr>
            </w:pPr>
            <w:r w:rsidRPr="006F602A">
              <w:rPr>
                <w:rFonts w:eastAsia="Times New Roman"/>
                <w:b/>
                <w:lang w:eastAsia="zh-CN"/>
              </w:rPr>
              <w:t xml:space="preserve">PIM </w:t>
            </w:r>
            <w:proofErr w:type="spellStart"/>
            <w:r w:rsidR="005316B3">
              <w:rPr>
                <w:rFonts w:eastAsia="Times New Roman"/>
                <w:b/>
                <w:lang w:eastAsia="zh-CN"/>
              </w:rPr>
              <w:t>C</w:t>
            </w:r>
            <w:r w:rsidR="005316B3" w:rsidRPr="006F602A">
              <w:rPr>
                <w:rFonts w:eastAsia="Times New Roman"/>
                <w:b/>
                <w:lang w:eastAsia="zh-CN"/>
              </w:rPr>
              <w:t>onfig</w:t>
            </w:r>
            <w:proofErr w:type="spellEnd"/>
            <w:r w:rsidRPr="006F602A">
              <w:rPr>
                <w:rFonts w:eastAsia="Times New Roman"/>
                <w:b/>
                <w:lang w:eastAsia="zh-CN"/>
              </w:rPr>
              <w:t>. 2</w:t>
            </w:r>
          </w:p>
        </w:tc>
      </w:tr>
      <w:tr w:rsidR="002C11A1" w:rsidTr="00F41E81">
        <w:trPr>
          <w:jc w:val="center"/>
        </w:trPr>
        <w:tc>
          <w:tcPr>
            <w:tcW w:w="0" w:type="auto"/>
          </w:tcPr>
          <w:p w:rsidR="002C11A1" w:rsidRPr="006F602A" w:rsidRDefault="002C11A1" w:rsidP="006F602A">
            <w:pPr>
              <w:rPr>
                <w:rFonts w:eastAsia="Times New Roman"/>
                <w:lang w:eastAsia="zh-CN"/>
              </w:rPr>
            </w:pPr>
            <w:r>
              <w:rPr>
                <w:rFonts w:eastAsia="Times New Roman"/>
                <w:lang w:eastAsia="zh-CN"/>
              </w:rPr>
              <w:t>Host CPU cores used</w:t>
            </w:r>
          </w:p>
        </w:tc>
        <w:tc>
          <w:tcPr>
            <w:tcW w:w="2596" w:type="dxa"/>
          </w:tcPr>
          <w:p w:rsidR="002C11A1" w:rsidRPr="006F602A" w:rsidRDefault="002C11A1" w:rsidP="006F602A">
            <w:pPr>
              <w:jc w:val="center"/>
              <w:rPr>
                <w:rFonts w:eastAsia="Times New Roman"/>
                <w:lang w:eastAsia="zh-CN"/>
              </w:rPr>
            </w:pPr>
            <w:r>
              <w:rPr>
                <w:rFonts w:eastAsia="Times New Roman"/>
                <w:lang w:eastAsia="zh-CN"/>
              </w:rPr>
              <w:t>4</w:t>
            </w:r>
          </w:p>
        </w:tc>
        <w:tc>
          <w:tcPr>
            <w:tcW w:w="3510" w:type="dxa"/>
            <w:gridSpan w:val="2"/>
          </w:tcPr>
          <w:p w:rsidR="002C11A1" w:rsidRPr="006F602A" w:rsidRDefault="002C11A1" w:rsidP="006F602A">
            <w:pPr>
              <w:jc w:val="center"/>
              <w:rPr>
                <w:rFonts w:eastAsia="Times New Roman"/>
                <w:lang w:eastAsia="zh-CN"/>
              </w:rPr>
            </w:pPr>
            <w:r>
              <w:rPr>
                <w:rFonts w:eastAsia="Times New Roman"/>
                <w:lang w:eastAsia="zh-CN"/>
              </w:rPr>
              <w:t>N/A</w:t>
            </w:r>
          </w:p>
        </w:tc>
      </w:tr>
      <w:tr w:rsidR="00915C1D" w:rsidTr="00F41E81">
        <w:trPr>
          <w:jc w:val="center"/>
        </w:trPr>
        <w:tc>
          <w:tcPr>
            <w:tcW w:w="0" w:type="auto"/>
          </w:tcPr>
          <w:p w:rsidR="00915C1D" w:rsidRPr="006F602A" w:rsidRDefault="00915C1D" w:rsidP="006F602A">
            <w:pPr>
              <w:rPr>
                <w:rFonts w:eastAsia="Times New Roman"/>
                <w:lang w:eastAsia="zh-CN"/>
              </w:rPr>
            </w:pPr>
            <w:r w:rsidRPr="006F602A">
              <w:rPr>
                <w:rFonts w:eastAsia="Times New Roman"/>
                <w:lang w:eastAsia="zh-CN"/>
              </w:rPr>
              <w:t>PIM cores used</w:t>
            </w:r>
          </w:p>
        </w:tc>
        <w:tc>
          <w:tcPr>
            <w:tcW w:w="2596" w:type="dxa"/>
          </w:tcPr>
          <w:p w:rsidR="00915C1D" w:rsidRPr="006F602A" w:rsidRDefault="00915C1D" w:rsidP="006F602A">
            <w:pPr>
              <w:jc w:val="center"/>
              <w:rPr>
                <w:rFonts w:eastAsia="Times New Roman"/>
                <w:lang w:eastAsia="zh-CN"/>
              </w:rPr>
            </w:pPr>
            <w:r w:rsidRPr="006F602A">
              <w:rPr>
                <w:rFonts w:eastAsia="Times New Roman"/>
                <w:lang w:eastAsia="zh-CN"/>
              </w:rPr>
              <w:t>N/A</w:t>
            </w:r>
          </w:p>
        </w:tc>
        <w:tc>
          <w:tcPr>
            <w:tcW w:w="3510" w:type="dxa"/>
            <w:gridSpan w:val="2"/>
          </w:tcPr>
          <w:p w:rsidR="00915C1D" w:rsidRPr="006F602A" w:rsidRDefault="00915C1D" w:rsidP="006F602A">
            <w:pPr>
              <w:jc w:val="center"/>
              <w:rPr>
                <w:rFonts w:eastAsia="Times New Roman"/>
                <w:lang w:eastAsia="zh-CN"/>
              </w:rPr>
            </w:pPr>
            <w:r w:rsidRPr="006F602A">
              <w:rPr>
                <w:rFonts w:eastAsia="Times New Roman"/>
                <w:lang w:eastAsia="zh-CN"/>
              </w:rPr>
              <w:t>4</w:t>
            </w:r>
          </w:p>
        </w:tc>
      </w:tr>
      <w:tr w:rsidR="00915C1D" w:rsidTr="00F41E81">
        <w:trPr>
          <w:jc w:val="center"/>
        </w:trPr>
        <w:tc>
          <w:tcPr>
            <w:tcW w:w="0" w:type="auto"/>
          </w:tcPr>
          <w:p w:rsidR="00915C1D" w:rsidRPr="006F602A" w:rsidRDefault="00915C1D" w:rsidP="006F602A">
            <w:pPr>
              <w:rPr>
                <w:rFonts w:eastAsia="Times New Roman"/>
                <w:lang w:eastAsia="zh-CN"/>
              </w:rPr>
            </w:pPr>
            <w:r w:rsidRPr="006F602A">
              <w:rPr>
                <w:rFonts w:eastAsia="Times New Roman"/>
                <w:lang w:eastAsia="zh-CN"/>
              </w:rPr>
              <w:t>Normalized core freq.</w:t>
            </w:r>
          </w:p>
        </w:tc>
        <w:tc>
          <w:tcPr>
            <w:tcW w:w="2596" w:type="dxa"/>
          </w:tcPr>
          <w:p w:rsidR="00915C1D" w:rsidRPr="006F602A" w:rsidRDefault="00915C1D" w:rsidP="006F602A">
            <w:pPr>
              <w:jc w:val="center"/>
              <w:rPr>
                <w:rFonts w:eastAsia="Times New Roman"/>
                <w:lang w:eastAsia="zh-CN"/>
              </w:rPr>
            </w:pPr>
            <w:r w:rsidRPr="006F602A">
              <w:rPr>
                <w:rFonts w:eastAsia="Times New Roman"/>
                <w:lang w:eastAsia="zh-CN"/>
              </w:rPr>
              <w:t>1</w:t>
            </w:r>
          </w:p>
        </w:tc>
        <w:tc>
          <w:tcPr>
            <w:tcW w:w="3510" w:type="dxa"/>
            <w:gridSpan w:val="2"/>
          </w:tcPr>
          <w:p w:rsidR="00915C1D" w:rsidRPr="006F602A" w:rsidRDefault="00915C1D" w:rsidP="006F602A">
            <w:pPr>
              <w:jc w:val="center"/>
              <w:rPr>
                <w:rFonts w:eastAsia="Times New Roman"/>
                <w:lang w:eastAsia="zh-CN"/>
              </w:rPr>
            </w:pPr>
            <w:r w:rsidRPr="006F602A">
              <w:rPr>
                <w:rFonts w:eastAsia="Times New Roman"/>
                <w:lang w:eastAsia="zh-CN"/>
              </w:rPr>
              <w:t>0.5</w:t>
            </w:r>
          </w:p>
        </w:tc>
      </w:tr>
      <w:tr w:rsidR="00915C1D" w:rsidTr="00F41E81">
        <w:trPr>
          <w:jc w:val="center"/>
        </w:trPr>
        <w:tc>
          <w:tcPr>
            <w:tcW w:w="0" w:type="auto"/>
          </w:tcPr>
          <w:p w:rsidR="00915C1D" w:rsidRPr="006F602A" w:rsidRDefault="00915C1D" w:rsidP="006F602A">
            <w:pPr>
              <w:rPr>
                <w:rFonts w:eastAsia="Times New Roman"/>
                <w:lang w:eastAsia="zh-CN"/>
              </w:rPr>
            </w:pPr>
            <w:r w:rsidRPr="006F602A">
              <w:rPr>
                <w:rFonts w:eastAsia="Times New Roman"/>
                <w:lang w:eastAsia="zh-CN"/>
              </w:rPr>
              <w:t>Normalized memory latency</w:t>
            </w:r>
          </w:p>
        </w:tc>
        <w:tc>
          <w:tcPr>
            <w:tcW w:w="2596" w:type="dxa"/>
          </w:tcPr>
          <w:p w:rsidR="00915C1D" w:rsidRPr="006F602A" w:rsidRDefault="00915C1D" w:rsidP="006F602A">
            <w:pPr>
              <w:jc w:val="center"/>
              <w:rPr>
                <w:rFonts w:eastAsia="Times New Roman"/>
                <w:lang w:eastAsia="zh-CN"/>
              </w:rPr>
            </w:pPr>
            <w:r w:rsidRPr="006F602A">
              <w:rPr>
                <w:rFonts w:eastAsia="Times New Roman"/>
                <w:lang w:eastAsia="zh-CN"/>
              </w:rPr>
              <w:t>1</w:t>
            </w:r>
          </w:p>
        </w:tc>
        <w:tc>
          <w:tcPr>
            <w:tcW w:w="1846" w:type="dxa"/>
          </w:tcPr>
          <w:p w:rsidR="00915C1D" w:rsidRPr="006F602A" w:rsidRDefault="00915C1D" w:rsidP="006F602A">
            <w:pPr>
              <w:jc w:val="center"/>
              <w:rPr>
                <w:rFonts w:eastAsia="Times New Roman"/>
                <w:lang w:eastAsia="zh-CN"/>
              </w:rPr>
            </w:pPr>
            <w:r w:rsidRPr="006F602A">
              <w:rPr>
                <w:rFonts w:eastAsia="Times New Roman"/>
                <w:lang w:eastAsia="zh-CN"/>
              </w:rPr>
              <w:t>0.7</w:t>
            </w:r>
          </w:p>
        </w:tc>
        <w:tc>
          <w:tcPr>
            <w:tcW w:w="1664" w:type="dxa"/>
          </w:tcPr>
          <w:p w:rsidR="00915C1D" w:rsidRPr="006F602A" w:rsidRDefault="00915C1D" w:rsidP="006F602A">
            <w:pPr>
              <w:jc w:val="center"/>
              <w:rPr>
                <w:rFonts w:eastAsia="Times New Roman"/>
                <w:lang w:eastAsia="zh-CN"/>
              </w:rPr>
            </w:pPr>
            <w:r w:rsidRPr="006F602A">
              <w:rPr>
                <w:rFonts w:eastAsia="Times New Roman"/>
                <w:lang w:eastAsia="zh-CN"/>
              </w:rPr>
              <w:t>0.5</w:t>
            </w:r>
          </w:p>
        </w:tc>
      </w:tr>
      <w:tr w:rsidR="00915C1D" w:rsidTr="00F41E81">
        <w:trPr>
          <w:jc w:val="center"/>
        </w:trPr>
        <w:tc>
          <w:tcPr>
            <w:tcW w:w="0" w:type="auto"/>
          </w:tcPr>
          <w:p w:rsidR="00915C1D" w:rsidRPr="006F602A" w:rsidRDefault="00915C1D" w:rsidP="006F602A">
            <w:pPr>
              <w:rPr>
                <w:rFonts w:eastAsia="Times New Roman"/>
                <w:lang w:eastAsia="zh-CN"/>
              </w:rPr>
            </w:pPr>
            <w:r w:rsidRPr="006F602A">
              <w:rPr>
                <w:rFonts w:eastAsia="Times New Roman"/>
                <w:lang w:eastAsia="zh-CN"/>
              </w:rPr>
              <w:t>Normalized execution time</w:t>
            </w:r>
          </w:p>
        </w:tc>
        <w:tc>
          <w:tcPr>
            <w:tcW w:w="2596" w:type="dxa"/>
          </w:tcPr>
          <w:p w:rsidR="00915C1D" w:rsidRPr="006F602A" w:rsidRDefault="00915C1D" w:rsidP="006F602A">
            <w:pPr>
              <w:jc w:val="center"/>
              <w:rPr>
                <w:rFonts w:eastAsia="Times New Roman"/>
                <w:lang w:eastAsia="zh-CN"/>
              </w:rPr>
            </w:pPr>
            <w:r w:rsidRPr="006F602A">
              <w:rPr>
                <w:rFonts w:eastAsia="Times New Roman"/>
                <w:lang w:eastAsia="zh-CN"/>
              </w:rPr>
              <w:t>1</w:t>
            </w:r>
          </w:p>
        </w:tc>
        <w:tc>
          <w:tcPr>
            <w:tcW w:w="1846" w:type="dxa"/>
          </w:tcPr>
          <w:p w:rsidR="00915C1D" w:rsidRPr="006F602A" w:rsidRDefault="00915C1D" w:rsidP="006F602A">
            <w:pPr>
              <w:jc w:val="center"/>
              <w:rPr>
                <w:rFonts w:eastAsia="Times New Roman"/>
                <w:lang w:eastAsia="zh-CN"/>
              </w:rPr>
            </w:pPr>
            <w:r w:rsidRPr="006F602A">
              <w:rPr>
                <w:rFonts w:eastAsia="Times New Roman"/>
                <w:lang w:eastAsia="zh-CN"/>
              </w:rPr>
              <w:t>0.87</w:t>
            </w:r>
          </w:p>
        </w:tc>
        <w:tc>
          <w:tcPr>
            <w:tcW w:w="1664" w:type="dxa"/>
          </w:tcPr>
          <w:p w:rsidR="00EA5980" w:rsidRDefault="00915C1D" w:rsidP="00EA5980">
            <w:pPr>
              <w:keepNext/>
              <w:jc w:val="center"/>
              <w:rPr>
                <w:rFonts w:eastAsia="Times New Roman"/>
                <w:lang w:eastAsia="zh-CN"/>
              </w:rPr>
            </w:pPr>
            <w:r w:rsidRPr="006F602A">
              <w:rPr>
                <w:rFonts w:eastAsia="Times New Roman"/>
                <w:lang w:eastAsia="zh-CN"/>
              </w:rPr>
              <w:t>0.77</w:t>
            </w:r>
          </w:p>
        </w:tc>
      </w:tr>
    </w:tbl>
    <w:p w:rsidR="00F41E81" w:rsidRDefault="00F41E81" w:rsidP="006F602A">
      <w:pPr>
        <w:rPr>
          <w:color w:val="FF0000"/>
        </w:rPr>
      </w:pPr>
      <w:bookmarkStart w:id="767" w:name="_Ref356397595"/>
      <w:bookmarkStart w:id="768" w:name="_Ref356397591"/>
    </w:p>
    <w:bookmarkEnd w:id="767"/>
    <w:bookmarkEnd w:id="768"/>
    <w:p w:rsidR="00915C1D" w:rsidRPr="008B3FAC" w:rsidRDefault="00A141B1" w:rsidP="006F602A">
      <w:pPr>
        <w:rPr>
          <w:rFonts w:eastAsia="Times New Roman"/>
          <w:lang w:eastAsia="zh-CN"/>
        </w:rPr>
      </w:pPr>
      <w:r>
        <w:fldChar w:fldCharType="begin"/>
      </w:r>
      <w:r w:rsidR="009B5FFD">
        <w:instrText xml:space="preserve"> REF _Ref357185880 \h </w:instrText>
      </w:r>
      <w:r>
        <w:fldChar w:fldCharType="separate"/>
      </w:r>
      <w:r w:rsidR="00C91EA6">
        <w:t xml:space="preserve">Table </w:t>
      </w:r>
      <w:r w:rsidR="00C91EA6">
        <w:rPr>
          <w:noProof/>
        </w:rPr>
        <w:t>14</w:t>
      </w:r>
      <w:r>
        <w:fldChar w:fldCharType="end"/>
      </w:r>
      <w:r w:rsidR="005316B3" w:rsidRPr="003E63FE">
        <w:t xml:space="preserve"> </w:t>
      </w:r>
      <w:r w:rsidR="00915C1D" w:rsidRPr="003E63FE">
        <w:rPr>
          <w:rFonts w:eastAsia="Times New Roman"/>
          <w:lang w:eastAsia="zh-CN"/>
        </w:rPr>
        <w:t xml:space="preserve">shows the performance of the weighted sum of vectors kernel running on </w:t>
      </w:r>
      <w:r w:rsidR="005316B3" w:rsidRPr="003E63FE">
        <w:rPr>
          <w:rFonts w:eastAsia="Times New Roman"/>
          <w:lang w:eastAsia="zh-CN"/>
        </w:rPr>
        <w:t>four</w:t>
      </w:r>
      <w:r w:rsidR="00915C1D" w:rsidRPr="008B3FAC">
        <w:rPr>
          <w:rFonts w:eastAsia="Times New Roman"/>
          <w:lang w:eastAsia="zh-CN"/>
        </w:rPr>
        <w:t xml:space="preserve"> PIM processors </w:t>
      </w:r>
      <w:r w:rsidR="005316B3">
        <w:rPr>
          <w:rFonts w:eastAsia="Times New Roman"/>
          <w:lang w:eastAsia="zh-CN"/>
        </w:rPr>
        <w:t xml:space="preserve">with one GPU each </w:t>
      </w:r>
      <w:r w:rsidR="00915C1D" w:rsidRPr="008B3FAC">
        <w:rPr>
          <w:rFonts w:eastAsia="Times New Roman"/>
          <w:lang w:eastAsia="zh-CN"/>
        </w:rPr>
        <w:t>normalized to the execution on a high-performance</w:t>
      </w:r>
      <w:r w:rsidR="00915C1D">
        <w:rPr>
          <w:rFonts w:eastAsia="Times New Roman"/>
          <w:lang w:eastAsia="zh-CN"/>
        </w:rPr>
        <w:t xml:space="preserve"> host</w:t>
      </w:r>
      <w:r w:rsidR="00915C1D" w:rsidRPr="008B3FAC">
        <w:rPr>
          <w:rFonts w:eastAsia="Times New Roman"/>
          <w:lang w:eastAsia="zh-CN"/>
        </w:rPr>
        <w:t xml:space="preserve"> GPU. To ensure a fair comparison, we assume the </w:t>
      </w:r>
      <w:r w:rsidR="005316B3">
        <w:rPr>
          <w:rFonts w:eastAsia="Times New Roman"/>
          <w:lang w:eastAsia="zh-CN"/>
        </w:rPr>
        <w:t>host</w:t>
      </w:r>
      <w:r w:rsidR="00915C1D" w:rsidRPr="008B3FAC">
        <w:rPr>
          <w:rFonts w:eastAsia="Times New Roman"/>
          <w:lang w:eastAsia="zh-CN"/>
        </w:rPr>
        <w:t xml:space="preserve"> also uses stacked </w:t>
      </w:r>
      <w:r w:rsidR="005316B3">
        <w:rPr>
          <w:rFonts w:eastAsia="Times New Roman"/>
          <w:lang w:eastAsia="zh-CN"/>
        </w:rPr>
        <w:t>DRAM</w:t>
      </w:r>
      <w:r w:rsidR="005316B3" w:rsidRPr="008B3FAC">
        <w:rPr>
          <w:rFonts w:eastAsia="Times New Roman"/>
          <w:lang w:eastAsia="zh-CN"/>
        </w:rPr>
        <w:t xml:space="preserve"> </w:t>
      </w:r>
      <w:r w:rsidR="00915C1D" w:rsidRPr="008B3FAC">
        <w:rPr>
          <w:rFonts w:eastAsia="Times New Roman"/>
          <w:lang w:eastAsia="zh-CN"/>
        </w:rPr>
        <w:t xml:space="preserve">mounted on an interposer with the processor to achieve high bandwidth. The PIM processors are still able to achieve higher intra-stack bandwidth. </w:t>
      </w:r>
      <w:r w:rsidR="005316B3">
        <w:rPr>
          <w:rFonts w:eastAsia="Times New Roman"/>
          <w:lang w:eastAsia="zh-CN"/>
        </w:rPr>
        <w:t>As was done throughout this document, w</w:t>
      </w:r>
      <w:r w:rsidR="005316B3" w:rsidRPr="008B3FAC">
        <w:rPr>
          <w:rFonts w:eastAsia="Times New Roman"/>
          <w:lang w:eastAsia="zh-CN"/>
        </w:rPr>
        <w:t xml:space="preserve">e </w:t>
      </w:r>
      <w:r w:rsidR="00915C1D" w:rsidRPr="008B3FAC">
        <w:rPr>
          <w:rFonts w:eastAsia="Times New Roman"/>
          <w:lang w:eastAsia="zh-CN"/>
        </w:rPr>
        <w:t>make conservative assumptions about intra-stack bandwidth</w:t>
      </w:r>
      <w:r w:rsidR="005316B3">
        <w:rPr>
          <w:rFonts w:eastAsia="Times New Roman"/>
          <w:lang w:eastAsia="zh-CN"/>
        </w:rPr>
        <w:t xml:space="preserve"> </w:t>
      </w:r>
      <w:r w:rsidR="00915C1D" w:rsidRPr="008B3FAC">
        <w:rPr>
          <w:rFonts w:eastAsia="Times New Roman"/>
          <w:lang w:eastAsia="zh-CN"/>
        </w:rPr>
        <w:t xml:space="preserve">that could still enable the use </w:t>
      </w:r>
      <w:r w:rsidR="00915C1D" w:rsidRPr="008B3FAC">
        <w:rPr>
          <w:rFonts w:eastAsia="Times New Roman"/>
          <w:lang w:eastAsia="zh-CN"/>
        </w:rPr>
        <w:lastRenderedPageBreak/>
        <w:t xml:space="preserve">of commodity DRAM dies in a PIM-enabled memory stack. </w:t>
      </w:r>
      <w:r w:rsidR="005316B3">
        <w:rPr>
          <w:rFonts w:eastAsia="Times New Roman"/>
          <w:lang w:eastAsia="zh-CN"/>
        </w:rPr>
        <w:t>More aggressive assumptions about modifications</w:t>
      </w:r>
      <w:r w:rsidR="005316B3" w:rsidRPr="008B3FAC">
        <w:rPr>
          <w:rFonts w:eastAsia="Times New Roman"/>
          <w:lang w:eastAsia="zh-CN"/>
        </w:rPr>
        <w:t xml:space="preserve"> </w:t>
      </w:r>
      <w:r w:rsidR="00915C1D" w:rsidRPr="008B3FAC">
        <w:rPr>
          <w:rFonts w:eastAsia="Times New Roman"/>
          <w:lang w:eastAsia="zh-CN"/>
        </w:rPr>
        <w:t xml:space="preserve">to the DRAM dies </w:t>
      </w:r>
      <w:r w:rsidR="005316B3">
        <w:rPr>
          <w:rFonts w:eastAsia="Times New Roman"/>
          <w:lang w:eastAsia="zh-CN"/>
        </w:rPr>
        <w:t>will</w:t>
      </w:r>
      <w:r w:rsidR="005316B3" w:rsidRPr="008B3FAC">
        <w:rPr>
          <w:rFonts w:eastAsia="Times New Roman"/>
          <w:lang w:eastAsia="zh-CN"/>
        </w:rPr>
        <w:t xml:space="preserve"> </w:t>
      </w:r>
      <w:r w:rsidR="00915C1D" w:rsidRPr="008B3FAC">
        <w:rPr>
          <w:rFonts w:eastAsia="Times New Roman"/>
          <w:lang w:eastAsia="zh-CN"/>
        </w:rPr>
        <w:t xml:space="preserve">enable even greater performance gains. </w:t>
      </w:r>
    </w:p>
    <w:p w:rsidR="00915C1D" w:rsidRDefault="00915C1D" w:rsidP="00915C1D">
      <w:pPr>
        <w:jc w:val="left"/>
        <w:rPr>
          <w:rFonts w:ascii="Times New Roman" w:eastAsia="Times New Roman" w:hAnsi="Times New Roman" w:cs="Times New Roman"/>
          <w:lang w:eastAsia="zh-CN"/>
        </w:rPr>
      </w:pPr>
    </w:p>
    <w:p w:rsidR="003C1646" w:rsidRDefault="003C1646" w:rsidP="003C1646">
      <w:pPr>
        <w:pStyle w:val="Caption"/>
      </w:pPr>
      <w:bookmarkStart w:id="769" w:name="_Ref357185880"/>
      <w:r>
        <w:t xml:space="preserve">Table </w:t>
      </w:r>
      <w:r w:rsidR="00A141B1">
        <w:fldChar w:fldCharType="begin"/>
      </w:r>
      <w:r>
        <w:instrText xml:space="preserve"> SEQ Table \* ARABIC </w:instrText>
      </w:r>
      <w:r w:rsidR="00A141B1">
        <w:fldChar w:fldCharType="separate"/>
      </w:r>
      <w:r w:rsidR="00C91EA6">
        <w:rPr>
          <w:noProof/>
        </w:rPr>
        <w:t>14</w:t>
      </w:r>
      <w:r w:rsidR="00A141B1">
        <w:fldChar w:fldCharType="end"/>
      </w:r>
      <w:bookmarkEnd w:id="769"/>
      <w:r>
        <w:t xml:space="preserve">: </w:t>
      </w:r>
      <w:r w:rsidRPr="00D23374">
        <w:t xml:space="preserve">Normalized </w:t>
      </w:r>
      <w:r w:rsidR="00272C02">
        <w:t>weighted sum of vectors</w:t>
      </w:r>
      <w:r w:rsidRPr="00D23374">
        <w:t xml:space="preserve"> kernel performance on PIM</w:t>
      </w:r>
    </w:p>
    <w:tbl>
      <w:tblPr>
        <w:tblStyle w:val="TableGrid"/>
        <w:tblW w:w="0" w:type="auto"/>
        <w:jc w:val="center"/>
        <w:tblLayout w:type="fixed"/>
        <w:tblLook w:val="04A0"/>
      </w:tblPr>
      <w:tblGrid>
        <w:gridCol w:w="3528"/>
        <w:gridCol w:w="2610"/>
        <w:gridCol w:w="1710"/>
        <w:gridCol w:w="1728"/>
      </w:tblGrid>
      <w:tr w:rsidR="005316B3" w:rsidTr="005316B3">
        <w:trPr>
          <w:jc w:val="center"/>
        </w:trPr>
        <w:tc>
          <w:tcPr>
            <w:tcW w:w="3528" w:type="dxa"/>
          </w:tcPr>
          <w:p w:rsidR="00915C1D" w:rsidRDefault="00915C1D" w:rsidP="006F602A">
            <w:pPr>
              <w:rPr>
                <w:rFonts w:eastAsia="Times New Roman"/>
                <w:lang w:eastAsia="zh-CN"/>
              </w:rPr>
            </w:pPr>
          </w:p>
        </w:tc>
        <w:tc>
          <w:tcPr>
            <w:tcW w:w="2610" w:type="dxa"/>
          </w:tcPr>
          <w:p w:rsidR="00915C1D" w:rsidRPr="00915C1D" w:rsidRDefault="005316B3" w:rsidP="006F602A">
            <w:pPr>
              <w:jc w:val="center"/>
              <w:rPr>
                <w:rFonts w:eastAsia="Times New Roman"/>
                <w:b/>
                <w:lang w:eastAsia="zh-CN"/>
              </w:rPr>
            </w:pPr>
            <w:r>
              <w:rPr>
                <w:rFonts w:eastAsia="Times New Roman"/>
                <w:b/>
                <w:lang w:eastAsia="zh-CN"/>
              </w:rPr>
              <w:t>Computation on Host</w:t>
            </w:r>
          </w:p>
        </w:tc>
        <w:tc>
          <w:tcPr>
            <w:tcW w:w="1710" w:type="dxa"/>
          </w:tcPr>
          <w:p w:rsidR="00915C1D" w:rsidRPr="00915C1D" w:rsidRDefault="00915C1D" w:rsidP="005316B3">
            <w:pPr>
              <w:jc w:val="center"/>
              <w:rPr>
                <w:rFonts w:eastAsia="Times New Roman"/>
                <w:b/>
                <w:lang w:eastAsia="zh-CN"/>
              </w:rPr>
            </w:pPr>
            <w:r w:rsidRPr="00915C1D">
              <w:rPr>
                <w:rFonts w:eastAsia="Times New Roman"/>
                <w:b/>
                <w:lang w:eastAsia="zh-CN"/>
              </w:rPr>
              <w:t xml:space="preserve">PIM </w:t>
            </w:r>
            <w:proofErr w:type="spellStart"/>
            <w:r w:rsidR="005316B3">
              <w:rPr>
                <w:rFonts w:eastAsia="Times New Roman"/>
                <w:b/>
                <w:lang w:eastAsia="zh-CN"/>
              </w:rPr>
              <w:t>C</w:t>
            </w:r>
            <w:r w:rsidR="005316B3" w:rsidRPr="00915C1D">
              <w:rPr>
                <w:rFonts w:eastAsia="Times New Roman"/>
                <w:b/>
                <w:lang w:eastAsia="zh-CN"/>
              </w:rPr>
              <w:t>onfig</w:t>
            </w:r>
            <w:proofErr w:type="spellEnd"/>
            <w:r w:rsidRPr="00915C1D">
              <w:rPr>
                <w:rFonts w:eastAsia="Times New Roman"/>
                <w:b/>
                <w:lang w:eastAsia="zh-CN"/>
              </w:rPr>
              <w:t>. 1</w:t>
            </w:r>
          </w:p>
        </w:tc>
        <w:tc>
          <w:tcPr>
            <w:tcW w:w="1728" w:type="dxa"/>
          </w:tcPr>
          <w:p w:rsidR="00915C1D" w:rsidRPr="00915C1D" w:rsidRDefault="00915C1D" w:rsidP="005316B3">
            <w:pPr>
              <w:jc w:val="center"/>
              <w:rPr>
                <w:rFonts w:eastAsia="Times New Roman"/>
                <w:b/>
                <w:lang w:eastAsia="zh-CN"/>
              </w:rPr>
            </w:pPr>
            <w:r w:rsidRPr="00915C1D">
              <w:rPr>
                <w:rFonts w:eastAsia="Times New Roman"/>
                <w:b/>
                <w:lang w:eastAsia="zh-CN"/>
              </w:rPr>
              <w:t xml:space="preserve">PIM </w:t>
            </w:r>
            <w:proofErr w:type="spellStart"/>
            <w:r w:rsidR="005316B3">
              <w:rPr>
                <w:rFonts w:eastAsia="Times New Roman"/>
                <w:b/>
                <w:lang w:eastAsia="zh-CN"/>
              </w:rPr>
              <w:t>C</w:t>
            </w:r>
            <w:r w:rsidR="005316B3" w:rsidRPr="00915C1D">
              <w:rPr>
                <w:rFonts w:eastAsia="Times New Roman"/>
                <w:b/>
                <w:lang w:eastAsia="zh-CN"/>
              </w:rPr>
              <w:t>onfig</w:t>
            </w:r>
            <w:proofErr w:type="spellEnd"/>
            <w:r w:rsidRPr="00915C1D">
              <w:rPr>
                <w:rFonts w:eastAsia="Times New Roman"/>
                <w:b/>
                <w:lang w:eastAsia="zh-CN"/>
              </w:rPr>
              <w:t>. 2</w:t>
            </w:r>
          </w:p>
        </w:tc>
      </w:tr>
      <w:tr w:rsidR="005316B3" w:rsidTr="005316B3">
        <w:trPr>
          <w:jc w:val="center"/>
        </w:trPr>
        <w:tc>
          <w:tcPr>
            <w:tcW w:w="3528" w:type="dxa"/>
          </w:tcPr>
          <w:p w:rsidR="00915C1D" w:rsidRDefault="00915C1D" w:rsidP="006F602A">
            <w:pPr>
              <w:rPr>
                <w:rFonts w:eastAsia="Times New Roman"/>
                <w:lang w:eastAsia="zh-CN"/>
              </w:rPr>
            </w:pPr>
            <w:r>
              <w:rPr>
                <w:rFonts w:eastAsia="Times New Roman"/>
                <w:lang w:eastAsia="zh-CN"/>
              </w:rPr>
              <w:t>Normalized FLOPs used</w:t>
            </w:r>
          </w:p>
        </w:tc>
        <w:tc>
          <w:tcPr>
            <w:tcW w:w="2610" w:type="dxa"/>
          </w:tcPr>
          <w:p w:rsidR="00915C1D" w:rsidRDefault="00915C1D" w:rsidP="006F602A">
            <w:pPr>
              <w:jc w:val="center"/>
              <w:rPr>
                <w:rFonts w:eastAsia="Times New Roman"/>
                <w:lang w:eastAsia="zh-CN"/>
              </w:rPr>
            </w:pPr>
            <w:r>
              <w:rPr>
                <w:rFonts w:eastAsia="Times New Roman"/>
                <w:lang w:eastAsia="zh-CN"/>
              </w:rPr>
              <w:t>1</w:t>
            </w:r>
          </w:p>
        </w:tc>
        <w:tc>
          <w:tcPr>
            <w:tcW w:w="3438" w:type="dxa"/>
            <w:gridSpan w:val="2"/>
          </w:tcPr>
          <w:p w:rsidR="00915C1D" w:rsidRDefault="00915C1D" w:rsidP="006F602A">
            <w:pPr>
              <w:jc w:val="center"/>
              <w:rPr>
                <w:rFonts w:eastAsia="Times New Roman"/>
                <w:lang w:eastAsia="zh-CN"/>
              </w:rPr>
            </w:pPr>
            <w:r>
              <w:rPr>
                <w:rFonts w:eastAsia="Times New Roman"/>
                <w:lang w:eastAsia="zh-CN"/>
              </w:rPr>
              <w:t>0.27</w:t>
            </w:r>
          </w:p>
        </w:tc>
      </w:tr>
      <w:tr w:rsidR="005316B3" w:rsidTr="005316B3">
        <w:trPr>
          <w:jc w:val="center"/>
        </w:trPr>
        <w:tc>
          <w:tcPr>
            <w:tcW w:w="3528" w:type="dxa"/>
          </w:tcPr>
          <w:p w:rsidR="00915C1D" w:rsidRDefault="00915C1D" w:rsidP="006F602A">
            <w:pPr>
              <w:rPr>
                <w:rFonts w:eastAsia="Times New Roman"/>
                <w:lang w:eastAsia="zh-CN"/>
              </w:rPr>
            </w:pPr>
            <w:r>
              <w:rPr>
                <w:rFonts w:eastAsia="Times New Roman"/>
                <w:lang w:eastAsia="zh-CN"/>
              </w:rPr>
              <w:t>Normalized memory bandwidth</w:t>
            </w:r>
          </w:p>
        </w:tc>
        <w:tc>
          <w:tcPr>
            <w:tcW w:w="2610" w:type="dxa"/>
          </w:tcPr>
          <w:p w:rsidR="00915C1D" w:rsidRDefault="00915C1D" w:rsidP="006F602A">
            <w:pPr>
              <w:jc w:val="center"/>
              <w:rPr>
                <w:rFonts w:eastAsia="Times New Roman"/>
                <w:lang w:eastAsia="zh-CN"/>
              </w:rPr>
            </w:pPr>
            <w:r>
              <w:rPr>
                <w:rFonts w:eastAsia="Times New Roman"/>
                <w:lang w:eastAsia="zh-CN"/>
              </w:rPr>
              <w:t>1</w:t>
            </w:r>
          </w:p>
        </w:tc>
        <w:tc>
          <w:tcPr>
            <w:tcW w:w="1710" w:type="dxa"/>
          </w:tcPr>
          <w:p w:rsidR="00915C1D" w:rsidRDefault="00915C1D" w:rsidP="006F602A">
            <w:pPr>
              <w:jc w:val="center"/>
              <w:rPr>
                <w:rFonts w:eastAsia="Times New Roman"/>
                <w:lang w:eastAsia="zh-CN"/>
              </w:rPr>
            </w:pPr>
            <w:r>
              <w:rPr>
                <w:rFonts w:eastAsia="Times New Roman"/>
                <w:lang w:eastAsia="zh-CN"/>
              </w:rPr>
              <w:t>2</w:t>
            </w:r>
          </w:p>
        </w:tc>
        <w:tc>
          <w:tcPr>
            <w:tcW w:w="1728" w:type="dxa"/>
          </w:tcPr>
          <w:p w:rsidR="00915C1D" w:rsidRDefault="00915C1D" w:rsidP="006F602A">
            <w:pPr>
              <w:jc w:val="center"/>
              <w:rPr>
                <w:rFonts w:eastAsia="Times New Roman"/>
                <w:lang w:eastAsia="zh-CN"/>
              </w:rPr>
            </w:pPr>
            <w:r>
              <w:rPr>
                <w:rFonts w:eastAsia="Times New Roman"/>
                <w:lang w:eastAsia="zh-CN"/>
              </w:rPr>
              <w:t>4</w:t>
            </w:r>
          </w:p>
        </w:tc>
      </w:tr>
      <w:tr w:rsidR="005316B3" w:rsidTr="005316B3">
        <w:trPr>
          <w:jc w:val="center"/>
        </w:trPr>
        <w:tc>
          <w:tcPr>
            <w:tcW w:w="3528" w:type="dxa"/>
          </w:tcPr>
          <w:p w:rsidR="00915C1D" w:rsidRDefault="00915C1D" w:rsidP="006F602A">
            <w:pPr>
              <w:rPr>
                <w:rFonts w:eastAsia="Times New Roman"/>
                <w:lang w:eastAsia="zh-CN"/>
              </w:rPr>
            </w:pPr>
            <w:r>
              <w:rPr>
                <w:rFonts w:eastAsia="Times New Roman"/>
                <w:lang w:eastAsia="zh-CN"/>
              </w:rPr>
              <w:t>Normalized execution time</w:t>
            </w:r>
          </w:p>
        </w:tc>
        <w:tc>
          <w:tcPr>
            <w:tcW w:w="2610" w:type="dxa"/>
          </w:tcPr>
          <w:p w:rsidR="00915C1D" w:rsidRDefault="00915C1D" w:rsidP="006F602A">
            <w:pPr>
              <w:jc w:val="center"/>
              <w:rPr>
                <w:rFonts w:eastAsia="Times New Roman"/>
                <w:lang w:eastAsia="zh-CN"/>
              </w:rPr>
            </w:pPr>
            <w:r>
              <w:rPr>
                <w:rFonts w:eastAsia="Times New Roman"/>
                <w:lang w:eastAsia="zh-CN"/>
              </w:rPr>
              <w:t>1</w:t>
            </w:r>
          </w:p>
        </w:tc>
        <w:tc>
          <w:tcPr>
            <w:tcW w:w="1710" w:type="dxa"/>
          </w:tcPr>
          <w:p w:rsidR="00915C1D" w:rsidRDefault="00915C1D" w:rsidP="006F602A">
            <w:pPr>
              <w:jc w:val="center"/>
              <w:rPr>
                <w:rFonts w:eastAsia="Times New Roman"/>
                <w:lang w:eastAsia="zh-CN"/>
              </w:rPr>
            </w:pPr>
            <w:r>
              <w:rPr>
                <w:rFonts w:eastAsia="Times New Roman"/>
                <w:lang w:eastAsia="zh-CN"/>
              </w:rPr>
              <w:t>0.51</w:t>
            </w:r>
          </w:p>
        </w:tc>
        <w:tc>
          <w:tcPr>
            <w:tcW w:w="1728" w:type="dxa"/>
          </w:tcPr>
          <w:p w:rsidR="00EA5980" w:rsidRDefault="00915C1D" w:rsidP="00EA5980">
            <w:pPr>
              <w:keepNext/>
              <w:jc w:val="center"/>
              <w:rPr>
                <w:rFonts w:eastAsia="Times New Roman"/>
                <w:lang w:eastAsia="zh-CN"/>
              </w:rPr>
            </w:pPr>
            <w:r>
              <w:rPr>
                <w:rFonts w:eastAsia="Times New Roman"/>
                <w:lang w:eastAsia="zh-CN"/>
              </w:rPr>
              <w:t>0.26</w:t>
            </w:r>
          </w:p>
        </w:tc>
      </w:tr>
    </w:tbl>
    <w:p w:rsidR="00F41E81" w:rsidRDefault="00F41E81" w:rsidP="006F602A">
      <w:bookmarkStart w:id="770" w:name="_Ref356397657"/>
    </w:p>
    <w:bookmarkEnd w:id="770"/>
    <w:p w:rsidR="00915C1D" w:rsidRDefault="00915C1D" w:rsidP="006F602A">
      <w:r>
        <w:rPr>
          <w:rFonts w:eastAsia="Times New Roman"/>
          <w:lang w:eastAsia="zh-CN"/>
        </w:rPr>
        <w:t>While PIM-based execution can also yield energy benefits as well as performance improvements, our evaluation infrastructure currently does not incorporate energy models. We envision the inclusion of energy modeling capabilities in a future release of the tools</w:t>
      </w:r>
      <w:proofErr w:type="gramStart"/>
      <w:r>
        <w:rPr>
          <w:rFonts w:eastAsia="Times New Roman"/>
          <w:lang w:eastAsia="zh-CN"/>
        </w:rPr>
        <w:t>.</w:t>
      </w:r>
      <w:r w:rsidR="0088551D" w:rsidRPr="00A60AE5">
        <w:rPr>
          <w:rFonts w:ascii="Calibri" w:eastAsia="Times New Roman" w:hAnsi="Calibri" w:cs="Calibri"/>
          <w:b/>
          <w:color w:val="C00000"/>
          <w:vertAlign w:val="superscript"/>
          <w:lang w:eastAsia="en-US"/>
        </w:rPr>
        <w:t>[</w:t>
      </w:r>
      <w:proofErr w:type="gramEnd"/>
      <w:r w:rsidR="0088551D" w:rsidRPr="00A60AE5">
        <w:rPr>
          <w:rFonts w:ascii="Calibri" w:eastAsia="Times New Roman" w:hAnsi="Calibri" w:cs="Calibri"/>
          <w:b/>
          <w:color w:val="C00000"/>
          <w:vertAlign w:val="superscript"/>
          <w:lang w:eastAsia="en-US"/>
        </w:rPr>
        <w:t>*]</w:t>
      </w:r>
    </w:p>
    <w:p w:rsidR="00915C1D" w:rsidDel="00C91EA6" w:rsidRDefault="00915C1D" w:rsidP="00915C1D">
      <w:pPr>
        <w:pStyle w:val="Heading2"/>
        <w:rPr>
          <w:del w:id="771" w:author="Nuwan Jayasena" w:date="2013-06-18T09:14:00Z"/>
        </w:rPr>
      </w:pPr>
      <w:del w:id="772" w:author="Nuwan Jayasena" w:date="2013-06-18T09:14:00Z">
        <w:r w:rsidDel="00C91EA6">
          <w:delText>MiniFE</w:delText>
        </w:r>
      </w:del>
    </w:p>
    <w:p w:rsidR="00915C1D" w:rsidDel="00C91EA6" w:rsidRDefault="00915C1D" w:rsidP="006F602A">
      <w:pPr>
        <w:rPr>
          <w:del w:id="773" w:author="Nuwan Jayasena" w:date="2013-06-18T09:14:00Z"/>
        </w:rPr>
      </w:pPr>
      <w:del w:id="774" w:author="Nuwan Jayasena" w:date="2013-06-18T09:14:00Z">
        <w:r w:rsidDel="00C91EA6">
          <w:delText xml:space="preserve">The </w:delText>
        </w:r>
        <w:r w:rsidRPr="00245E15" w:rsidDel="00C91EA6">
          <w:delText>Mantevo Project</w:delText>
        </w:r>
        <w:r w:rsidDel="00C91EA6">
          <w:delText xml:space="preserve"> </w:delText>
        </w:r>
        <w:r w:rsidR="00A141B1" w:rsidDel="00C91EA6">
          <w:fldChar w:fldCharType="begin"/>
        </w:r>
        <w:r w:rsidR="00A141B1" w:rsidDel="00C91EA6">
          <w:delInstrText xml:space="preserve"> REF _Ref356208190 \r \h  \* MERGEFORMAT </w:delInstrText>
        </w:r>
        <w:r w:rsidR="00A141B1" w:rsidDel="00C91EA6">
          <w:fldChar w:fldCharType="separate"/>
        </w:r>
        <w:r w:rsidR="003E63FE" w:rsidDel="00C91EA6">
          <w:delText>[29]</w:delText>
        </w:r>
        <w:r w:rsidR="00A141B1" w:rsidDel="00C91EA6">
          <w:fldChar w:fldCharType="end"/>
        </w:r>
        <w:r w:rsidDel="00C91EA6">
          <w:delText xml:space="preserve"> provides </w:delText>
        </w:r>
        <w:r w:rsidRPr="00245E15" w:rsidDel="00C91EA6">
          <w:delText xml:space="preserve">a collection of mini-applications designed to mimic the core functionality </w:delText>
        </w:r>
        <w:r w:rsidDel="00C91EA6">
          <w:delText xml:space="preserve">and characteristics </w:delText>
        </w:r>
        <w:r w:rsidRPr="00245E15" w:rsidDel="00C91EA6">
          <w:delText>of widely used high-performance computing (HPC) algorithms.</w:delText>
        </w:r>
        <w:r w:rsidDel="00C91EA6">
          <w:delText xml:space="preserve"> Among the proxy apps provided, we choose miniFE as our initial candidate for PIM research due to the presence of highly memory-bandwidth-limited portions within the core computation. This proxy application represents the </w:delText>
        </w:r>
        <w:r w:rsidRPr="00245E15" w:rsidDel="00C91EA6">
          <w:delText xml:space="preserve">characteristics of </w:delText>
        </w:r>
        <w:r w:rsidDel="00C91EA6">
          <w:delText xml:space="preserve">much </w:delText>
        </w:r>
        <w:r w:rsidRPr="00245E15" w:rsidDel="00C91EA6">
          <w:delText xml:space="preserve">larger </w:delText>
        </w:r>
        <w:r w:rsidDel="00C91EA6">
          <w:delText xml:space="preserve">full-scale </w:delText>
        </w:r>
        <w:r w:rsidRPr="00245E15" w:rsidDel="00C91EA6">
          <w:delText>simulators modeling fluid and structural dynamics.</w:delText>
        </w:r>
        <w:r w:rsidDel="00C91EA6">
          <w:delText xml:space="preserve"> </w:delText>
        </w:r>
      </w:del>
    </w:p>
    <w:p w:rsidR="00915C1D" w:rsidDel="00C91EA6" w:rsidRDefault="00915C1D" w:rsidP="006F602A">
      <w:pPr>
        <w:rPr>
          <w:del w:id="775" w:author="Nuwan Jayasena" w:date="2013-06-18T09:14:00Z"/>
        </w:rPr>
      </w:pPr>
    </w:p>
    <w:p w:rsidR="00915C1D" w:rsidDel="00C91EA6" w:rsidRDefault="00915C1D" w:rsidP="006F602A">
      <w:pPr>
        <w:rPr>
          <w:del w:id="776" w:author="Nuwan Jayasena" w:date="2013-06-18T09:14:00Z"/>
        </w:rPr>
      </w:pPr>
      <w:del w:id="777" w:author="Nuwan Jayasena" w:date="2013-06-18T09:14:00Z">
        <w:r w:rsidDel="00C91EA6">
          <w:delText xml:space="preserve">The miniFE app contains finite element </w:delText>
        </w:r>
        <w:r w:rsidR="0049381E" w:rsidDel="00C91EA6">
          <w:delText xml:space="preserve">(FE) </w:delText>
        </w:r>
        <w:r w:rsidDel="00C91EA6">
          <w:delText>data generation, assembly</w:delText>
        </w:r>
        <w:r w:rsidR="00FA501D" w:rsidDel="00C91EA6">
          <w:delText>,</w:delText>
        </w:r>
        <w:r w:rsidDel="00C91EA6">
          <w:delText xml:space="preserve"> and searching for </w:delText>
        </w:r>
        <w:r w:rsidR="00FA501D" w:rsidDel="00C91EA6">
          <w:delText xml:space="preserve">a </w:delText>
        </w:r>
        <w:r w:rsidDel="00C91EA6">
          <w:delText>minimization solution in a three</w:delText>
        </w:r>
        <w:r w:rsidR="00FA501D" w:rsidDel="00C91EA6">
          <w:delText>-</w:delText>
        </w:r>
        <w:r w:rsidDel="00C91EA6">
          <w:delText xml:space="preserve">dimensional domain modeled by hexahedral elements. This search domain is decomposed using recursive coordinate bisection for parallelization, load and communication balance; the solution is derived from </w:delText>
        </w:r>
        <w:r w:rsidR="00FA501D" w:rsidDel="00C91EA6">
          <w:delText xml:space="preserve">an iterative </w:delText>
        </w:r>
        <w:r w:rsidDel="00C91EA6">
          <w:delText xml:space="preserve">conjugate gradient </w:delText>
        </w:r>
        <w:r w:rsidR="007C656C" w:rsidDel="00C91EA6">
          <w:delText xml:space="preserve">(CG) </w:delText>
        </w:r>
        <w:r w:rsidDel="00C91EA6">
          <w:delText>solver with sparse matrix and vector multiplication</w:delText>
        </w:r>
        <w:r w:rsidR="00FA501D" w:rsidDel="00C91EA6">
          <w:delText>s</w:delText>
        </w:r>
        <w:r w:rsidDel="00C91EA6">
          <w:delText xml:space="preserve"> as the dominating procedure</w:delText>
        </w:r>
        <w:r w:rsidR="00FA501D" w:rsidDel="00C91EA6">
          <w:delText>s</w:delText>
        </w:r>
        <w:r w:rsidDel="00C91EA6">
          <w:delText xml:space="preserve">. </w:delText>
        </w:r>
        <w:r w:rsidR="007C656C" w:rsidDel="00C91EA6">
          <w:delText>T</w:delText>
        </w:r>
        <w:r w:rsidDel="00C91EA6">
          <w:delText>he sparse matri</w:delText>
        </w:r>
        <w:r w:rsidR="000C2A2E" w:rsidDel="00C91EA6">
          <w:delText>c</w:delText>
        </w:r>
        <w:r w:rsidDel="00C91EA6">
          <w:delText xml:space="preserve">es are stored in compressed row format.  </w:delText>
        </w:r>
      </w:del>
    </w:p>
    <w:p w:rsidR="00915C1D" w:rsidDel="00C91EA6" w:rsidRDefault="00915C1D" w:rsidP="00915C1D">
      <w:pPr>
        <w:rPr>
          <w:del w:id="778" w:author="Nuwan Jayasena" w:date="2013-06-18T09:14:00Z"/>
        </w:rPr>
      </w:pPr>
    </w:p>
    <w:p w:rsidR="00731FAA" w:rsidDel="00C91EA6" w:rsidRDefault="00915C1D" w:rsidP="00915C1D">
      <w:pPr>
        <w:rPr>
          <w:del w:id="779" w:author="Nuwan Jayasena" w:date="2013-06-18T09:14:00Z"/>
        </w:rPr>
      </w:pPr>
      <w:del w:id="780" w:author="Nuwan Jayasena" w:date="2013-06-18T09:14:00Z">
        <w:r w:rsidDel="00C91EA6">
          <w:delText xml:space="preserve">The baseline version of miniFE used in this study is </w:delText>
        </w:r>
        <w:r w:rsidR="007C656C" w:rsidDel="00C91EA6">
          <w:delText xml:space="preserve">a slightly modified version of the </w:delText>
        </w:r>
        <w:r w:rsidDel="00C91EA6">
          <w:delText xml:space="preserve">OpenCL implementation submitted by the AMD Proxy Applications team for </w:delText>
        </w:r>
        <w:r w:rsidR="00013365" w:rsidDel="00C91EA6">
          <w:delText xml:space="preserve">the P1 </w:delText>
        </w:r>
        <w:r w:rsidDel="00C91EA6">
          <w:delText xml:space="preserve">Milestone in Dec 2012. For further details, we refer </w:delText>
        </w:r>
        <w:r w:rsidR="00013365" w:rsidDel="00C91EA6">
          <w:delText xml:space="preserve">the reader </w:delText>
        </w:r>
        <w:r w:rsidDel="00C91EA6">
          <w:delText xml:space="preserve">to the </w:delText>
        </w:r>
        <w:r w:rsidRPr="00915C1D" w:rsidDel="00C91EA6">
          <w:rPr>
            <w:i/>
          </w:rPr>
          <w:delText>Exascale FastFoward Proxy App</w:delText>
        </w:r>
        <w:r w:rsidR="000C454E" w:rsidDel="00C91EA6">
          <w:rPr>
            <w:i/>
          </w:rPr>
          <w:delText>lication</w:delText>
        </w:r>
        <w:r w:rsidRPr="00915C1D" w:rsidDel="00C91EA6">
          <w:rPr>
            <w:i/>
          </w:rPr>
          <w:delText xml:space="preserve"> Characterization Report</w:delText>
        </w:r>
        <w:r w:rsidR="00731FAA" w:rsidDel="00C91EA6">
          <w:delText xml:space="preserve">.  </w:delText>
        </w:r>
      </w:del>
    </w:p>
    <w:p w:rsidR="00915C1D" w:rsidDel="00C91EA6" w:rsidRDefault="00915C1D" w:rsidP="00915C1D">
      <w:pPr>
        <w:pStyle w:val="Heading3"/>
        <w:rPr>
          <w:del w:id="781" w:author="Nuwan Jayasena" w:date="2013-06-18T09:14:00Z"/>
        </w:rPr>
      </w:pPr>
      <w:del w:id="782" w:author="Nuwan Jayasena" w:date="2013-06-18T09:14:00Z">
        <w:r w:rsidDel="00C91EA6">
          <w:delText>Kernels</w:delText>
        </w:r>
      </w:del>
    </w:p>
    <w:p w:rsidR="00E27978" w:rsidDel="00C91EA6" w:rsidRDefault="00E27978" w:rsidP="00E27978">
      <w:pPr>
        <w:rPr>
          <w:del w:id="783" w:author="Nuwan Jayasena" w:date="2013-06-18T09:14:00Z"/>
        </w:rPr>
      </w:pPr>
      <w:del w:id="784" w:author="Nuwan Jayasena" w:date="2013-06-18T09:14:00Z">
        <w:r w:rsidDel="00C91EA6">
          <w:delText>The compute steps in miniFE include: c</w:delText>
        </w:r>
        <w:r w:rsidRPr="00192604" w:rsidDel="00C91EA6">
          <w:delText>omput</w:delText>
        </w:r>
        <w:r w:rsidDel="00C91EA6">
          <w:delText>ing</w:delText>
        </w:r>
        <w:r w:rsidRPr="00192604" w:rsidDel="00C91EA6">
          <w:delText xml:space="preserve"> each </w:delText>
        </w:r>
        <w:r w:rsidDel="00C91EA6">
          <w:delText xml:space="preserve">FE </w:delText>
        </w:r>
        <w:r w:rsidRPr="00192604" w:rsidDel="00C91EA6">
          <w:delText>matrix</w:delText>
        </w:r>
        <w:r w:rsidDel="00C91EA6">
          <w:delText xml:space="preserve">, assembling FE data, imposing the </w:delText>
        </w:r>
        <w:r w:rsidRPr="00192604" w:rsidDel="00C91EA6">
          <w:delText>Dirichlet boundary condition</w:delText>
        </w:r>
        <w:r w:rsidDel="00C91EA6">
          <w:delText>, performing the CG</w:delText>
        </w:r>
        <w:r w:rsidRPr="00192604" w:rsidDel="00C91EA6">
          <w:delText xml:space="preserve"> solve of </w:delText>
        </w:r>
        <w:r w:rsidDel="00C91EA6">
          <w:delText xml:space="preserve">the </w:delText>
        </w:r>
        <w:r w:rsidRPr="00192604" w:rsidDel="00C91EA6">
          <w:delText>global matrix</w:delText>
        </w:r>
        <w:r w:rsidDel="00C91EA6">
          <w:delText>, and</w:delText>
        </w:r>
        <w:r w:rsidRPr="00192604" w:rsidDel="00C91EA6">
          <w:delText xml:space="preserve"> </w:delText>
        </w:r>
        <w:r w:rsidDel="00C91EA6">
          <w:delText xml:space="preserve">the computing the </w:delText>
        </w:r>
        <w:r w:rsidRPr="00192604" w:rsidDel="00C91EA6">
          <w:delText>residual</w:delText>
        </w:r>
        <w:r w:rsidDel="00C91EA6">
          <w:delText>. The dominant computational segment is the CG iterative solver, consisting of sparse matrix and vector multiplication, dot product of vectors, and weighted sums of vectors, with the first component accounting for the majority of the execution time.</w:delText>
        </w:r>
      </w:del>
    </w:p>
    <w:p w:rsidR="00E27978" w:rsidDel="00C91EA6" w:rsidRDefault="00E27978" w:rsidP="00E27978">
      <w:pPr>
        <w:rPr>
          <w:del w:id="785" w:author="Nuwan Jayasena" w:date="2013-06-18T09:14:00Z"/>
        </w:rPr>
      </w:pPr>
      <w:del w:id="786" w:author="Nuwan Jayasena" w:date="2013-06-18T09:14:00Z">
        <w:r w:rsidDel="00C91EA6">
          <w:delText xml:space="preserve"> </w:delText>
        </w:r>
      </w:del>
    </w:p>
    <w:p w:rsidR="007C656C" w:rsidDel="00C91EA6" w:rsidRDefault="007C656C" w:rsidP="00915C1D">
      <w:pPr>
        <w:rPr>
          <w:del w:id="787" w:author="Nuwan Jayasena" w:date="2013-06-18T09:14:00Z"/>
        </w:rPr>
      </w:pPr>
      <w:del w:id="788" w:author="Nuwan Jayasena" w:date="2013-06-18T09:14:00Z">
        <w:r w:rsidDel="00C91EA6">
          <w:delText xml:space="preserve">The CG solver </w:delText>
        </w:r>
        <w:r w:rsidR="00AF2FED" w:rsidDel="00C91EA6">
          <w:delText xml:space="preserve">portion of the miniFE implementation used for this study consists of three </w:delText>
        </w:r>
        <w:r w:rsidR="003A05AA" w:rsidDel="00C91EA6">
          <w:delText xml:space="preserve">OpenCL </w:delText>
        </w:r>
        <w:r w:rsidR="00AF2FED" w:rsidDel="00C91EA6">
          <w:delText>kernels:</w:delText>
        </w:r>
      </w:del>
    </w:p>
    <w:p w:rsidR="00EA5980" w:rsidDel="00C91EA6" w:rsidRDefault="00272C02" w:rsidP="00EA5980">
      <w:pPr>
        <w:pStyle w:val="ListParagraph"/>
        <w:numPr>
          <w:ilvl w:val="0"/>
          <w:numId w:val="39"/>
        </w:numPr>
        <w:rPr>
          <w:del w:id="789" w:author="Nuwan Jayasena" w:date="2013-06-18T09:14:00Z"/>
        </w:rPr>
      </w:pPr>
      <w:del w:id="790" w:author="Nuwan Jayasena" w:date="2013-06-18T09:14:00Z">
        <w:r w:rsidDel="00C91EA6">
          <w:delText>Weighted sum of vectors</w:delText>
        </w:r>
        <w:r w:rsidR="00AF2FED" w:rsidDel="00C91EA6">
          <w:delText xml:space="preserve"> (</w:delText>
        </w:r>
        <w:r w:rsidR="00AF2FED" w:rsidDel="00C91EA6">
          <w:rPr>
            <w:i/>
          </w:rPr>
          <w:delText>waxpby</w:delText>
        </w:r>
        <w:r w:rsidR="00AF2FED" w:rsidDel="00C91EA6">
          <w:delText>)</w:delText>
        </w:r>
      </w:del>
    </w:p>
    <w:p w:rsidR="00EA5980" w:rsidDel="00C91EA6" w:rsidRDefault="00AF2FED" w:rsidP="00EA5980">
      <w:pPr>
        <w:pStyle w:val="ListParagraph"/>
        <w:numPr>
          <w:ilvl w:val="0"/>
          <w:numId w:val="39"/>
        </w:numPr>
        <w:rPr>
          <w:del w:id="791" w:author="Nuwan Jayasena" w:date="2013-06-18T09:14:00Z"/>
        </w:rPr>
      </w:pPr>
      <w:del w:id="792" w:author="Nuwan Jayasena" w:date="2013-06-18T09:14:00Z">
        <w:r w:rsidDel="00C91EA6">
          <w:delText>Sparse matrix-vector multiplication (</w:delText>
        </w:r>
        <w:r w:rsidDel="00C91EA6">
          <w:rPr>
            <w:i/>
          </w:rPr>
          <w:delText>matvec</w:delText>
        </w:r>
        <w:r w:rsidDel="00C91EA6">
          <w:delText>)</w:delText>
        </w:r>
      </w:del>
    </w:p>
    <w:p w:rsidR="00EA5980" w:rsidDel="00C91EA6" w:rsidRDefault="00AF2FED" w:rsidP="00EA5980">
      <w:pPr>
        <w:pStyle w:val="ListParagraph"/>
        <w:numPr>
          <w:ilvl w:val="0"/>
          <w:numId w:val="39"/>
        </w:numPr>
        <w:rPr>
          <w:del w:id="793" w:author="Nuwan Jayasena" w:date="2013-06-18T09:14:00Z"/>
        </w:rPr>
      </w:pPr>
      <w:del w:id="794" w:author="Nuwan Jayasena" w:date="2013-06-18T09:14:00Z">
        <w:r w:rsidDel="00C91EA6">
          <w:delText>Dot-product and reduction (</w:delText>
        </w:r>
        <w:r w:rsidDel="00C91EA6">
          <w:rPr>
            <w:i/>
          </w:rPr>
          <w:delText>dotprod</w:delText>
        </w:r>
        <w:r w:rsidDel="00C91EA6">
          <w:delText>)</w:delText>
        </w:r>
      </w:del>
    </w:p>
    <w:p w:rsidR="00AF2FED" w:rsidDel="00C91EA6" w:rsidRDefault="00AF2FED" w:rsidP="00AF2FED">
      <w:pPr>
        <w:rPr>
          <w:del w:id="795" w:author="Nuwan Jayasena" w:date="2013-06-18T09:14:00Z"/>
        </w:rPr>
      </w:pPr>
    </w:p>
    <w:p w:rsidR="00AF2FED" w:rsidRPr="009A03BC" w:rsidDel="00C91EA6" w:rsidRDefault="00A141B1" w:rsidP="00AF2FED">
      <w:pPr>
        <w:rPr>
          <w:del w:id="796" w:author="Nuwan Jayasena" w:date="2013-06-18T09:14:00Z"/>
        </w:rPr>
      </w:pPr>
      <w:del w:id="797" w:author="Nuwan Jayasena" w:date="2013-06-18T09:14:00Z">
        <w:r w:rsidDel="00C91EA6">
          <w:fldChar w:fldCharType="begin"/>
        </w:r>
        <w:r w:rsidR="009B5FFD" w:rsidDel="00C91EA6">
          <w:delInstrText xml:space="preserve"> REF _Ref357185924 \h </w:delInstrText>
        </w:r>
        <w:r w:rsidDel="00C91EA6">
          <w:fldChar w:fldCharType="separate"/>
        </w:r>
        <w:r w:rsidR="009B5FFD" w:rsidDel="00C91EA6">
          <w:delText xml:space="preserve">Table </w:delText>
        </w:r>
        <w:r w:rsidR="009B5FFD" w:rsidDel="00C91EA6">
          <w:rPr>
            <w:noProof/>
          </w:rPr>
          <w:delText>15</w:delText>
        </w:r>
        <w:r w:rsidDel="00C91EA6">
          <w:fldChar w:fldCharType="end"/>
        </w:r>
        <w:r w:rsidR="00AF2FED" w:rsidDel="00C91EA6">
          <w:delText xml:space="preserve"> provides a high-level characterization of these kernels based on the execution on an AMD </w:delText>
        </w:r>
        <w:r w:rsidR="009A03BC" w:rsidDel="00C91EA6">
          <w:delText>Radeon HD 7950</w:delText>
        </w:r>
        <w:r w:rsidR="00AF2FED" w:rsidDel="00C91EA6">
          <w:delText xml:space="preserve"> discrete GPU (see </w:delText>
        </w:r>
        <w:r w:rsidR="009A03BC" w:rsidDel="00C91EA6">
          <w:delText>S</w:delText>
        </w:r>
        <w:r w:rsidR="00AF2FED" w:rsidDel="00C91EA6">
          <w:delText xml:space="preserve">ection </w:delText>
        </w:r>
        <w:r w:rsidDel="00C91EA6">
          <w:fldChar w:fldCharType="begin"/>
        </w:r>
        <w:r w:rsidR="009A03BC" w:rsidDel="00C91EA6">
          <w:delInstrText xml:space="preserve"> REF _Ref357038392 \r \h </w:delInstrText>
        </w:r>
        <w:r w:rsidDel="00C91EA6">
          <w:fldChar w:fldCharType="separate"/>
        </w:r>
        <w:r w:rsidR="003E63FE" w:rsidDel="00C91EA6">
          <w:delText>7.2.3</w:delText>
        </w:r>
        <w:r w:rsidDel="00C91EA6">
          <w:fldChar w:fldCharType="end"/>
        </w:r>
        <w:r w:rsidR="00AF2FED" w:rsidDel="00C91EA6">
          <w:delText xml:space="preserve"> for </w:delText>
        </w:r>
        <w:r w:rsidR="003A05AA" w:rsidDel="00C91EA6">
          <w:delText xml:space="preserve">the </w:delText>
        </w:r>
        <w:r w:rsidR="00AF2FED" w:rsidDel="00C91EA6">
          <w:delText xml:space="preserve">detailed </w:delText>
        </w:r>
        <w:r w:rsidR="009A03BC" w:rsidDel="00C91EA6">
          <w:delText>system</w:delText>
        </w:r>
        <w:r w:rsidR="00AF2FED" w:rsidDel="00C91EA6">
          <w:delText xml:space="preserve"> configuration). </w:delText>
        </w:r>
        <w:r w:rsidR="00E27978" w:rsidDel="00C91EA6">
          <w:delText>T</w:delText>
        </w:r>
        <w:r w:rsidR="009A03BC" w:rsidDel="00C91EA6">
          <w:delText xml:space="preserve">he </w:delText>
        </w:r>
        <w:r w:rsidR="009A03BC" w:rsidDel="00C91EA6">
          <w:rPr>
            <w:i/>
          </w:rPr>
          <w:delText>matvec</w:delText>
        </w:r>
        <w:r w:rsidR="009A03BC" w:rsidDel="00C91EA6">
          <w:delText xml:space="preserve"> kernel clearly consumes the vast majority of the GPU computation time</w:delText>
        </w:r>
        <w:r w:rsidR="00E27978" w:rsidDel="00C91EA6">
          <w:delText xml:space="preserve"> and is extremely memory-bound as evidenced by the high memory bandwidth it sustains and the extremely low vector ALU utilization. The other two kernels also </w:delText>
        </w:r>
        <w:r w:rsidR="009A03BC" w:rsidDel="00C91EA6">
          <w:delText xml:space="preserve">sustain very high memory bandwidth rates and low ALU unit utilizations. </w:delText>
        </w:r>
        <w:r w:rsidR="00E27978" w:rsidDel="00C91EA6">
          <w:delText>These characteristics suggest miniFE is a suitable early candidate for the purpose of investigating the benefits of moving compute closer to where data resides.</w:delText>
        </w:r>
      </w:del>
    </w:p>
    <w:p w:rsidR="007C656C" w:rsidDel="00C91EA6" w:rsidRDefault="007C656C" w:rsidP="00915C1D">
      <w:pPr>
        <w:rPr>
          <w:del w:id="798" w:author="Nuwan Jayasena" w:date="2013-06-18T09:14:00Z"/>
        </w:rPr>
      </w:pPr>
    </w:p>
    <w:p w:rsidR="00D13F7F" w:rsidDel="00C91EA6" w:rsidRDefault="00D13F7F" w:rsidP="00D13F7F">
      <w:pPr>
        <w:pStyle w:val="Caption"/>
        <w:rPr>
          <w:del w:id="799" w:author="Nuwan Jayasena" w:date="2013-06-18T09:14:00Z"/>
        </w:rPr>
      </w:pPr>
      <w:bookmarkStart w:id="800" w:name="_Ref357185924"/>
      <w:del w:id="801" w:author="Nuwan Jayasena" w:date="2013-06-18T09:14:00Z">
        <w:r w:rsidDel="00C91EA6">
          <w:delText xml:space="preserve">Table </w:delText>
        </w:r>
        <w:r w:rsidR="00A141B1" w:rsidDel="00C91EA6">
          <w:fldChar w:fldCharType="begin"/>
        </w:r>
        <w:r w:rsidDel="00C91EA6">
          <w:delInstrText xml:space="preserve"> SEQ Table \* ARABIC </w:delInstrText>
        </w:r>
        <w:r w:rsidR="00A141B1" w:rsidDel="00C91EA6">
          <w:fldChar w:fldCharType="separate"/>
        </w:r>
        <w:r w:rsidR="003E63FE" w:rsidDel="00C91EA6">
          <w:rPr>
            <w:noProof/>
          </w:rPr>
          <w:delText>15</w:delText>
        </w:r>
        <w:r w:rsidR="00A141B1" w:rsidDel="00C91EA6">
          <w:fldChar w:fldCharType="end"/>
        </w:r>
        <w:bookmarkEnd w:id="800"/>
        <w:r w:rsidDel="00C91EA6">
          <w:delText xml:space="preserve">: </w:delText>
        </w:r>
        <w:r w:rsidRPr="004C144B" w:rsidDel="00C91EA6">
          <w:delText>miniFE kernel characterization</w:delText>
        </w:r>
      </w:del>
    </w:p>
    <w:tbl>
      <w:tblPr>
        <w:tblStyle w:val="TableGrid"/>
        <w:tblW w:w="0" w:type="auto"/>
        <w:tblLayout w:type="fixed"/>
        <w:tblLook w:val="04A0"/>
      </w:tblPr>
      <w:tblGrid>
        <w:gridCol w:w="1081"/>
        <w:gridCol w:w="1444"/>
        <w:gridCol w:w="1080"/>
        <w:gridCol w:w="900"/>
        <w:gridCol w:w="810"/>
        <w:gridCol w:w="1170"/>
        <w:gridCol w:w="1530"/>
        <w:gridCol w:w="1350"/>
      </w:tblGrid>
      <w:tr w:rsidR="00B92FB2" w:rsidDel="00C91EA6" w:rsidTr="00B92FB2">
        <w:trPr>
          <w:del w:id="802" w:author="Nuwan Jayasena" w:date="2013-06-18T09:14:00Z"/>
        </w:trPr>
        <w:tc>
          <w:tcPr>
            <w:tcW w:w="1081" w:type="dxa"/>
            <w:tcMar>
              <w:left w:w="0" w:type="dxa"/>
              <w:right w:w="0" w:type="dxa"/>
            </w:tcMar>
          </w:tcPr>
          <w:p w:rsidR="00EA5980" w:rsidRPr="00EA5980" w:rsidDel="00C91EA6" w:rsidRDefault="00EA5980" w:rsidP="00EA5980">
            <w:pPr>
              <w:jc w:val="center"/>
              <w:rPr>
                <w:del w:id="803" w:author="Nuwan Jayasena" w:date="2013-06-18T09:14:00Z"/>
                <w:b/>
              </w:rPr>
            </w:pPr>
            <w:del w:id="804" w:author="Nuwan Jayasena" w:date="2013-06-18T09:14:00Z">
              <w:r w:rsidRPr="00EA5980" w:rsidDel="00C91EA6">
                <w:rPr>
                  <w:b/>
                </w:rPr>
                <w:delText>Kernel</w:delText>
              </w:r>
            </w:del>
          </w:p>
        </w:tc>
        <w:tc>
          <w:tcPr>
            <w:tcW w:w="1444" w:type="dxa"/>
            <w:tcMar>
              <w:left w:w="0" w:type="dxa"/>
              <w:right w:w="0" w:type="dxa"/>
            </w:tcMar>
          </w:tcPr>
          <w:p w:rsidR="00EA5980" w:rsidRPr="00EA5980" w:rsidDel="00C91EA6" w:rsidRDefault="00EA5980" w:rsidP="00EA5980">
            <w:pPr>
              <w:jc w:val="center"/>
              <w:rPr>
                <w:del w:id="805" w:author="Nuwan Jayasena" w:date="2013-06-18T09:14:00Z"/>
                <w:b/>
              </w:rPr>
            </w:pPr>
            <w:del w:id="806" w:author="Nuwan Jayasena" w:date="2013-06-18T09:14:00Z">
              <w:r w:rsidRPr="00EA5980" w:rsidDel="00C91EA6">
                <w:rPr>
                  <w:b/>
                </w:rPr>
                <w:delText>Number of Invocations</w:delText>
              </w:r>
            </w:del>
          </w:p>
        </w:tc>
        <w:tc>
          <w:tcPr>
            <w:tcW w:w="1080" w:type="dxa"/>
            <w:tcMar>
              <w:left w:w="0" w:type="dxa"/>
              <w:right w:w="0" w:type="dxa"/>
            </w:tcMar>
          </w:tcPr>
          <w:p w:rsidR="00EA5980" w:rsidRPr="00EA5980" w:rsidDel="00C91EA6" w:rsidRDefault="00EA5980" w:rsidP="00EA5980">
            <w:pPr>
              <w:jc w:val="center"/>
              <w:rPr>
                <w:del w:id="807" w:author="Nuwan Jayasena" w:date="2013-06-18T09:14:00Z"/>
                <w:b/>
              </w:rPr>
            </w:pPr>
            <w:del w:id="808" w:author="Nuwan Jayasena" w:date="2013-06-18T09:14:00Z">
              <w:r w:rsidRPr="00EA5980" w:rsidDel="00C91EA6">
                <w:rPr>
                  <w:b/>
                </w:rPr>
                <w:delText>Total Time (ms)</w:delText>
              </w:r>
            </w:del>
          </w:p>
        </w:tc>
        <w:tc>
          <w:tcPr>
            <w:tcW w:w="900" w:type="dxa"/>
            <w:tcMar>
              <w:left w:w="0" w:type="dxa"/>
              <w:right w:w="0" w:type="dxa"/>
            </w:tcMar>
          </w:tcPr>
          <w:p w:rsidR="00EA5980" w:rsidRPr="00EA5980" w:rsidDel="00C91EA6" w:rsidRDefault="00EA5980" w:rsidP="00EA5980">
            <w:pPr>
              <w:jc w:val="center"/>
              <w:rPr>
                <w:del w:id="809" w:author="Nuwan Jayasena" w:date="2013-06-18T09:14:00Z"/>
                <w:b/>
              </w:rPr>
            </w:pPr>
            <w:del w:id="810" w:author="Nuwan Jayasena" w:date="2013-06-18T09:14:00Z">
              <w:r w:rsidRPr="00EA5980" w:rsidDel="00C91EA6">
                <w:rPr>
                  <w:b/>
                </w:rPr>
                <w:delText>Max Time (ms)</w:delText>
              </w:r>
            </w:del>
          </w:p>
        </w:tc>
        <w:tc>
          <w:tcPr>
            <w:tcW w:w="810" w:type="dxa"/>
            <w:tcMar>
              <w:left w:w="0" w:type="dxa"/>
              <w:right w:w="0" w:type="dxa"/>
            </w:tcMar>
          </w:tcPr>
          <w:p w:rsidR="00EA5980" w:rsidRPr="00EA5980" w:rsidDel="00C91EA6" w:rsidRDefault="00EA5980" w:rsidP="00EA5980">
            <w:pPr>
              <w:jc w:val="center"/>
              <w:rPr>
                <w:del w:id="811" w:author="Nuwan Jayasena" w:date="2013-06-18T09:14:00Z"/>
                <w:b/>
              </w:rPr>
            </w:pPr>
            <w:del w:id="812" w:author="Nuwan Jayasena" w:date="2013-06-18T09:14:00Z">
              <w:r w:rsidRPr="00EA5980" w:rsidDel="00C91EA6">
                <w:rPr>
                  <w:b/>
                </w:rPr>
                <w:delText>Min Time (ms)</w:delText>
              </w:r>
            </w:del>
          </w:p>
        </w:tc>
        <w:tc>
          <w:tcPr>
            <w:tcW w:w="1170" w:type="dxa"/>
            <w:tcMar>
              <w:left w:w="0" w:type="dxa"/>
              <w:right w:w="0" w:type="dxa"/>
            </w:tcMar>
          </w:tcPr>
          <w:p w:rsidR="00EA5980" w:rsidRPr="00EA5980" w:rsidDel="00C91EA6" w:rsidRDefault="00EA5980" w:rsidP="00EA5980">
            <w:pPr>
              <w:jc w:val="center"/>
              <w:rPr>
                <w:del w:id="813" w:author="Nuwan Jayasena" w:date="2013-06-18T09:14:00Z"/>
                <w:b/>
              </w:rPr>
            </w:pPr>
            <w:del w:id="814" w:author="Nuwan Jayasena" w:date="2013-06-18T09:14:00Z">
              <w:r w:rsidRPr="00EA5980" w:rsidDel="00C91EA6">
                <w:rPr>
                  <w:b/>
                </w:rPr>
                <w:delText>Total Mem</w:delText>
              </w:r>
              <w:r w:rsidR="00B92FB2" w:rsidDel="00C91EA6">
                <w:rPr>
                  <w:b/>
                </w:rPr>
                <w:delText>.</w:delText>
              </w:r>
              <w:r w:rsidRPr="00EA5980" w:rsidDel="00C91EA6">
                <w:rPr>
                  <w:b/>
                </w:rPr>
                <w:delText xml:space="preserve"> Data (GB)</w:delText>
              </w:r>
            </w:del>
          </w:p>
        </w:tc>
        <w:tc>
          <w:tcPr>
            <w:tcW w:w="1530" w:type="dxa"/>
            <w:tcMar>
              <w:left w:w="0" w:type="dxa"/>
              <w:right w:w="0" w:type="dxa"/>
            </w:tcMar>
          </w:tcPr>
          <w:p w:rsidR="00EA5980" w:rsidRPr="00EA5980" w:rsidDel="00C91EA6" w:rsidRDefault="00EA5980" w:rsidP="00EA5980">
            <w:pPr>
              <w:jc w:val="center"/>
              <w:rPr>
                <w:del w:id="815" w:author="Nuwan Jayasena" w:date="2013-06-18T09:14:00Z"/>
                <w:b/>
              </w:rPr>
            </w:pPr>
            <w:del w:id="816" w:author="Nuwan Jayasena" w:date="2013-06-18T09:14:00Z">
              <w:r w:rsidRPr="00EA5980" w:rsidDel="00C91EA6">
                <w:rPr>
                  <w:b/>
                </w:rPr>
                <w:delText>Av</w:delText>
              </w:r>
              <w:r w:rsidR="00B92FB2" w:rsidDel="00C91EA6">
                <w:rPr>
                  <w:b/>
                </w:rPr>
                <w:delText>g.</w:delText>
              </w:r>
              <w:r w:rsidRPr="00EA5980" w:rsidDel="00C91EA6">
                <w:rPr>
                  <w:b/>
                </w:rPr>
                <w:delText xml:space="preserve"> Mem</w:delText>
              </w:r>
              <w:r w:rsidR="00B92FB2" w:rsidDel="00C91EA6">
                <w:rPr>
                  <w:b/>
                </w:rPr>
                <w:delText>.</w:delText>
              </w:r>
              <w:r w:rsidRPr="00EA5980" w:rsidDel="00C91EA6">
                <w:rPr>
                  <w:b/>
                </w:rPr>
                <w:delText xml:space="preserve"> Bandwidth (GB/s)</w:delText>
              </w:r>
            </w:del>
          </w:p>
        </w:tc>
        <w:tc>
          <w:tcPr>
            <w:tcW w:w="1350" w:type="dxa"/>
            <w:tcMar>
              <w:left w:w="0" w:type="dxa"/>
              <w:right w:w="0" w:type="dxa"/>
            </w:tcMar>
          </w:tcPr>
          <w:p w:rsidR="00B92FB2" w:rsidRPr="00B92FB2" w:rsidDel="00C91EA6" w:rsidRDefault="00B92FB2" w:rsidP="00B92FB2">
            <w:pPr>
              <w:jc w:val="center"/>
              <w:rPr>
                <w:del w:id="817" w:author="Nuwan Jayasena" w:date="2013-06-18T09:14:00Z"/>
                <w:b/>
              </w:rPr>
            </w:pPr>
            <w:del w:id="818" w:author="Nuwan Jayasena" w:date="2013-06-18T09:14:00Z">
              <w:r w:rsidDel="00C91EA6">
                <w:rPr>
                  <w:b/>
                </w:rPr>
                <w:delText>Avg. Vec. ALU Busy</w:delText>
              </w:r>
              <w:r w:rsidR="009A03BC" w:rsidDel="00C91EA6">
                <w:rPr>
                  <w:rStyle w:val="FootnoteReference"/>
                  <w:b/>
                </w:rPr>
                <w:footnoteReference w:id="22"/>
              </w:r>
              <w:r w:rsidDel="00C91EA6">
                <w:rPr>
                  <w:b/>
                </w:rPr>
                <w:delText xml:space="preserve"> (%)</w:delText>
              </w:r>
            </w:del>
          </w:p>
        </w:tc>
      </w:tr>
      <w:tr w:rsidR="00B92FB2" w:rsidDel="00C91EA6" w:rsidTr="00B92FB2">
        <w:trPr>
          <w:del w:id="821" w:author="Nuwan Jayasena" w:date="2013-06-18T09:14:00Z"/>
        </w:trPr>
        <w:tc>
          <w:tcPr>
            <w:tcW w:w="1081" w:type="dxa"/>
          </w:tcPr>
          <w:p w:rsidR="00EA5980" w:rsidDel="00C91EA6" w:rsidRDefault="00B92FB2" w:rsidP="00EA5980">
            <w:pPr>
              <w:jc w:val="center"/>
              <w:rPr>
                <w:del w:id="822" w:author="Nuwan Jayasena" w:date="2013-06-18T09:14:00Z"/>
              </w:rPr>
            </w:pPr>
            <w:del w:id="823" w:author="Nuwan Jayasena" w:date="2013-06-18T09:14:00Z">
              <w:r w:rsidDel="00C91EA6">
                <w:delText>matvec</w:delText>
              </w:r>
            </w:del>
          </w:p>
        </w:tc>
        <w:tc>
          <w:tcPr>
            <w:tcW w:w="1444" w:type="dxa"/>
          </w:tcPr>
          <w:p w:rsidR="00EA5980" w:rsidDel="00C91EA6" w:rsidRDefault="00B92FB2" w:rsidP="00EA5980">
            <w:pPr>
              <w:jc w:val="center"/>
              <w:rPr>
                <w:del w:id="824" w:author="Nuwan Jayasena" w:date="2013-06-18T09:14:00Z"/>
              </w:rPr>
            </w:pPr>
            <w:del w:id="825" w:author="Nuwan Jayasena" w:date="2013-06-18T09:14:00Z">
              <w:r w:rsidDel="00C91EA6">
                <w:delText>101</w:delText>
              </w:r>
            </w:del>
          </w:p>
        </w:tc>
        <w:tc>
          <w:tcPr>
            <w:tcW w:w="1080" w:type="dxa"/>
          </w:tcPr>
          <w:p w:rsidR="00EA5980" w:rsidDel="00C91EA6" w:rsidRDefault="00B92FB2" w:rsidP="00EA5980">
            <w:pPr>
              <w:jc w:val="center"/>
              <w:rPr>
                <w:del w:id="826" w:author="Nuwan Jayasena" w:date="2013-06-18T09:14:00Z"/>
              </w:rPr>
            </w:pPr>
            <w:del w:id="827" w:author="Nuwan Jayasena" w:date="2013-06-18T09:14:00Z">
              <w:r w:rsidDel="00C91EA6">
                <w:delText>1553.40</w:delText>
              </w:r>
            </w:del>
          </w:p>
        </w:tc>
        <w:tc>
          <w:tcPr>
            <w:tcW w:w="900" w:type="dxa"/>
          </w:tcPr>
          <w:p w:rsidR="00EA5980" w:rsidDel="00C91EA6" w:rsidRDefault="00B92FB2" w:rsidP="00EA5980">
            <w:pPr>
              <w:jc w:val="center"/>
              <w:rPr>
                <w:del w:id="828" w:author="Nuwan Jayasena" w:date="2013-06-18T09:14:00Z"/>
              </w:rPr>
            </w:pPr>
            <w:del w:id="829" w:author="Nuwan Jayasena" w:date="2013-06-18T09:14:00Z">
              <w:r w:rsidDel="00C91EA6">
                <w:delText>17.53</w:delText>
              </w:r>
            </w:del>
          </w:p>
        </w:tc>
        <w:tc>
          <w:tcPr>
            <w:tcW w:w="810" w:type="dxa"/>
          </w:tcPr>
          <w:p w:rsidR="00EA5980" w:rsidDel="00C91EA6" w:rsidRDefault="00B92FB2" w:rsidP="00EA5980">
            <w:pPr>
              <w:jc w:val="center"/>
              <w:rPr>
                <w:del w:id="830" w:author="Nuwan Jayasena" w:date="2013-06-18T09:14:00Z"/>
              </w:rPr>
            </w:pPr>
            <w:del w:id="831" w:author="Nuwan Jayasena" w:date="2013-06-18T09:14:00Z">
              <w:r w:rsidDel="00C91EA6">
                <w:delText>15.23</w:delText>
              </w:r>
            </w:del>
          </w:p>
        </w:tc>
        <w:tc>
          <w:tcPr>
            <w:tcW w:w="1170" w:type="dxa"/>
          </w:tcPr>
          <w:p w:rsidR="00EA5980" w:rsidDel="00C91EA6" w:rsidRDefault="00B92FB2" w:rsidP="00EA5980">
            <w:pPr>
              <w:jc w:val="center"/>
              <w:rPr>
                <w:del w:id="832" w:author="Nuwan Jayasena" w:date="2013-06-18T09:14:00Z"/>
              </w:rPr>
            </w:pPr>
            <w:del w:id="833" w:author="Nuwan Jayasena" w:date="2013-06-18T09:14:00Z">
              <w:r w:rsidDel="00C91EA6">
                <w:delText>273.72</w:delText>
              </w:r>
            </w:del>
          </w:p>
        </w:tc>
        <w:tc>
          <w:tcPr>
            <w:tcW w:w="1530" w:type="dxa"/>
          </w:tcPr>
          <w:p w:rsidR="00EA5980" w:rsidDel="00C91EA6" w:rsidRDefault="00B92FB2" w:rsidP="00EA5980">
            <w:pPr>
              <w:jc w:val="center"/>
              <w:rPr>
                <w:del w:id="834" w:author="Nuwan Jayasena" w:date="2013-06-18T09:14:00Z"/>
              </w:rPr>
            </w:pPr>
            <w:del w:id="835" w:author="Nuwan Jayasena" w:date="2013-06-18T09:14:00Z">
              <w:r w:rsidDel="00C91EA6">
                <w:delText>176.21</w:delText>
              </w:r>
            </w:del>
          </w:p>
        </w:tc>
        <w:tc>
          <w:tcPr>
            <w:tcW w:w="1350" w:type="dxa"/>
          </w:tcPr>
          <w:p w:rsidR="00B92FB2" w:rsidDel="00C91EA6" w:rsidRDefault="009A03BC" w:rsidP="00AF2FED">
            <w:pPr>
              <w:jc w:val="center"/>
              <w:rPr>
                <w:del w:id="836" w:author="Nuwan Jayasena" w:date="2013-06-18T09:14:00Z"/>
              </w:rPr>
            </w:pPr>
            <w:del w:id="837" w:author="Nuwan Jayasena" w:date="2013-06-18T09:14:00Z">
              <w:r w:rsidDel="00C91EA6">
                <w:delText>1</w:delText>
              </w:r>
            </w:del>
          </w:p>
        </w:tc>
      </w:tr>
      <w:tr w:rsidR="00B92FB2" w:rsidDel="00C91EA6" w:rsidTr="00B92FB2">
        <w:trPr>
          <w:del w:id="838" w:author="Nuwan Jayasena" w:date="2013-06-18T09:14:00Z"/>
        </w:trPr>
        <w:tc>
          <w:tcPr>
            <w:tcW w:w="1081" w:type="dxa"/>
          </w:tcPr>
          <w:p w:rsidR="00EA5980" w:rsidDel="00C91EA6" w:rsidRDefault="00B92FB2" w:rsidP="00EA5980">
            <w:pPr>
              <w:jc w:val="center"/>
              <w:rPr>
                <w:del w:id="839" w:author="Nuwan Jayasena" w:date="2013-06-18T09:14:00Z"/>
              </w:rPr>
            </w:pPr>
            <w:del w:id="840" w:author="Nuwan Jayasena" w:date="2013-06-18T09:14:00Z">
              <w:r w:rsidDel="00C91EA6">
                <w:delText>waxpby</w:delText>
              </w:r>
            </w:del>
          </w:p>
        </w:tc>
        <w:tc>
          <w:tcPr>
            <w:tcW w:w="1444" w:type="dxa"/>
          </w:tcPr>
          <w:p w:rsidR="00EA5980" w:rsidDel="00C91EA6" w:rsidRDefault="00B92FB2" w:rsidP="00EA5980">
            <w:pPr>
              <w:jc w:val="center"/>
              <w:rPr>
                <w:del w:id="841" w:author="Nuwan Jayasena" w:date="2013-06-18T09:14:00Z"/>
              </w:rPr>
            </w:pPr>
            <w:del w:id="842" w:author="Nuwan Jayasena" w:date="2013-06-18T09:14:00Z">
              <w:r w:rsidDel="00C91EA6">
                <w:delText>302</w:delText>
              </w:r>
            </w:del>
          </w:p>
        </w:tc>
        <w:tc>
          <w:tcPr>
            <w:tcW w:w="1080" w:type="dxa"/>
          </w:tcPr>
          <w:p w:rsidR="00EA5980" w:rsidDel="00C91EA6" w:rsidRDefault="00B92FB2" w:rsidP="00EA5980">
            <w:pPr>
              <w:jc w:val="center"/>
              <w:rPr>
                <w:del w:id="843" w:author="Nuwan Jayasena" w:date="2013-06-18T09:14:00Z"/>
              </w:rPr>
            </w:pPr>
            <w:del w:id="844" w:author="Nuwan Jayasena" w:date="2013-06-18T09:14:00Z">
              <w:r w:rsidDel="00C91EA6">
                <w:delText>19.82</w:delText>
              </w:r>
            </w:del>
          </w:p>
        </w:tc>
        <w:tc>
          <w:tcPr>
            <w:tcW w:w="900" w:type="dxa"/>
          </w:tcPr>
          <w:p w:rsidR="00EA5980" w:rsidDel="00C91EA6" w:rsidRDefault="00B92FB2" w:rsidP="00EA5980">
            <w:pPr>
              <w:jc w:val="center"/>
              <w:rPr>
                <w:del w:id="845" w:author="Nuwan Jayasena" w:date="2013-06-18T09:14:00Z"/>
              </w:rPr>
            </w:pPr>
            <w:del w:id="846" w:author="Nuwan Jayasena" w:date="2013-06-18T09:14:00Z">
              <w:r w:rsidDel="00C91EA6">
                <w:delText>0.35</w:delText>
              </w:r>
            </w:del>
          </w:p>
        </w:tc>
        <w:tc>
          <w:tcPr>
            <w:tcW w:w="810" w:type="dxa"/>
          </w:tcPr>
          <w:p w:rsidR="00EA5980" w:rsidDel="00C91EA6" w:rsidRDefault="00B92FB2" w:rsidP="00EA5980">
            <w:pPr>
              <w:jc w:val="center"/>
              <w:rPr>
                <w:del w:id="847" w:author="Nuwan Jayasena" w:date="2013-06-18T09:14:00Z"/>
              </w:rPr>
            </w:pPr>
            <w:del w:id="848" w:author="Nuwan Jayasena" w:date="2013-06-18T09:14:00Z">
              <w:r w:rsidDel="00C91EA6">
                <w:delText>0.05</w:delText>
              </w:r>
            </w:del>
          </w:p>
        </w:tc>
        <w:tc>
          <w:tcPr>
            <w:tcW w:w="1170" w:type="dxa"/>
          </w:tcPr>
          <w:p w:rsidR="00EA5980" w:rsidDel="00C91EA6" w:rsidRDefault="00B92FB2" w:rsidP="00EA5980">
            <w:pPr>
              <w:jc w:val="center"/>
              <w:rPr>
                <w:del w:id="849" w:author="Nuwan Jayasena" w:date="2013-06-18T09:14:00Z"/>
              </w:rPr>
            </w:pPr>
            <w:del w:id="850" w:author="Nuwan Jayasena" w:date="2013-06-18T09:14:00Z">
              <w:r w:rsidDel="00C91EA6">
                <w:delText>3.40</w:delText>
              </w:r>
            </w:del>
          </w:p>
        </w:tc>
        <w:tc>
          <w:tcPr>
            <w:tcW w:w="1530" w:type="dxa"/>
          </w:tcPr>
          <w:p w:rsidR="00EA5980" w:rsidDel="00C91EA6" w:rsidRDefault="00B92FB2" w:rsidP="00EA5980">
            <w:pPr>
              <w:jc w:val="center"/>
              <w:rPr>
                <w:del w:id="851" w:author="Nuwan Jayasena" w:date="2013-06-18T09:14:00Z"/>
              </w:rPr>
            </w:pPr>
            <w:del w:id="852" w:author="Nuwan Jayasena" w:date="2013-06-18T09:14:00Z">
              <w:r w:rsidDel="00C91EA6">
                <w:delText>171.54</w:delText>
              </w:r>
            </w:del>
          </w:p>
        </w:tc>
        <w:tc>
          <w:tcPr>
            <w:tcW w:w="1350" w:type="dxa"/>
          </w:tcPr>
          <w:p w:rsidR="00B92FB2" w:rsidDel="00C91EA6" w:rsidRDefault="009A03BC" w:rsidP="00AF2FED">
            <w:pPr>
              <w:jc w:val="center"/>
              <w:rPr>
                <w:del w:id="853" w:author="Nuwan Jayasena" w:date="2013-06-18T09:14:00Z"/>
              </w:rPr>
            </w:pPr>
            <w:del w:id="854" w:author="Nuwan Jayasena" w:date="2013-06-18T09:14:00Z">
              <w:r w:rsidDel="00C91EA6">
                <w:delText>12</w:delText>
              </w:r>
            </w:del>
          </w:p>
        </w:tc>
      </w:tr>
      <w:tr w:rsidR="00B92FB2" w:rsidDel="00C91EA6" w:rsidTr="00B92FB2">
        <w:trPr>
          <w:del w:id="855" w:author="Nuwan Jayasena" w:date="2013-06-18T09:14:00Z"/>
        </w:trPr>
        <w:tc>
          <w:tcPr>
            <w:tcW w:w="1081" w:type="dxa"/>
          </w:tcPr>
          <w:p w:rsidR="00EA5980" w:rsidDel="00C91EA6" w:rsidRDefault="00B92FB2" w:rsidP="00EA5980">
            <w:pPr>
              <w:jc w:val="center"/>
              <w:rPr>
                <w:del w:id="856" w:author="Nuwan Jayasena" w:date="2013-06-18T09:14:00Z"/>
              </w:rPr>
            </w:pPr>
            <w:del w:id="857" w:author="Nuwan Jayasena" w:date="2013-06-18T09:14:00Z">
              <w:r w:rsidDel="00C91EA6">
                <w:delText>dotprod</w:delText>
              </w:r>
            </w:del>
          </w:p>
        </w:tc>
        <w:tc>
          <w:tcPr>
            <w:tcW w:w="1444" w:type="dxa"/>
          </w:tcPr>
          <w:p w:rsidR="00EA5980" w:rsidDel="00C91EA6" w:rsidRDefault="00B92FB2" w:rsidP="00EA5980">
            <w:pPr>
              <w:jc w:val="center"/>
              <w:rPr>
                <w:del w:id="858" w:author="Nuwan Jayasena" w:date="2013-06-18T09:14:00Z"/>
              </w:rPr>
            </w:pPr>
            <w:del w:id="859" w:author="Nuwan Jayasena" w:date="2013-06-18T09:14:00Z">
              <w:r w:rsidDel="00C91EA6">
                <w:delText>200</w:delText>
              </w:r>
            </w:del>
          </w:p>
        </w:tc>
        <w:tc>
          <w:tcPr>
            <w:tcW w:w="1080" w:type="dxa"/>
          </w:tcPr>
          <w:p w:rsidR="00EA5980" w:rsidDel="00C91EA6" w:rsidRDefault="00B92FB2" w:rsidP="00EA5980">
            <w:pPr>
              <w:jc w:val="center"/>
              <w:rPr>
                <w:del w:id="860" w:author="Nuwan Jayasena" w:date="2013-06-18T09:14:00Z"/>
              </w:rPr>
            </w:pPr>
            <w:del w:id="861" w:author="Nuwan Jayasena" w:date="2013-06-18T09:14:00Z">
              <w:r w:rsidDel="00C91EA6">
                <w:delText>7.43</w:delText>
              </w:r>
            </w:del>
          </w:p>
        </w:tc>
        <w:tc>
          <w:tcPr>
            <w:tcW w:w="900" w:type="dxa"/>
          </w:tcPr>
          <w:p w:rsidR="00EA5980" w:rsidDel="00C91EA6" w:rsidRDefault="00B92FB2" w:rsidP="00EA5980">
            <w:pPr>
              <w:jc w:val="center"/>
              <w:rPr>
                <w:del w:id="862" w:author="Nuwan Jayasena" w:date="2013-06-18T09:14:00Z"/>
              </w:rPr>
            </w:pPr>
            <w:del w:id="863" w:author="Nuwan Jayasena" w:date="2013-06-18T09:14:00Z">
              <w:r w:rsidDel="00C91EA6">
                <w:delText>0.05</w:delText>
              </w:r>
            </w:del>
          </w:p>
        </w:tc>
        <w:tc>
          <w:tcPr>
            <w:tcW w:w="810" w:type="dxa"/>
          </w:tcPr>
          <w:p w:rsidR="00EA5980" w:rsidDel="00C91EA6" w:rsidRDefault="00B92FB2" w:rsidP="00EA5980">
            <w:pPr>
              <w:jc w:val="center"/>
              <w:rPr>
                <w:del w:id="864" w:author="Nuwan Jayasena" w:date="2013-06-18T09:14:00Z"/>
              </w:rPr>
            </w:pPr>
            <w:del w:id="865" w:author="Nuwan Jayasena" w:date="2013-06-18T09:14:00Z">
              <w:r w:rsidDel="00C91EA6">
                <w:delText>0.03</w:delText>
              </w:r>
            </w:del>
          </w:p>
        </w:tc>
        <w:tc>
          <w:tcPr>
            <w:tcW w:w="1170" w:type="dxa"/>
          </w:tcPr>
          <w:p w:rsidR="00EA5980" w:rsidDel="00C91EA6" w:rsidRDefault="00B92FB2" w:rsidP="00EA5980">
            <w:pPr>
              <w:jc w:val="center"/>
              <w:rPr>
                <w:del w:id="866" w:author="Nuwan Jayasena" w:date="2013-06-18T09:14:00Z"/>
              </w:rPr>
            </w:pPr>
            <w:del w:id="867" w:author="Nuwan Jayasena" w:date="2013-06-18T09:14:00Z">
              <w:r w:rsidDel="00C91EA6">
                <w:delText>1.15</w:delText>
              </w:r>
            </w:del>
          </w:p>
        </w:tc>
        <w:tc>
          <w:tcPr>
            <w:tcW w:w="1530" w:type="dxa"/>
          </w:tcPr>
          <w:p w:rsidR="00EA5980" w:rsidDel="00C91EA6" w:rsidRDefault="00B92FB2" w:rsidP="00EA5980">
            <w:pPr>
              <w:jc w:val="center"/>
              <w:rPr>
                <w:del w:id="868" w:author="Nuwan Jayasena" w:date="2013-06-18T09:14:00Z"/>
              </w:rPr>
            </w:pPr>
            <w:del w:id="869" w:author="Nuwan Jayasena" w:date="2013-06-18T09:14:00Z">
              <w:r w:rsidDel="00C91EA6">
                <w:delText>155.10</w:delText>
              </w:r>
            </w:del>
          </w:p>
        </w:tc>
        <w:tc>
          <w:tcPr>
            <w:tcW w:w="1350" w:type="dxa"/>
          </w:tcPr>
          <w:p w:rsidR="00EA5980" w:rsidDel="00C91EA6" w:rsidRDefault="009A03BC" w:rsidP="00EA5980">
            <w:pPr>
              <w:keepNext/>
              <w:jc w:val="center"/>
              <w:rPr>
                <w:del w:id="870" w:author="Nuwan Jayasena" w:date="2013-06-18T09:14:00Z"/>
              </w:rPr>
            </w:pPr>
            <w:del w:id="871" w:author="Nuwan Jayasena" w:date="2013-06-18T09:14:00Z">
              <w:r w:rsidDel="00C91EA6">
                <w:delText>11</w:delText>
              </w:r>
            </w:del>
          </w:p>
        </w:tc>
      </w:tr>
    </w:tbl>
    <w:p w:rsidR="00915C1D" w:rsidDel="00C91EA6" w:rsidRDefault="00915C1D" w:rsidP="00915C1D">
      <w:pPr>
        <w:pStyle w:val="Heading3"/>
        <w:rPr>
          <w:del w:id="872" w:author="Nuwan Jayasena" w:date="2013-06-18T09:14:00Z"/>
        </w:rPr>
      </w:pPr>
      <w:bookmarkStart w:id="873" w:name="_Toc357040768"/>
      <w:bookmarkStart w:id="874" w:name="_Toc357084204"/>
      <w:bookmarkStart w:id="875" w:name="_Toc357040769"/>
      <w:bookmarkStart w:id="876" w:name="_Toc357084205"/>
      <w:bookmarkEnd w:id="873"/>
      <w:bookmarkEnd w:id="874"/>
      <w:bookmarkEnd w:id="875"/>
      <w:bookmarkEnd w:id="876"/>
      <w:del w:id="877" w:author="Nuwan Jayasena" w:date="2013-06-18T09:14:00Z">
        <w:r w:rsidDel="00C91EA6">
          <w:delText>Porting to PIM</w:delText>
        </w:r>
      </w:del>
    </w:p>
    <w:p w:rsidR="003A05AA" w:rsidDel="00C91EA6" w:rsidRDefault="00915C1D" w:rsidP="003A05AA">
      <w:pPr>
        <w:rPr>
          <w:del w:id="878" w:author="Nuwan Jayasena" w:date="2013-06-18T09:14:00Z"/>
        </w:rPr>
      </w:pPr>
      <w:del w:id="879" w:author="Nuwan Jayasena" w:date="2013-06-18T09:14:00Z">
        <w:r w:rsidDel="00C91EA6">
          <w:delText>All PIM APIs presented previously in this report</w:delText>
        </w:r>
        <w:r w:rsidR="000A718F" w:rsidDel="00C91EA6">
          <w:delText xml:space="preserve">, except </w:delText>
        </w:r>
        <w:r w:rsidR="00EA5980" w:rsidRPr="00EA5980" w:rsidDel="00C91EA6">
          <w:rPr>
            <w:i/>
          </w:rPr>
          <w:delText>pim_reloc()</w:delText>
        </w:r>
        <w:r w:rsidR="000A718F" w:rsidDel="00C91EA6">
          <w:delText>,</w:delText>
        </w:r>
        <w:r w:rsidDel="00C91EA6">
          <w:delText xml:space="preserve"> are used in the rewriting of miniFE. To keep the interfaces in the OpenCL version of miniFE largely untouched, PIM API calls are inserted into a wrapper class (</w:delText>
        </w:r>
        <w:r w:rsidRPr="000961C3" w:rsidDel="00C91EA6">
          <w:rPr>
            <w:i/>
          </w:rPr>
          <w:delText>miniFECL</w:delText>
        </w:r>
        <w:r w:rsidDel="00C91EA6">
          <w:delText xml:space="preserve">), replacing the OpenCL API calls. A wrapper method is created for each individual kernel spawn to provide the necessary input and output channels, sizing info, and flags. This </w:delText>
        </w:r>
        <w:r w:rsidR="000A718F" w:rsidDel="00C91EA6">
          <w:delText>is</w:delText>
        </w:r>
        <w:r w:rsidDel="00C91EA6">
          <w:delText xml:space="preserve"> a straightforward process for an experienced OpenCL developer. </w:delText>
        </w:r>
        <w:r w:rsidR="003A05AA" w:rsidDel="00C91EA6">
          <w:delText>A very high-level overview of the main steps in one kernel wrapper for miniFE is listed below:</w:delText>
        </w:r>
      </w:del>
    </w:p>
    <w:p w:rsidR="003A05AA" w:rsidDel="00C91EA6" w:rsidRDefault="003A05AA" w:rsidP="003A05AA">
      <w:pPr>
        <w:pStyle w:val="ListParagraph"/>
        <w:numPr>
          <w:ilvl w:val="0"/>
          <w:numId w:val="31"/>
        </w:numPr>
        <w:rPr>
          <w:del w:id="880" w:author="Nuwan Jayasena" w:date="2013-06-18T09:14:00Z"/>
        </w:rPr>
      </w:pPr>
      <w:del w:id="881" w:author="Nuwan Jayasena" w:date="2013-06-18T09:14:00Z">
        <w:r w:rsidDel="00C91EA6">
          <w:delText xml:space="preserve">Query the PIM system configuration through API calls </w:delText>
        </w:r>
        <w:r w:rsidRPr="000961C3" w:rsidDel="00C91EA6">
          <w:rPr>
            <w:i/>
          </w:rPr>
          <w:delText>pim_get_device_ids()</w:delText>
        </w:r>
        <w:r w:rsidDel="00C91EA6">
          <w:delText xml:space="preserve"> and </w:delText>
        </w:r>
        <w:r w:rsidRPr="000961C3" w:rsidDel="00C91EA6">
          <w:rPr>
            <w:i/>
          </w:rPr>
          <w:delText>pim_get_device_info()</w:delText>
        </w:r>
      </w:del>
    </w:p>
    <w:p w:rsidR="003A05AA" w:rsidDel="00C91EA6" w:rsidRDefault="003A05AA" w:rsidP="003A05AA">
      <w:pPr>
        <w:pStyle w:val="ListParagraph"/>
        <w:numPr>
          <w:ilvl w:val="0"/>
          <w:numId w:val="31"/>
        </w:numPr>
        <w:rPr>
          <w:del w:id="882" w:author="Nuwan Jayasena" w:date="2013-06-18T09:14:00Z"/>
        </w:rPr>
      </w:pPr>
      <w:del w:id="883" w:author="Nuwan Jayasena" w:date="2013-06-18T09:14:00Z">
        <w:r w:rsidDel="00C91EA6">
          <w:delText xml:space="preserve">Unmap </w:delText>
        </w:r>
        <w:r w:rsidDel="00C91EA6">
          <w:rPr>
            <w:i/>
          </w:rPr>
          <w:delText xml:space="preserve">pim_malloc() </w:delText>
        </w:r>
        <w:r w:rsidDel="00C91EA6">
          <w:delText>data from host pointers as necessary</w:delText>
        </w:r>
      </w:del>
    </w:p>
    <w:p w:rsidR="003A05AA" w:rsidDel="00C91EA6" w:rsidRDefault="003A05AA" w:rsidP="003A05AA">
      <w:pPr>
        <w:pStyle w:val="ListParagraph"/>
        <w:numPr>
          <w:ilvl w:val="0"/>
          <w:numId w:val="31"/>
        </w:numPr>
        <w:rPr>
          <w:del w:id="884" w:author="Nuwan Jayasena" w:date="2013-06-18T09:14:00Z"/>
        </w:rPr>
      </w:pPr>
      <w:del w:id="885" w:author="Nuwan Jayasena" w:date="2013-06-18T09:14:00Z">
        <w:r w:rsidDel="00C91EA6">
          <w:delText>Set kernel spawn arguments</w:delText>
        </w:r>
      </w:del>
    </w:p>
    <w:p w:rsidR="003A05AA" w:rsidDel="00C91EA6" w:rsidRDefault="003A05AA" w:rsidP="003A05AA">
      <w:pPr>
        <w:pStyle w:val="ListParagraph"/>
        <w:numPr>
          <w:ilvl w:val="0"/>
          <w:numId w:val="31"/>
        </w:numPr>
        <w:rPr>
          <w:del w:id="886" w:author="Nuwan Jayasena" w:date="2013-06-18T09:14:00Z"/>
        </w:rPr>
      </w:pPr>
      <w:del w:id="887" w:author="Nuwan Jayasena" w:date="2013-06-18T09:14:00Z">
        <w:r w:rsidDel="00C91EA6">
          <w:delText>Set OpenCL event arguments</w:delText>
        </w:r>
      </w:del>
    </w:p>
    <w:p w:rsidR="003A05AA" w:rsidDel="00C91EA6" w:rsidRDefault="003A05AA" w:rsidP="003A05AA">
      <w:pPr>
        <w:pStyle w:val="ListParagraph"/>
        <w:numPr>
          <w:ilvl w:val="0"/>
          <w:numId w:val="31"/>
        </w:numPr>
        <w:rPr>
          <w:del w:id="888" w:author="Nuwan Jayasena" w:date="2013-06-18T09:14:00Z"/>
        </w:rPr>
      </w:pPr>
      <w:del w:id="889" w:author="Nuwan Jayasena" w:date="2013-06-18T09:14:00Z">
        <w:r w:rsidDel="00C91EA6">
          <w:delText>Set kernel arguments</w:delText>
        </w:r>
      </w:del>
    </w:p>
    <w:p w:rsidR="003A05AA" w:rsidDel="00C91EA6" w:rsidRDefault="003A05AA" w:rsidP="003A05AA">
      <w:pPr>
        <w:pStyle w:val="ListParagraph"/>
        <w:numPr>
          <w:ilvl w:val="0"/>
          <w:numId w:val="31"/>
        </w:numPr>
        <w:rPr>
          <w:del w:id="890" w:author="Nuwan Jayasena" w:date="2013-06-18T09:14:00Z"/>
        </w:rPr>
      </w:pPr>
      <w:del w:id="891" w:author="Nuwan Jayasena" w:date="2013-06-18T09:14:00Z">
        <w:r w:rsidDel="00C91EA6">
          <w:delText>For multiple PIM devices:</w:delText>
        </w:r>
      </w:del>
    </w:p>
    <w:p w:rsidR="003A05AA" w:rsidDel="00C91EA6" w:rsidRDefault="003A05AA" w:rsidP="003A05AA">
      <w:pPr>
        <w:pStyle w:val="ListParagraph"/>
        <w:numPr>
          <w:ilvl w:val="0"/>
          <w:numId w:val="32"/>
        </w:numPr>
        <w:rPr>
          <w:del w:id="892" w:author="Nuwan Jayasena" w:date="2013-06-18T09:14:00Z"/>
        </w:rPr>
      </w:pPr>
      <w:del w:id="893" w:author="Nuwan Jayasena" w:date="2013-06-18T09:14:00Z">
        <w:r w:rsidDel="00C91EA6">
          <w:delText xml:space="preserve">For each PIM containing a GPU: adjust the arguments set above as necessary; </w:delText>
        </w:r>
        <w:r w:rsidRPr="006566AC" w:rsidDel="00C91EA6">
          <w:rPr>
            <w:i/>
          </w:rPr>
          <w:delText>pim_spawn</w:delText>
        </w:r>
        <w:r w:rsidDel="00C91EA6">
          <w:rPr>
            <w:i/>
          </w:rPr>
          <w:delText>()</w:delText>
        </w:r>
        <w:r w:rsidDel="00C91EA6">
          <w:delText xml:space="preserve"> on each PIM device with PIM_PLATFORM_OPENCL_GPU</w:delText>
        </w:r>
      </w:del>
    </w:p>
    <w:p w:rsidR="003A05AA" w:rsidDel="00C91EA6" w:rsidRDefault="003A05AA" w:rsidP="003A05AA">
      <w:pPr>
        <w:pStyle w:val="ListParagraph"/>
        <w:numPr>
          <w:ilvl w:val="0"/>
          <w:numId w:val="32"/>
        </w:numPr>
        <w:rPr>
          <w:del w:id="894" w:author="Nuwan Jayasena" w:date="2013-06-18T09:14:00Z"/>
        </w:rPr>
      </w:pPr>
      <w:del w:id="895" w:author="Nuwan Jayasena" w:date="2013-06-18T09:14:00Z">
        <w:r w:rsidDel="00C91EA6">
          <w:delText>Synchronize as necessary</w:delText>
        </w:r>
      </w:del>
    </w:p>
    <w:p w:rsidR="003A05AA" w:rsidDel="00C91EA6" w:rsidRDefault="003A05AA" w:rsidP="003A05AA">
      <w:pPr>
        <w:pStyle w:val="ListParagraph"/>
        <w:numPr>
          <w:ilvl w:val="0"/>
          <w:numId w:val="31"/>
        </w:numPr>
        <w:rPr>
          <w:del w:id="896" w:author="Nuwan Jayasena" w:date="2013-06-18T09:14:00Z"/>
        </w:rPr>
      </w:pPr>
      <w:del w:id="897" w:author="Nuwan Jayasena" w:date="2013-06-18T09:14:00Z">
        <w:r w:rsidDel="00C91EA6">
          <w:delText>Perform data re-assembling as necessary</w:delText>
        </w:r>
      </w:del>
    </w:p>
    <w:p w:rsidR="003A05AA" w:rsidDel="00C91EA6" w:rsidRDefault="003A05AA" w:rsidP="003A05AA">
      <w:pPr>
        <w:pStyle w:val="ListParagraph"/>
        <w:numPr>
          <w:ilvl w:val="0"/>
          <w:numId w:val="31"/>
        </w:numPr>
        <w:rPr>
          <w:del w:id="898" w:author="Nuwan Jayasena" w:date="2013-06-18T09:14:00Z"/>
        </w:rPr>
      </w:pPr>
      <w:del w:id="899" w:author="Nuwan Jayasena" w:date="2013-06-18T09:14:00Z">
        <w:r w:rsidDel="00C91EA6">
          <w:delText xml:space="preserve">Map device data to host pointers for use by the host as necessary </w:delText>
        </w:r>
      </w:del>
    </w:p>
    <w:p w:rsidR="003A05AA" w:rsidDel="00C91EA6" w:rsidRDefault="003A05AA" w:rsidP="003A05AA">
      <w:pPr>
        <w:rPr>
          <w:del w:id="900" w:author="Nuwan Jayasena" w:date="2013-06-18T09:14:00Z"/>
        </w:rPr>
      </w:pPr>
    </w:p>
    <w:p w:rsidR="00915C1D" w:rsidDel="00C91EA6" w:rsidRDefault="00915C1D" w:rsidP="00915C1D">
      <w:pPr>
        <w:rPr>
          <w:del w:id="901" w:author="Nuwan Jayasena" w:date="2013-06-18T09:14:00Z"/>
        </w:rPr>
      </w:pPr>
      <w:del w:id="902" w:author="Nuwan Jayasena" w:date="2013-06-18T09:14:00Z">
        <w:r w:rsidDel="00C91EA6">
          <w:delText xml:space="preserve">The </w:delText>
        </w:r>
        <w:r w:rsidR="003A05AA" w:rsidDel="00C91EA6">
          <w:delText xml:space="preserve">greater challenges </w:delText>
        </w:r>
        <w:r w:rsidDel="00C91EA6">
          <w:delText xml:space="preserve">lie in data partitioning, work dispatch for a number of subsets of data, rejoining the results among PIMs, synchronization, and task scheduling among PIMs. For the execution on native hardware, the developer is responsible for querying the OpenCL platform attributes and adjusting </w:delText>
        </w:r>
        <w:r w:rsidR="000A718F" w:rsidDel="00C91EA6">
          <w:delText xml:space="preserve">the </w:delText>
        </w:r>
        <w:r w:rsidDel="00C91EA6">
          <w:delText>program accordingly while migrating from one platform to another. This is inherently an OpenCL program portability issue</w:delText>
        </w:r>
        <w:r w:rsidR="003A05AA" w:rsidDel="00C91EA6">
          <w:delText xml:space="preserve"> and is </w:delText>
        </w:r>
        <w:r w:rsidDel="00C91EA6">
          <w:delText xml:space="preserve">not imposed by the PIM framework. To adapt the application for PIM systems, extra care needs to be taken </w:delText>
        </w:r>
        <w:r w:rsidR="000A718F" w:rsidDel="00C91EA6">
          <w:delText>to</w:delText>
        </w:r>
        <w:r w:rsidDel="00C91EA6">
          <w:delText xml:space="preserve"> adjust the global work group size and local work group size for each PIM, based on the data partition and requirements from </w:delText>
        </w:r>
        <w:r w:rsidR="000A718F" w:rsidDel="00C91EA6">
          <w:delText xml:space="preserve">the </w:delText>
        </w:r>
        <w:r w:rsidDel="00C91EA6">
          <w:delText xml:space="preserve">underlying OpenCL 1.2 platform. For instance, upon partitioning the data among PIMs, the global work size must be padded </w:delText>
        </w:r>
        <w:r w:rsidR="003A05AA" w:rsidDel="00C91EA6">
          <w:delText xml:space="preserve">to be </w:delText>
        </w:r>
        <w:r w:rsidDel="00C91EA6">
          <w:delText xml:space="preserve">divisible by </w:delText>
        </w:r>
        <w:r w:rsidR="00283BF6" w:rsidDel="00C91EA6">
          <w:delText xml:space="preserve">the </w:delText>
        </w:r>
        <w:r w:rsidR="003A05AA" w:rsidDel="00C91EA6">
          <w:delText>workgroup</w:delText>
        </w:r>
        <w:r w:rsidDel="00C91EA6">
          <w:delText xml:space="preserve"> size for each </w:delText>
        </w:r>
        <w:r w:rsidRPr="00404708" w:rsidDel="00C91EA6">
          <w:rPr>
            <w:i/>
          </w:rPr>
          <w:delText>pim_spawn</w:delText>
        </w:r>
        <w:r w:rsidDel="00C91EA6">
          <w:rPr>
            <w:i/>
          </w:rPr>
          <w:delText>()</w:delText>
        </w:r>
        <w:r w:rsidDel="00C91EA6">
          <w:delText>, as required by OpenCL 1.2</w:delText>
        </w:r>
        <w:r w:rsidDel="00C91EA6">
          <w:rPr>
            <w:rStyle w:val="FootnoteReference"/>
          </w:rPr>
          <w:footnoteReference w:id="23"/>
        </w:r>
        <w:r w:rsidDel="00C91EA6">
          <w:delText>. For the current milestone, our goal is to validate the PI</w:delText>
        </w:r>
        <w:r w:rsidR="001C1352" w:rsidDel="00C91EA6">
          <w:delText>M</w:delText>
        </w:r>
        <w:r w:rsidDel="00C91EA6">
          <w:delText xml:space="preserve"> API. As subsequent steps, to achieve </w:delText>
        </w:r>
        <w:r w:rsidR="00283BF6" w:rsidDel="00C91EA6">
          <w:delText xml:space="preserve">the </w:delText>
        </w:r>
        <w:r w:rsidDel="00C91EA6">
          <w:delText>optimal kernel occupancy ratio and performance, further optimization may be necessary, based on resource utilization by each work item, local data share size, workgroup size</w:delText>
        </w:r>
        <w:r w:rsidR="00283BF6" w:rsidDel="00C91EA6">
          <w:delText>,</w:delText>
        </w:r>
        <w:r w:rsidDel="00C91EA6">
          <w:delText xml:space="preserve"> and registers available.</w:delText>
        </w:r>
        <w:r w:rsidR="002C787C" w:rsidRPr="00A60AE5" w:rsidDel="00C91EA6">
          <w:rPr>
            <w:rFonts w:ascii="Calibri" w:eastAsia="Times New Roman" w:hAnsi="Calibri" w:cs="Calibri"/>
            <w:b/>
            <w:color w:val="C00000"/>
            <w:vertAlign w:val="superscript"/>
            <w:lang w:eastAsia="en-US"/>
          </w:rPr>
          <w:delText>[*]</w:delText>
        </w:r>
        <w:r w:rsidDel="00C91EA6">
          <w:delText xml:space="preserve"> </w:delText>
        </w:r>
      </w:del>
    </w:p>
    <w:p w:rsidR="00915C1D" w:rsidDel="00C91EA6" w:rsidRDefault="00915C1D" w:rsidP="00915C1D">
      <w:pPr>
        <w:rPr>
          <w:del w:id="905" w:author="Nuwan Jayasena" w:date="2013-06-18T09:14:00Z"/>
        </w:rPr>
      </w:pPr>
    </w:p>
    <w:p w:rsidR="00915C1D" w:rsidDel="00C91EA6" w:rsidRDefault="00915C1D" w:rsidP="00915C1D">
      <w:pPr>
        <w:rPr>
          <w:del w:id="906" w:author="Nuwan Jayasena" w:date="2013-06-18T09:14:00Z"/>
        </w:rPr>
      </w:pPr>
      <w:del w:id="907" w:author="Nuwan Jayasena" w:date="2013-06-18T09:14:00Z">
        <w:r w:rsidDel="00C91EA6">
          <w:delText xml:space="preserve">The developer also needs to pay further attention to actively calling </w:delText>
        </w:r>
        <w:r w:rsidRPr="008C228B" w:rsidDel="00C91EA6">
          <w:rPr>
            <w:i/>
          </w:rPr>
          <w:delText>pim_map</w:delText>
        </w:r>
        <w:r w:rsidDel="00C91EA6">
          <w:rPr>
            <w:i/>
          </w:rPr>
          <w:delText>()</w:delText>
        </w:r>
        <w:r w:rsidDel="00C91EA6">
          <w:delText xml:space="preserve"> and </w:delText>
        </w:r>
        <w:r w:rsidRPr="008C228B" w:rsidDel="00C91EA6">
          <w:rPr>
            <w:i/>
          </w:rPr>
          <w:delText>pim_unmap</w:delText>
        </w:r>
        <w:r w:rsidDel="00C91EA6">
          <w:rPr>
            <w:i/>
          </w:rPr>
          <w:delText>()</w:delText>
        </w:r>
        <w:r w:rsidDel="00C91EA6">
          <w:delText xml:space="preserve"> as appropriate. Our current miniFE port to PIM offloads all kernel computation to PIM GPUs. Further optimization by balancing kernel computation between PIM and host GPU resources is a potential </w:delText>
        </w:r>
        <w:r w:rsidR="00283BF6" w:rsidDel="00C91EA6">
          <w:delText xml:space="preserve">area for </w:delText>
        </w:r>
        <w:r w:rsidDel="00C91EA6">
          <w:delText>future study.</w:delText>
        </w:r>
        <w:r w:rsidR="002C787C" w:rsidRPr="00A60AE5" w:rsidDel="00C91EA6">
          <w:rPr>
            <w:rFonts w:ascii="Calibri" w:eastAsia="Times New Roman" w:hAnsi="Calibri" w:cs="Calibri"/>
            <w:b/>
            <w:color w:val="C00000"/>
            <w:vertAlign w:val="superscript"/>
            <w:lang w:eastAsia="en-US"/>
          </w:rPr>
          <w:delText>[*]</w:delText>
        </w:r>
        <w:r w:rsidDel="00C91EA6">
          <w:delText xml:space="preserve"> </w:delText>
        </w:r>
      </w:del>
    </w:p>
    <w:p w:rsidR="00915C1D" w:rsidDel="00C91EA6" w:rsidRDefault="00915C1D" w:rsidP="00915C1D">
      <w:pPr>
        <w:rPr>
          <w:del w:id="908" w:author="Nuwan Jayasena" w:date="2013-06-18T09:14:00Z"/>
        </w:rPr>
      </w:pPr>
    </w:p>
    <w:p w:rsidR="00915C1D" w:rsidDel="00C91EA6" w:rsidRDefault="00283BF6" w:rsidP="00915C1D">
      <w:pPr>
        <w:rPr>
          <w:del w:id="909" w:author="Nuwan Jayasena" w:date="2013-06-18T09:14:00Z"/>
        </w:rPr>
      </w:pPr>
      <w:del w:id="910" w:author="Nuwan Jayasena" w:date="2013-06-18T09:14:00Z">
        <w:r w:rsidDel="00C91EA6">
          <w:delText>In the PIM-enabled version of</w:delText>
        </w:r>
        <w:r w:rsidR="00915C1D" w:rsidDel="00C91EA6">
          <w:delText xml:space="preserve"> the miniFE OpenCL implementation, each </w:delText>
        </w:r>
        <w:r w:rsidR="00915C1D" w:rsidRPr="000961C3" w:rsidDel="00C91EA6">
          <w:rPr>
            <w:i/>
          </w:rPr>
          <w:delText>clEnqueueNDRangeKernel()</w:delText>
        </w:r>
        <w:r w:rsidR="00915C1D" w:rsidDel="00C91EA6">
          <w:delText xml:space="preserve"> is replaced with a set of </w:delText>
        </w:r>
        <w:r w:rsidR="00915C1D" w:rsidRPr="000961C3" w:rsidDel="00C91EA6">
          <w:rPr>
            <w:i/>
          </w:rPr>
          <w:delText>pim_spawn</w:delText>
        </w:r>
        <w:r w:rsidR="00915C1D" w:rsidDel="00C91EA6">
          <w:rPr>
            <w:i/>
          </w:rPr>
          <w:delText>()</w:delText>
        </w:r>
        <w:r w:rsidR="00915C1D" w:rsidDel="00C91EA6">
          <w:delText xml:space="preserve"> API calls to enqueue jobs on the GPU of each PIM</w:delText>
        </w:r>
        <w:r w:rsidR="0000697A" w:rsidDel="00C91EA6">
          <w:delText>.</w:delText>
        </w:r>
        <w:r w:rsidR="00915C1D" w:rsidDel="00C91EA6">
          <w:delText xml:space="preserve"> </w:delText>
        </w:r>
        <w:r w:rsidR="0000697A" w:rsidDel="00C91EA6">
          <w:delText xml:space="preserve">As discussed elsewhere in this report, </w:delText>
        </w:r>
        <w:r w:rsidR="00915C1D" w:rsidDel="00C91EA6">
          <w:delText>at the current stage of our project</w:delText>
        </w:r>
        <w:r w:rsidDel="00C91EA6">
          <w:delText>,</w:delText>
        </w:r>
        <w:r w:rsidR="00915C1D" w:rsidDel="00C91EA6">
          <w:delText xml:space="preserve"> we assume </w:delText>
        </w:r>
        <w:r w:rsidDel="00C91EA6">
          <w:delText>each PIM device contains</w:delText>
        </w:r>
        <w:r w:rsidR="00915C1D" w:rsidDel="00C91EA6">
          <w:delText xml:space="preserve"> a</w:delText>
        </w:r>
        <w:r w:rsidR="0000697A" w:rsidDel="00C91EA6">
          <w:delText>n</w:delText>
        </w:r>
        <w:r w:rsidR="00915C1D" w:rsidDel="00C91EA6">
          <w:delText xml:space="preserve"> APU.</w:delText>
        </w:r>
        <w:r w:rsidR="00915C1D" w:rsidDel="00C91EA6">
          <w:rPr>
            <w:rStyle w:val="CommentReference"/>
          </w:rPr>
          <w:delText xml:space="preserve"> </w:delText>
        </w:r>
        <w:r w:rsidR="00915C1D" w:rsidDel="00C91EA6">
          <w:delText xml:space="preserve"> The data and workload partition</w:delText>
        </w:r>
        <w:r w:rsidDel="00C91EA6">
          <w:delText>ing</w:delText>
        </w:r>
        <w:r w:rsidR="00915C1D" w:rsidDel="00C91EA6">
          <w:delText xml:space="preserve"> depends on the configuration of the underlying system being emulated, including how many PIM devices </w:delText>
        </w:r>
        <w:r w:rsidDel="00C91EA6">
          <w:delText xml:space="preserve">are </w:delText>
        </w:r>
        <w:r w:rsidR="00915C1D" w:rsidDel="00C91EA6">
          <w:delText>in the node</w:delText>
        </w:r>
        <w:r w:rsidR="001C1352" w:rsidDel="00C91EA6">
          <w:delText xml:space="preserve"> </w:delText>
        </w:r>
        <w:r w:rsidR="00915C1D" w:rsidDel="00C91EA6">
          <w:delText>and the CPU and GPU resource</w:delText>
        </w:r>
        <w:r w:rsidDel="00C91EA6">
          <w:delText>s</w:delText>
        </w:r>
        <w:r w:rsidR="00915C1D" w:rsidDel="00C91EA6">
          <w:delText xml:space="preserve"> available </w:delText>
        </w:r>
        <w:r w:rsidDel="00C91EA6">
          <w:delText>in</w:delText>
        </w:r>
        <w:r w:rsidR="00915C1D" w:rsidDel="00C91EA6">
          <w:delText xml:space="preserve"> each PIM device. </w:delText>
        </w:r>
      </w:del>
    </w:p>
    <w:p w:rsidR="00915C1D" w:rsidDel="00C91EA6" w:rsidRDefault="00915C1D" w:rsidP="00915C1D">
      <w:pPr>
        <w:pStyle w:val="Heading3"/>
        <w:rPr>
          <w:del w:id="911" w:author="Nuwan Jayasena" w:date="2013-06-18T09:14:00Z"/>
        </w:rPr>
      </w:pPr>
      <w:bookmarkStart w:id="912" w:name="_Ref357038392"/>
      <w:del w:id="913" w:author="Nuwan Jayasena" w:date="2013-06-18T09:14:00Z">
        <w:r w:rsidDel="00C91EA6">
          <w:delText>Profiling and Performance Studies</w:delText>
        </w:r>
        <w:bookmarkEnd w:id="912"/>
        <w:r w:rsidDel="00C91EA6">
          <w:delText xml:space="preserve"> </w:delText>
        </w:r>
      </w:del>
    </w:p>
    <w:p w:rsidR="00915C1D" w:rsidDel="00C91EA6" w:rsidRDefault="00915C1D" w:rsidP="00915C1D">
      <w:pPr>
        <w:rPr>
          <w:del w:id="914" w:author="Nuwan Jayasena" w:date="2013-06-18T09:14:00Z"/>
        </w:rPr>
      </w:pPr>
      <w:del w:id="915" w:author="Nuwan Jayasena" w:date="2013-06-18T09:14:00Z">
        <w:r w:rsidDel="00C91EA6">
          <w:delText xml:space="preserve">As a test example, for each dimension, we assign the number of nodes to be 100, resulting in 1 million </w:delText>
        </w:r>
        <w:r w:rsidR="002C787C" w:rsidDel="00C91EA6">
          <w:delText>degrees of freedom (</w:delText>
        </w:r>
        <w:r w:rsidDel="00C91EA6">
          <w:delText>DoF</w:delText>
        </w:r>
        <w:r w:rsidR="002C787C" w:rsidDel="00C91EA6">
          <w:delText>)</w:delText>
        </w:r>
        <w:r w:rsidDel="00C91EA6">
          <w:delText xml:space="preserve"> in three dimension</w:delText>
        </w:r>
        <w:r w:rsidR="002C787C" w:rsidDel="00C91EA6">
          <w:delText>s</w:delText>
        </w:r>
        <w:r w:rsidR="0000697A" w:rsidDel="00C91EA6">
          <w:delText xml:space="preserve"> and run for 100 iterations of the CG solver</w:delText>
        </w:r>
        <w:r w:rsidR="001A4AC2" w:rsidDel="00C91EA6">
          <w:delText xml:space="preserve">. </w:delText>
        </w:r>
      </w:del>
    </w:p>
    <w:p w:rsidR="00915C1D" w:rsidDel="00C91EA6" w:rsidRDefault="00915C1D" w:rsidP="00915C1D">
      <w:pPr>
        <w:rPr>
          <w:del w:id="916" w:author="Nuwan Jayasena" w:date="2013-06-18T09:14:00Z"/>
        </w:rPr>
      </w:pPr>
    </w:p>
    <w:p w:rsidR="00915C1D" w:rsidDel="00C91EA6" w:rsidRDefault="00915C1D" w:rsidP="00915C1D">
      <w:pPr>
        <w:rPr>
          <w:del w:id="917" w:author="Nuwan Jayasena" w:date="2013-06-18T09:14:00Z"/>
        </w:rPr>
      </w:pPr>
      <w:del w:id="918" w:author="Nuwan Jayasena" w:date="2013-06-18T09:14:00Z">
        <w:r w:rsidDel="00C91EA6">
          <w:delText xml:space="preserve">We use an emulation methodology for evaluating the PIM API and estimating the performance on a PIM-enabled system. </w:delText>
        </w:r>
        <w:r w:rsidR="00962DD5" w:rsidDel="00C91EA6">
          <w:delText xml:space="preserve">The application </w:delText>
        </w:r>
        <w:r w:rsidR="0000697A" w:rsidDel="00C91EA6">
          <w:delText xml:space="preserve">is </w:delText>
        </w:r>
        <w:r w:rsidR="00962DD5" w:rsidDel="00C91EA6">
          <w:delText xml:space="preserve">ported to the PIM API and is executed natively on a </w:delText>
        </w:r>
        <w:r w:rsidR="00EA5980" w:rsidRPr="00EA5980" w:rsidDel="00C91EA6">
          <w:rPr>
            <w:i/>
          </w:rPr>
          <w:delText>test system</w:delText>
        </w:r>
        <w:r w:rsidR="0000697A" w:rsidDel="00C91EA6">
          <w:rPr>
            <w:i/>
          </w:rPr>
          <w:delText xml:space="preserve"> </w:delText>
        </w:r>
        <w:r w:rsidR="0000697A" w:rsidDel="00C91EA6">
          <w:delText>consisting of standard hardware and software</w:delText>
        </w:r>
        <w:r w:rsidR="00962DD5" w:rsidDel="00C91EA6">
          <w:delText xml:space="preserve">. </w:delText>
        </w:r>
        <w:r w:rsidR="0091774F" w:rsidDel="00C91EA6">
          <w:delText xml:space="preserve">A library-based implementation of the user-level API described in Section </w:delText>
        </w:r>
        <w:r w:rsidR="00A141B1" w:rsidDel="00C91EA6">
          <w:fldChar w:fldCharType="begin"/>
        </w:r>
        <w:r w:rsidR="0091774F" w:rsidDel="00C91EA6">
          <w:delInstrText xml:space="preserve"> REF _Ref352856865 \r \h </w:delInstrText>
        </w:r>
        <w:r w:rsidR="00A141B1" w:rsidDel="00C91EA6">
          <w:fldChar w:fldCharType="separate"/>
        </w:r>
        <w:r w:rsidR="003E63FE" w:rsidDel="00C91EA6">
          <w:delText>4</w:delText>
        </w:r>
        <w:r w:rsidR="00A141B1" w:rsidDel="00C91EA6">
          <w:fldChar w:fldCharType="end"/>
        </w:r>
        <w:r w:rsidR="0091774F" w:rsidDel="00C91EA6">
          <w:delText xml:space="preserve"> is used to </w:delText>
        </w:r>
        <w:r w:rsidR="009E2E00" w:rsidDel="00C91EA6">
          <w:delText xml:space="preserve">enable the application to manage data layout and work dispatch among the PIM devices of </w:delText>
        </w:r>
        <w:r w:rsidR="00962DD5" w:rsidDel="00C91EA6">
          <w:delText>an</w:delText>
        </w:r>
        <w:r w:rsidR="009E2E00" w:rsidDel="00C91EA6">
          <w:delText xml:space="preserve"> </w:delText>
        </w:r>
        <w:r w:rsidR="00EA5980" w:rsidRPr="00EA5980" w:rsidDel="00C91EA6">
          <w:rPr>
            <w:i/>
          </w:rPr>
          <w:delText xml:space="preserve">emulated </w:delText>
        </w:r>
        <w:r w:rsidR="00962DD5" w:rsidDel="00C91EA6">
          <w:rPr>
            <w:i/>
          </w:rPr>
          <w:delText>node</w:delText>
        </w:r>
        <w:r w:rsidR="009E2E00" w:rsidDel="00C91EA6">
          <w:delText xml:space="preserve">. The library intercepts PIM API calls as well as standard OpenCL calls in an application-transparent manner to track </w:delText>
        </w:r>
        <w:r w:rsidR="0000697A" w:rsidDel="00C91EA6">
          <w:delText>kernel and task dispatches</w:delText>
        </w:r>
        <w:r w:rsidR="009E2E00" w:rsidDel="00C91EA6">
          <w:delText xml:space="preserve">, identify application-level dependencies, and gather CPU performance statistics. Combined with profiling tools that report GPU </w:delText>
        </w:r>
        <w:r w:rsidR="00962DD5" w:rsidDel="00C91EA6">
          <w:delText>performance</w:delText>
        </w:r>
        <w:r w:rsidR="009E2E00" w:rsidDel="00C91EA6">
          <w:delText xml:space="preserve"> statistics, this framework gathers </w:delText>
        </w:r>
        <w:r w:rsidR="00962DD5" w:rsidDel="00C91EA6">
          <w:delText>sufficient</w:delText>
        </w:r>
        <w:r w:rsidR="009E2E00" w:rsidDel="00C91EA6">
          <w:delText xml:space="preserve"> information to </w:delText>
        </w:r>
        <w:r w:rsidR="00962DD5" w:rsidDel="00C91EA6">
          <w:delText>analyze the application behavior on the test system at a macro level</w:delText>
        </w:r>
        <w:r w:rsidR="009E2E00" w:rsidDel="00C91EA6">
          <w:delText xml:space="preserve"> </w:delText>
        </w:r>
        <w:r w:rsidR="00962DD5" w:rsidDel="00C91EA6">
          <w:delText>and estimate its execution on the emulated node architecture.</w:delText>
        </w:r>
        <w:r w:rsidR="009E2E00" w:rsidDel="00C91EA6">
          <w:delText xml:space="preserve"> </w:delText>
        </w:r>
        <w:r w:rsidR="002E3F12" w:rsidDel="00C91EA6">
          <w:delText xml:space="preserve">Our API library and the performance modeling framework explicitly exclude memory copy operations and other overheads that are present in today’s GPUs compute systems but will not be present in the HSA-compliant, PIM-based emulated node where the GPU has full access to the host’s virtual address space. </w:delText>
        </w:r>
        <w:r w:rsidDel="00C91EA6">
          <w:delText xml:space="preserve">Please refer to the PIM emulator documentation </w:delText>
        </w:r>
        <w:r w:rsidR="00A141B1" w:rsidDel="00C91EA6">
          <w:fldChar w:fldCharType="begin"/>
        </w:r>
        <w:r w:rsidR="001C1352" w:rsidDel="00C91EA6">
          <w:delInstrText xml:space="preserve"> REF _Ref356398016 \r \h </w:delInstrText>
        </w:r>
        <w:r w:rsidR="00A141B1" w:rsidDel="00C91EA6">
          <w:fldChar w:fldCharType="separate"/>
        </w:r>
        <w:r w:rsidR="003E63FE" w:rsidDel="00C91EA6">
          <w:delText>[31]</w:delText>
        </w:r>
        <w:r w:rsidR="00A141B1" w:rsidDel="00C91EA6">
          <w:fldChar w:fldCharType="end"/>
        </w:r>
        <w:r w:rsidDel="00C91EA6">
          <w:delText xml:space="preserve"> for more details on the PIM emulation methodology.</w:delText>
        </w:r>
      </w:del>
    </w:p>
    <w:p w:rsidR="00915C1D" w:rsidDel="00C91EA6" w:rsidRDefault="00915C1D" w:rsidP="00915C1D">
      <w:pPr>
        <w:rPr>
          <w:del w:id="919" w:author="Nuwan Jayasena" w:date="2013-06-18T09:14:00Z"/>
        </w:rPr>
      </w:pPr>
    </w:p>
    <w:p w:rsidR="00915C1D" w:rsidDel="00C91EA6" w:rsidRDefault="00915C1D" w:rsidP="00915C1D">
      <w:pPr>
        <w:rPr>
          <w:del w:id="920" w:author="Nuwan Jayasena" w:date="2013-06-18T09:14:00Z"/>
        </w:rPr>
      </w:pPr>
      <w:del w:id="921" w:author="Nuwan Jayasena" w:date="2013-06-18T09:14:00Z">
        <w:r w:rsidDel="00C91EA6">
          <w:delText>The test system we used for th</w:delText>
        </w:r>
        <w:r w:rsidR="0000697A" w:rsidDel="00C91EA6">
          <w:delText>e</w:delText>
        </w:r>
        <w:r w:rsidDel="00C91EA6">
          <w:delText xml:space="preserve"> </w:delText>
        </w:r>
        <w:r w:rsidR="0000697A" w:rsidDel="00C91EA6">
          <w:delText xml:space="preserve">analysis presented here </w:delText>
        </w:r>
        <w:r w:rsidDel="00C91EA6">
          <w:delText>is configured as following:</w:delText>
        </w:r>
      </w:del>
    </w:p>
    <w:p w:rsidR="00EA5980" w:rsidDel="00C91EA6" w:rsidRDefault="00915C1D" w:rsidP="00EA5980">
      <w:pPr>
        <w:pStyle w:val="ListParagraph"/>
        <w:numPr>
          <w:ilvl w:val="0"/>
          <w:numId w:val="41"/>
        </w:numPr>
        <w:rPr>
          <w:del w:id="922" w:author="Nuwan Jayasena" w:date="2013-06-18T09:14:00Z"/>
        </w:rPr>
      </w:pPr>
      <w:del w:id="923" w:author="Nuwan Jayasena" w:date="2013-06-18T09:14:00Z">
        <w:r w:rsidDel="00C91EA6">
          <w:delText xml:space="preserve"> </w:delText>
        </w:r>
        <w:r w:rsidR="0049381E" w:rsidDel="00C91EA6">
          <w:delText>Hardware</w:delText>
        </w:r>
        <w:r w:rsidDel="00C91EA6">
          <w:delText xml:space="preserve">: </w:delText>
        </w:r>
      </w:del>
    </w:p>
    <w:p w:rsidR="00EA5980" w:rsidDel="00C91EA6" w:rsidRDefault="00962DD5" w:rsidP="00EA5980">
      <w:pPr>
        <w:pStyle w:val="ListParagraph"/>
        <w:numPr>
          <w:ilvl w:val="1"/>
          <w:numId w:val="41"/>
        </w:numPr>
        <w:rPr>
          <w:del w:id="924" w:author="Nuwan Jayasena" w:date="2013-06-18T09:14:00Z"/>
        </w:rPr>
      </w:pPr>
      <w:del w:id="925" w:author="Nuwan Jayasena" w:date="2013-06-18T09:14:00Z">
        <w:r w:rsidDel="00C91EA6">
          <w:delText>D</w:delText>
        </w:r>
        <w:r w:rsidRPr="002D38FD" w:rsidDel="00C91EA6">
          <w:delText>ual</w:delText>
        </w:r>
        <w:r w:rsidR="00915C1D" w:rsidRPr="002D38FD" w:rsidDel="00C91EA6">
          <w:delText>-socket AMD Opteron Processor 4274 HE, 8C, 4x2MB L</w:delText>
        </w:r>
        <w:r w:rsidR="00915C1D" w:rsidDel="00C91EA6">
          <w:delText>2 cache, 2.5Ghz rated frequency</w:delText>
        </w:r>
      </w:del>
    </w:p>
    <w:p w:rsidR="00EA5980" w:rsidDel="00C91EA6" w:rsidRDefault="00351BFD" w:rsidP="00EA5980">
      <w:pPr>
        <w:pStyle w:val="ListParagraph"/>
        <w:numPr>
          <w:ilvl w:val="1"/>
          <w:numId w:val="41"/>
        </w:numPr>
        <w:rPr>
          <w:del w:id="926" w:author="Nuwan Jayasena" w:date="2013-06-18T09:14:00Z"/>
        </w:rPr>
      </w:pPr>
      <w:del w:id="927" w:author="Nuwan Jayasena" w:date="2013-06-18T09:14:00Z">
        <w:r w:rsidDel="00C91EA6">
          <w:delText>S</w:delText>
        </w:r>
        <w:r w:rsidR="00915C1D" w:rsidRPr="002D38FD" w:rsidDel="00C91EA6">
          <w:delText xml:space="preserve">ix 1GB DDR3-533 DIMMs in a dual-channel configuration </w:delText>
        </w:r>
      </w:del>
    </w:p>
    <w:p w:rsidR="00EA5980" w:rsidDel="00C91EA6" w:rsidRDefault="00915C1D" w:rsidP="00EA5980">
      <w:pPr>
        <w:pStyle w:val="ListParagraph"/>
        <w:numPr>
          <w:ilvl w:val="1"/>
          <w:numId w:val="41"/>
        </w:numPr>
        <w:rPr>
          <w:del w:id="928" w:author="Nuwan Jayasena" w:date="2013-06-18T09:14:00Z"/>
        </w:rPr>
      </w:pPr>
      <w:del w:id="929" w:author="Nuwan Jayasena" w:date="2013-06-18T09:14:00Z">
        <w:r w:rsidRPr="002D38FD" w:rsidDel="00C91EA6">
          <w:delText>250GB Western Digital 5400 rpm SATA HDD</w:delText>
        </w:r>
      </w:del>
    </w:p>
    <w:p w:rsidR="00EA5980" w:rsidDel="00C91EA6" w:rsidRDefault="00915C1D" w:rsidP="00EA5980">
      <w:pPr>
        <w:pStyle w:val="ListParagraph"/>
        <w:numPr>
          <w:ilvl w:val="1"/>
          <w:numId w:val="41"/>
        </w:numPr>
        <w:rPr>
          <w:del w:id="930" w:author="Nuwan Jayasena" w:date="2013-06-18T09:14:00Z"/>
        </w:rPr>
      </w:pPr>
      <w:del w:id="931" w:author="Nuwan Jayasena" w:date="2013-06-18T09:14:00Z">
        <w:r w:rsidRPr="002D38FD" w:rsidDel="00C91EA6">
          <w:delText xml:space="preserve">AMD Radeon HD 7950 </w:delText>
        </w:r>
        <w:r w:rsidR="00962DD5" w:rsidDel="00C91EA6">
          <w:delText>discrete GPU with a</w:delText>
        </w:r>
        <w:r w:rsidRPr="002D38FD" w:rsidDel="00C91EA6">
          <w:delText xml:space="preserve"> rated </w:delText>
        </w:r>
        <w:r w:rsidR="001A4AC2" w:rsidDel="00C91EA6">
          <w:delText>compute unit</w:delText>
        </w:r>
        <w:r w:rsidRPr="002D38FD" w:rsidDel="00C91EA6">
          <w:delText xml:space="preserve"> frequency of 800 MHz</w:delText>
        </w:r>
        <w:r w:rsidR="0000697A" w:rsidDel="00C91EA6">
          <w:delText xml:space="preserve"> and a peak DRAM bandwidth of 240GB/s</w:delText>
        </w:r>
      </w:del>
    </w:p>
    <w:p w:rsidR="00962DD5" w:rsidDel="00C91EA6" w:rsidRDefault="00962DD5" w:rsidP="00962DD5">
      <w:pPr>
        <w:pStyle w:val="ListParagraph"/>
        <w:numPr>
          <w:ilvl w:val="1"/>
          <w:numId w:val="41"/>
        </w:numPr>
        <w:rPr>
          <w:del w:id="932" w:author="Nuwan Jayasena" w:date="2013-06-18T09:14:00Z"/>
        </w:rPr>
      </w:pPr>
      <w:del w:id="933" w:author="Nuwan Jayasena" w:date="2013-06-18T09:14:00Z">
        <w:r w:rsidRPr="002D38FD" w:rsidDel="00C91EA6">
          <w:delText>This system is capable of approximately 13 GB/Sec running Stream Triad</w:delText>
        </w:r>
      </w:del>
    </w:p>
    <w:p w:rsidR="00EA5980" w:rsidDel="00C91EA6" w:rsidRDefault="0049381E" w:rsidP="00EA5980">
      <w:pPr>
        <w:pStyle w:val="ListParagraph"/>
        <w:numPr>
          <w:ilvl w:val="0"/>
          <w:numId w:val="41"/>
        </w:numPr>
        <w:rPr>
          <w:del w:id="934" w:author="Nuwan Jayasena" w:date="2013-06-18T09:14:00Z"/>
        </w:rPr>
      </w:pPr>
      <w:del w:id="935" w:author="Nuwan Jayasena" w:date="2013-06-18T09:14:00Z">
        <w:r w:rsidDel="00C91EA6">
          <w:delText>Software</w:delText>
        </w:r>
        <w:r w:rsidR="00915C1D" w:rsidDel="00C91EA6">
          <w:delText xml:space="preserve">: </w:delText>
        </w:r>
      </w:del>
    </w:p>
    <w:p w:rsidR="00EA5980" w:rsidDel="00C91EA6" w:rsidRDefault="00915C1D" w:rsidP="00EA5980">
      <w:pPr>
        <w:pStyle w:val="ListParagraph"/>
        <w:numPr>
          <w:ilvl w:val="1"/>
          <w:numId w:val="41"/>
        </w:numPr>
        <w:rPr>
          <w:del w:id="936" w:author="Nuwan Jayasena" w:date="2013-06-18T09:14:00Z"/>
        </w:rPr>
      </w:pPr>
      <w:del w:id="937" w:author="Nuwan Jayasena" w:date="2013-06-18T09:14:00Z">
        <w:r w:rsidRPr="002D38FD" w:rsidDel="00C91EA6">
          <w:delText xml:space="preserve">Community Enterprise Operating System (CentOS) 6.3, 64-bit (2.6.32 kernel) </w:delText>
        </w:r>
      </w:del>
    </w:p>
    <w:p w:rsidR="00EA5980" w:rsidDel="00C91EA6" w:rsidRDefault="00915C1D" w:rsidP="00EA5980">
      <w:pPr>
        <w:pStyle w:val="ListParagraph"/>
        <w:numPr>
          <w:ilvl w:val="1"/>
          <w:numId w:val="41"/>
        </w:numPr>
        <w:rPr>
          <w:del w:id="938" w:author="Nuwan Jayasena" w:date="2013-06-18T09:14:00Z"/>
        </w:rPr>
      </w:pPr>
      <w:del w:id="939" w:author="Nuwan Jayasena" w:date="2013-06-18T09:14:00Z">
        <w:r w:rsidRPr="002D38FD" w:rsidDel="00C91EA6">
          <w:delText>AMD ‘APP SDK 2.8’ is used to provide OpenCL1.2 support</w:delText>
        </w:r>
        <w:r w:rsidR="0000697A" w:rsidDel="00C91EA6">
          <w:delText>, including OpenCL compiler</w:delText>
        </w:r>
      </w:del>
    </w:p>
    <w:p w:rsidR="00EA5980" w:rsidDel="00C91EA6" w:rsidRDefault="00915C1D" w:rsidP="00EA5980">
      <w:pPr>
        <w:pStyle w:val="ListParagraph"/>
        <w:numPr>
          <w:ilvl w:val="1"/>
          <w:numId w:val="41"/>
        </w:numPr>
        <w:rPr>
          <w:del w:id="940" w:author="Nuwan Jayasena" w:date="2013-06-18T09:14:00Z"/>
        </w:rPr>
      </w:pPr>
      <w:del w:id="941" w:author="Nuwan Jayasena" w:date="2013-06-18T09:14:00Z">
        <w:r w:rsidRPr="002D38FD" w:rsidDel="00C91EA6">
          <w:delText xml:space="preserve">AMD proprietary Catalyst GPU drivers, version 13.4 </w:delText>
        </w:r>
      </w:del>
    </w:p>
    <w:p w:rsidR="00EA5980" w:rsidDel="00C91EA6" w:rsidRDefault="00915C1D" w:rsidP="00EA5980">
      <w:pPr>
        <w:pStyle w:val="ListParagraph"/>
        <w:numPr>
          <w:ilvl w:val="1"/>
          <w:numId w:val="41"/>
        </w:numPr>
        <w:rPr>
          <w:del w:id="942" w:author="Nuwan Jayasena" w:date="2013-06-18T09:14:00Z"/>
        </w:rPr>
      </w:pPr>
      <w:del w:id="943" w:author="Nuwan Jayasena" w:date="2013-06-18T09:14:00Z">
        <w:r w:rsidRPr="002D38FD" w:rsidDel="00C91EA6">
          <w:delText>GNU Compiler Collection (GCC) 4.7 was used to compile all host-side code</w:delText>
        </w:r>
        <w:r w:rsidR="0000697A" w:rsidDel="00C91EA6">
          <w:delText>;</w:delText>
        </w:r>
        <w:r w:rsidRPr="002D38FD" w:rsidDel="00C91EA6">
          <w:delText xml:space="preserve"> </w:delText>
        </w:r>
        <w:r w:rsidR="0000697A" w:rsidDel="00C91EA6">
          <w:delText>o</w:delText>
        </w:r>
        <w:r w:rsidR="0000697A" w:rsidRPr="002D38FD" w:rsidDel="00C91EA6">
          <w:delText xml:space="preserve">nly </w:delText>
        </w:r>
        <w:r w:rsidRPr="002D38FD" w:rsidDel="00C91EA6">
          <w:delText>basic compiler optimization flags (-O3) were used</w:delText>
        </w:r>
      </w:del>
    </w:p>
    <w:p w:rsidR="00915C1D" w:rsidDel="00C91EA6" w:rsidRDefault="00915C1D" w:rsidP="00915C1D">
      <w:pPr>
        <w:rPr>
          <w:del w:id="944" w:author="Nuwan Jayasena" w:date="2013-06-18T09:14:00Z"/>
        </w:rPr>
      </w:pPr>
    </w:p>
    <w:p w:rsidR="00915C1D" w:rsidDel="00C91EA6" w:rsidRDefault="00915C1D" w:rsidP="00915C1D">
      <w:pPr>
        <w:rPr>
          <w:del w:id="945" w:author="Nuwan Jayasena" w:date="2013-06-18T09:14:00Z"/>
        </w:rPr>
      </w:pPr>
      <w:del w:id="946" w:author="Nuwan Jayasena" w:date="2013-06-18T09:14:00Z">
        <w:r w:rsidDel="00C91EA6">
          <w:delText>To invoke the PIM emulation and performance modeling for generating the emulation</w:delText>
        </w:r>
        <w:r w:rsidR="00E52864" w:rsidDel="00C91EA6">
          <w:delText xml:space="preserve"> data</w:delText>
        </w:r>
        <w:r w:rsidDel="00C91EA6">
          <w:delText xml:space="preserve">, the developer is required to do the following (please refer to </w:delText>
        </w:r>
        <w:r w:rsidR="00E52864" w:rsidDel="00C91EA6">
          <w:delText xml:space="preserve">the </w:delText>
        </w:r>
        <w:r w:rsidDel="00C91EA6">
          <w:delText xml:space="preserve">PIM emulator documentation </w:delText>
        </w:r>
        <w:r w:rsidR="00A141B1" w:rsidDel="00C91EA6">
          <w:fldChar w:fldCharType="begin"/>
        </w:r>
        <w:r w:rsidR="001C1352" w:rsidDel="00C91EA6">
          <w:delInstrText xml:space="preserve"> REF _Ref356398016 \r \h </w:delInstrText>
        </w:r>
        <w:r w:rsidR="00A141B1" w:rsidDel="00C91EA6">
          <w:fldChar w:fldCharType="separate"/>
        </w:r>
        <w:r w:rsidR="003E63FE" w:rsidDel="00C91EA6">
          <w:delText>[31]</w:delText>
        </w:r>
        <w:r w:rsidR="00A141B1" w:rsidDel="00C91EA6">
          <w:fldChar w:fldCharType="end"/>
        </w:r>
        <w:r w:rsidDel="00C91EA6">
          <w:delText xml:space="preserve"> for </w:delText>
        </w:r>
        <w:r w:rsidR="0000697A" w:rsidDel="00C91EA6">
          <w:delText>more details</w:delText>
        </w:r>
        <w:r w:rsidDel="00C91EA6">
          <w:delText>):</w:delText>
        </w:r>
      </w:del>
    </w:p>
    <w:p w:rsidR="00915C1D" w:rsidDel="00C91EA6" w:rsidRDefault="00915C1D" w:rsidP="00915C1D">
      <w:pPr>
        <w:pStyle w:val="ListParagraph"/>
        <w:numPr>
          <w:ilvl w:val="0"/>
          <w:numId w:val="33"/>
        </w:numPr>
        <w:rPr>
          <w:del w:id="947" w:author="Nuwan Jayasena" w:date="2013-06-18T09:14:00Z"/>
        </w:rPr>
      </w:pPr>
      <w:del w:id="948" w:author="Nuwan Jayasena" w:date="2013-06-18T09:14:00Z">
        <w:r w:rsidDel="00C91EA6">
          <w:delText xml:space="preserve">Insert the </w:delText>
        </w:r>
        <w:r w:rsidRPr="00931600" w:rsidDel="00C91EA6">
          <w:rPr>
            <w:i/>
          </w:rPr>
          <w:delText>pim_emu_begin</w:delText>
        </w:r>
        <w:r w:rsidDel="00C91EA6">
          <w:rPr>
            <w:i/>
          </w:rPr>
          <w:delText>()</w:delText>
        </w:r>
        <w:r w:rsidRPr="00931600" w:rsidDel="00C91EA6">
          <w:rPr>
            <w:i/>
          </w:rPr>
          <w:delText>, pim_emu_end</w:delText>
        </w:r>
        <w:r w:rsidDel="00C91EA6">
          <w:rPr>
            <w:i/>
          </w:rPr>
          <w:delText>()</w:delText>
        </w:r>
        <w:r w:rsidDel="00C91EA6">
          <w:delText xml:space="preserve"> </w:delText>
        </w:r>
        <w:r w:rsidR="00E52864" w:rsidDel="00C91EA6">
          <w:delText>in</w:delText>
        </w:r>
        <w:r w:rsidDel="00C91EA6">
          <w:delText xml:space="preserve"> the appropriate locations in the application (i.e.</w:delText>
        </w:r>
        <w:r w:rsidR="002C787C" w:rsidDel="00C91EA6">
          <w:delText>,</w:delText>
        </w:r>
        <w:r w:rsidDel="00C91EA6">
          <w:delText xml:space="preserve"> around the part of the application to be profiled by the emulator). </w:delText>
        </w:r>
      </w:del>
    </w:p>
    <w:p w:rsidR="00915C1D" w:rsidDel="00C91EA6" w:rsidRDefault="00915C1D" w:rsidP="00915C1D">
      <w:pPr>
        <w:pStyle w:val="ListParagraph"/>
        <w:numPr>
          <w:ilvl w:val="0"/>
          <w:numId w:val="33"/>
        </w:numPr>
        <w:rPr>
          <w:del w:id="949" w:author="Nuwan Jayasena" w:date="2013-06-18T09:14:00Z"/>
        </w:rPr>
      </w:pPr>
      <w:del w:id="950" w:author="Nuwan Jayasena" w:date="2013-06-18T09:14:00Z">
        <w:r w:rsidDel="00C91EA6">
          <w:delText xml:space="preserve">Ensure the program is compiled with </w:delText>
        </w:r>
        <w:r w:rsidRPr="00BE1004" w:rsidDel="00C91EA6">
          <w:rPr>
            <w:i/>
          </w:rPr>
          <w:delText>–pthread –rdynamic</w:delText>
        </w:r>
        <w:r w:rsidDel="00C91EA6">
          <w:delText xml:space="preserve"> flags, and remove </w:delText>
        </w:r>
        <w:r w:rsidR="00E52864" w:rsidDel="00C91EA6">
          <w:delText xml:space="preserve">the </w:delText>
        </w:r>
        <w:r w:rsidRPr="00BE1004" w:rsidDel="00C91EA6">
          <w:rPr>
            <w:i/>
          </w:rPr>
          <w:delText>–lOpenCL</w:delText>
        </w:r>
        <w:r w:rsidDel="00C91EA6">
          <w:delText xml:space="preserve"> flag from the list of linker arguments. </w:delText>
        </w:r>
      </w:del>
    </w:p>
    <w:p w:rsidR="00915C1D" w:rsidRPr="00CE384C" w:rsidDel="00C91EA6" w:rsidRDefault="00915C1D" w:rsidP="00915C1D">
      <w:pPr>
        <w:pStyle w:val="ListParagraph"/>
        <w:numPr>
          <w:ilvl w:val="0"/>
          <w:numId w:val="33"/>
        </w:numPr>
        <w:rPr>
          <w:del w:id="951" w:author="Nuwan Jayasena" w:date="2013-06-18T09:14:00Z"/>
        </w:rPr>
      </w:pPr>
      <w:del w:id="952" w:author="Nuwan Jayasena" w:date="2013-06-18T09:14:00Z">
        <w:r w:rsidDel="00C91EA6">
          <w:delText xml:space="preserve">Set the </w:delText>
        </w:r>
        <w:r w:rsidR="0000697A" w:rsidDel="00C91EA6">
          <w:delText xml:space="preserve">following </w:delText>
        </w:r>
        <w:r w:rsidDel="00C91EA6">
          <w:delText xml:space="preserve">environment variable to enable/control </w:delText>
        </w:r>
        <w:r w:rsidR="0000697A" w:rsidDel="00C91EA6">
          <w:delText>statistics</w:delText>
        </w:r>
        <w:r w:rsidDel="00C91EA6">
          <w:delText xml:space="preserve"> gathering by the PIM emulator through the following line: </w:delText>
        </w:r>
      </w:del>
    </w:p>
    <w:p w:rsidR="00A234FA" w:rsidDel="00C91EA6" w:rsidRDefault="006F602A" w:rsidP="006F602A">
      <w:pPr>
        <w:shd w:val="clear" w:color="auto" w:fill="A6A6A6" w:themeFill="background1" w:themeFillShade="A6"/>
        <w:autoSpaceDE w:val="0"/>
        <w:autoSpaceDN w:val="0"/>
        <w:adjustRightInd w:val="0"/>
        <w:ind w:left="1440" w:hanging="1440"/>
        <w:jc w:val="left"/>
        <w:rPr>
          <w:del w:id="953" w:author="Nuwan Jayasena" w:date="2013-06-18T09:14:00Z"/>
          <w:rFonts w:ascii="Courier New" w:hAnsi="Courier New" w:cs="Courier New"/>
          <w:color w:val="000000" w:themeColor="text1"/>
        </w:rPr>
      </w:pPr>
      <w:del w:id="954" w:author="Nuwan Jayasena" w:date="2013-06-18T09:14:00Z">
        <w:r w:rsidDel="00C91EA6">
          <w:rPr>
            <w:rFonts w:ascii="Courier New" w:hAnsi="Courier New" w:cs="Courier New"/>
            <w:color w:val="000000" w:themeColor="text1"/>
          </w:rPr>
          <w:tab/>
        </w:r>
      </w:del>
    </w:p>
    <w:p w:rsidR="00EA5980" w:rsidDel="00C91EA6" w:rsidRDefault="003A05AA" w:rsidP="00EA5980">
      <w:pPr>
        <w:shd w:val="clear" w:color="auto" w:fill="A6A6A6" w:themeFill="background1" w:themeFillShade="A6"/>
        <w:autoSpaceDE w:val="0"/>
        <w:autoSpaceDN w:val="0"/>
        <w:adjustRightInd w:val="0"/>
        <w:ind w:left="720" w:hanging="720"/>
        <w:jc w:val="left"/>
        <w:rPr>
          <w:del w:id="955" w:author="Nuwan Jayasena" w:date="2013-06-18T09:14:00Z"/>
          <w:rFonts w:ascii="Courier New" w:hAnsi="Courier New" w:cs="Courier New"/>
          <w:color w:val="000000" w:themeColor="text1"/>
        </w:rPr>
      </w:pPr>
      <w:del w:id="956" w:author="Nuwan Jayasena" w:date="2013-06-18T09:14:00Z">
        <w:r w:rsidDel="00C91EA6">
          <w:rPr>
            <w:rFonts w:ascii="Courier New" w:hAnsi="Courier New" w:cs="Courier New"/>
            <w:color w:val="000000" w:themeColor="text1"/>
          </w:rPr>
          <w:tab/>
        </w:r>
        <w:r w:rsidR="00915C1D" w:rsidRPr="001C1352" w:rsidDel="00C91EA6">
          <w:rPr>
            <w:rFonts w:ascii="Courier New" w:hAnsi="Courier New" w:cs="Courier New"/>
            <w:color w:val="000000" w:themeColor="text1"/>
          </w:rPr>
          <w:delText>PIMEMUENV=&lt;</w:delText>
        </w:r>
        <w:r w:rsidR="00D9079D" w:rsidDel="00C91EA6">
          <w:rPr>
            <w:rFonts w:ascii="Courier New" w:hAnsi="Courier New" w:cs="Courier New"/>
            <w:color w:val="000000" w:themeColor="text1"/>
          </w:rPr>
          <w:delText>node_config</w:delText>
        </w:r>
        <w:r w:rsidR="00915C1D" w:rsidRPr="001C1352" w:rsidDel="00C91EA6">
          <w:rPr>
            <w:rFonts w:ascii="Courier New" w:hAnsi="Courier New" w:cs="Courier New"/>
            <w:color w:val="000000" w:themeColor="text1"/>
          </w:rPr>
          <w:delText>.xml&gt;:&lt;1/0&gt;:&lt;</w:delText>
        </w:r>
        <w:r w:rsidDel="00C91EA6">
          <w:rPr>
            <w:rFonts w:ascii="Courier New" w:hAnsi="Courier New" w:cs="Courier New"/>
            <w:color w:val="000000" w:themeColor="text1"/>
          </w:rPr>
          <w:delText>temp_file_</w:delText>
        </w:r>
        <w:r w:rsidR="0000697A" w:rsidDel="00C91EA6">
          <w:rPr>
            <w:rFonts w:ascii="Courier New" w:hAnsi="Courier New" w:cs="Courier New"/>
            <w:color w:val="000000" w:themeColor="text1"/>
          </w:rPr>
          <w:delText>path</w:delText>
        </w:r>
        <w:r w:rsidR="00915C1D" w:rsidRPr="001C1352" w:rsidDel="00C91EA6">
          <w:rPr>
            <w:rFonts w:ascii="Courier New" w:hAnsi="Courier New" w:cs="Courier New"/>
            <w:color w:val="000000" w:themeColor="text1"/>
          </w:rPr>
          <w:delText xml:space="preserve">&gt; </w:delText>
        </w:r>
      </w:del>
    </w:p>
    <w:p w:rsidR="00A234FA" w:rsidRPr="001C1352" w:rsidDel="00C91EA6" w:rsidRDefault="00A234FA" w:rsidP="006F602A">
      <w:pPr>
        <w:shd w:val="clear" w:color="auto" w:fill="A6A6A6" w:themeFill="background1" w:themeFillShade="A6"/>
        <w:autoSpaceDE w:val="0"/>
        <w:autoSpaceDN w:val="0"/>
        <w:adjustRightInd w:val="0"/>
        <w:ind w:left="1440" w:hanging="1440"/>
        <w:jc w:val="left"/>
        <w:rPr>
          <w:del w:id="957" w:author="Nuwan Jayasena" w:date="2013-06-18T09:14:00Z"/>
          <w:rFonts w:ascii="Courier New" w:hAnsi="Courier New" w:cs="Courier New"/>
          <w:color w:val="000000" w:themeColor="text1"/>
        </w:rPr>
      </w:pPr>
    </w:p>
    <w:p w:rsidR="00EA5980" w:rsidDel="00C91EA6" w:rsidRDefault="00915C1D" w:rsidP="00EA5980">
      <w:pPr>
        <w:autoSpaceDE w:val="0"/>
        <w:autoSpaceDN w:val="0"/>
        <w:adjustRightInd w:val="0"/>
        <w:ind w:left="720"/>
        <w:jc w:val="left"/>
        <w:rPr>
          <w:del w:id="958" w:author="Nuwan Jayasena" w:date="2013-06-18T09:14:00Z"/>
          <w:rFonts w:cstheme="majorHAnsi"/>
          <w:color w:val="000000" w:themeColor="text1"/>
        </w:rPr>
      </w:pPr>
      <w:del w:id="959" w:author="Nuwan Jayasena" w:date="2013-06-18T09:14:00Z">
        <w:r w:rsidRPr="00907740" w:rsidDel="00C91EA6">
          <w:rPr>
            <w:rFonts w:cstheme="majorHAnsi"/>
            <w:color w:val="000000" w:themeColor="text1"/>
          </w:rPr>
          <w:delText>Performance information gathering is turned on by setting the second argument to 1</w:delText>
        </w:r>
        <w:r w:rsidR="00E52864" w:rsidDel="00C91EA6">
          <w:rPr>
            <w:rFonts w:cstheme="majorHAnsi"/>
            <w:color w:val="000000" w:themeColor="text1"/>
          </w:rPr>
          <w:delText>. The l</w:delText>
        </w:r>
        <w:r w:rsidRPr="00907740" w:rsidDel="00C91EA6">
          <w:rPr>
            <w:rFonts w:cstheme="majorHAnsi"/>
            <w:color w:val="000000" w:themeColor="text1"/>
          </w:rPr>
          <w:delText xml:space="preserve">ast argument specifies the location of temporary files generated by the performance gathering. </w:delText>
        </w:r>
      </w:del>
    </w:p>
    <w:p w:rsidR="00915C1D" w:rsidDel="00C91EA6" w:rsidRDefault="00915C1D" w:rsidP="00915C1D">
      <w:pPr>
        <w:pStyle w:val="ListParagraph"/>
        <w:numPr>
          <w:ilvl w:val="0"/>
          <w:numId w:val="33"/>
        </w:numPr>
        <w:rPr>
          <w:del w:id="960" w:author="Nuwan Jayasena" w:date="2013-06-18T09:14:00Z"/>
        </w:rPr>
      </w:pPr>
      <w:del w:id="961" w:author="Nuwan Jayasena" w:date="2013-06-18T09:14:00Z">
        <w:r w:rsidDel="00C91EA6">
          <w:delText xml:space="preserve">Optionally stop and restart the </w:delText>
        </w:r>
        <w:r w:rsidR="0000697A" w:rsidDel="00C91EA6">
          <w:delText xml:space="preserve">profiling </w:delText>
        </w:r>
        <w:r w:rsidDel="00C91EA6">
          <w:delText xml:space="preserve">as needed to exclude execution segments that are not of interest for the study. For nested </w:delText>
        </w:r>
        <w:r w:rsidRPr="000961C3" w:rsidDel="00C91EA6">
          <w:rPr>
            <w:i/>
          </w:rPr>
          <w:delText>pim_emu_begin</w:delText>
        </w:r>
        <w:r w:rsidDel="00C91EA6">
          <w:rPr>
            <w:i/>
          </w:rPr>
          <w:delText>()</w:delText>
        </w:r>
        <w:r w:rsidRPr="000961C3" w:rsidDel="00C91EA6">
          <w:rPr>
            <w:i/>
          </w:rPr>
          <w:delText xml:space="preserve"> </w:delText>
        </w:r>
        <w:r w:rsidDel="00C91EA6">
          <w:delText xml:space="preserve">and </w:delText>
        </w:r>
        <w:r w:rsidRPr="000961C3" w:rsidDel="00C91EA6">
          <w:rPr>
            <w:i/>
          </w:rPr>
          <w:delText>pim_emu_end</w:delText>
        </w:r>
        <w:r w:rsidDel="00C91EA6">
          <w:rPr>
            <w:i/>
          </w:rPr>
          <w:delText>()</w:delText>
        </w:r>
        <w:r w:rsidDel="00C91EA6">
          <w:delText xml:space="preserve">, note that one </w:delText>
        </w:r>
        <w:r w:rsidRPr="000961C3" w:rsidDel="00C91EA6">
          <w:rPr>
            <w:i/>
          </w:rPr>
          <w:delText>pim_emu_end</w:delText>
        </w:r>
        <w:r w:rsidDel="00C91EA6">
          <w:delText xml:space="preserve">() turns off </w:delText>
        </w:r>
        <w:r w:rsidR="0000697A" w:rsidDel="00C91EA6">
          <w:delText>profiling</w:delText>
        </w:r>
        <w:r w:rsidDel="00C91EA6">
          <w:delText xml:space="preserve"> regardless </w:delText>
        </w:r>
        <w:r w:rsidR="00E52864" w:rsidDel="00C91EA6">
          <w:delText xml:space="preserve">of </w:delText>
        </w:r>
        <w:r w:rsidDel="00C91EA6">
          <w:delText xml:space="preserve">how many </w:delText>
        </w:r>
        <w:r w:rsidRPr="000961C3" w:rsidDel="00C91EA6">
          <w:rPr>
            <w:i/>
          </w:rPr>
          <w:delText>pim_emu_begin()</w:delText>
        </w:r>
        <w:r w:rsidDel="00C91EA6">
          <w:delText xml:space="preserve"> calls were </w:delText>
        </w:r>
        <w:r w:rsidR="0000697A" w:rsidDel="00C91EA6">
          <w:delText xml:space="preserve">previously </w:delText>
        </w:r>
        <w:r w:rsidDel="00C91EA6">
          <w:delText xml:space="preserve">specified; </w:delText>
        </w:r>
        <w:r w:rsidR="0000697A" w:rsidDel="00C91EA6">
          <w:delText>similarly, a single</w:delText>
        </w:r>
        <w:r w:rsidDel="00C91EA6">
          <w:delText xml:space="preserve"> </w:delText>
        </w:r>
        <w:r w:rsidRPr="000961C3" w:rsidDel="00C91EA6">
          <w:rPr>
            <w:i/>
          </w:rPr>
          <w:delText>pim_emu_begin</w:delText>
        </w:r>
        <w:r w:rsidDel="00C91EA6">
          <w:delText xml:space="preserve">() turns on </w:delText>
        </w:r>
        <w:r w:rsidR="0000697A" w:rsidDel="00C91EA6">
          <w:delText xml:space="preserve">profiling regardless of the number of preceding </w:delText>
        </w:r>
        <w:r w:rsidR="0000697A" w:rsidRPr="000961C3" w:rsidDel="00C91EA6">
          <w:rPr>
            <w:i/>
          </w:rPr>
          <w:delText>pim_emu_end</w:delText>
        </w:r>
        <w:r w:rsidR="0000697A" w:rsidDel="00C91EA6">
          <w:rPr>
            <w:i/>
          </w:rPr>
          <w:delText>()</w:delText>
        </w:r>
        <w:r w:rsidR="00EA5980" w:rsidRPr="00EA5980" w:rsidDel="00C91EA6">
          <w:delText xml:space="preserve"> calls</w:delText>
        </w:r>
        <w:r w:rsidDel="00C91EA6">
          <w:delText xml:space="preserve">. </w:delText>
        </w:r>
      </w:del>
    </w:p>
    <w:p w:rsidR="00915C1D" w:rsidDel="00C91EA6" w:rsidRDefault="00915C1D" w:rsidP="00915C1D">
      <w:pPr>
        <w:rPr>
          <w:del w:id="962" w:author="Nuwan Jayasena" w:date="2013-06-18T09:14:00Z"/>
        </w:rPr>
      </w:pPr>
    </w:p>
    <w:p w:rsidR="00915C1D" w:rsidDel="00C91EA6" w:rsidRDefault="00915C1D" w:rsidP="00915C1D">
      <w:pPr>
        <w:rPr>
          <w:del w:id="963" w:author="Nuwan Jayasena" w:date="2013-06-18T09:14:00Z"/>
        </w:rPr>
      </w:pPr>
      <w:del w:id="964" w:author="Nuwan Jayasena" w:date="2013-06-18T09:14:00Z">
        <w:r w:rsidDel="00C91EA6">
          <w:delText xml:space="preserve">For illustration purpose, here is an example </w:delText>
        </w:r>
        <w:r w:rsidR="00E52864" w:rsidDel="00C91EA6">
          <w:delText>of</w:delText>
        </w:r>
        <w:r w:rsidDel="00C91EA6">
          <w:delText xml:space="preserve"> fine-grained insertion of PIM emulation blocks. </w:delText>
        </w:r>
      </w:del>
    </w:p>
    <w:p w:rsidR="00915C1D" w:rsidDel="00C91EA6" w:rsidRDefault="00915C1D" w:rsidP="00915C1D">
      <w:pPr>
        <w:rPr>
          <w:del w:id="965" w:author="Nuwan Jayasena" w:date="2013-06-18T09:14:00Z"/>
        </w:rPr>
      </w:pPr>
    </w:p>
    <w:p w:rsidR="00A234FA" w:rsidDel="00C91EA6" w:rsidRDefault="00915C1D" w:rsidP="00915C1D">
      <w:pPr>
        <w:shd w:val="clear" w:color="auto" w:fill="A6A6A6" w:themeFill="background1" w:themeFillShade="A6"/>
        <w:rPr>
          <w:del w:id="966" w:author="Nuwan Jayasena" w:date="2013-06-18T09:14:00Z"/>
          <w:rFonts w:ascii="Courier New" w:hAnsi="Courier New" w:cs="Courier New"/>
        </w:rPr>
      </w:pPr>
      <w:del w:id="967" w:author="Nuwan Jayasena" w:date="2013-06-18T09:14:00Z">
        <w:r w:rsidDel="00C91EA6">
          <w:rPr>
            <w:rFonts w:ascii="Courier New" w:hAnsi="Courier New" w:cs="Courier New"/>
          </w:rPr>
          <w:tab/>
        </w:r>
      </w:del>
    </w:p>
    <w:p w:rsidR="00915C1D" w:rsidDel="00C91EA6" w:rsidRDefault="00A234FA" w:rsidP="00915C1D">
      <w:pPr>
        <w:shd w:val="clear" w:color="auto" w:fill="A6A6A6" w:themeFill="background1" w:themeFillShade="A6"/>
        <w:rPr>
          <w:del w:id="968" w:author="Nuwan Jayasena" w:date="2013-06-18T09:14:00Z"/>
          <w:rFonts w:ascii="Courier New" w:hAnsi="Courier New" w:cs="Courier New"/>
        </w:rPr>
      </w:pPr>
      <w:del w:id="969" w:author="Nuwan Jayasena" w:date="2013-06-18T09:14:00Z">
        <w:r w:rsidDel="00C91EA6">
          <w:rPr>
            <w:rFonts w:ascii="Courier New" w:hAnsi="Courier New" w:cs="Courier New"/>
          </w:rPr>
          <w:tab/>
        </w:r>
        <w:r w:rsidR="00915C1D" w:rsidRPr="000961C3" w:rsidDel="00C91EA6">
          <w:rPr>
            <w:rFonts w:ascii="Courier New" w:hAnsi="Courier New" w:cs="Courier New"/>
          </w:rPr>
          <w:delText>…</w:delText>
        </w:r>
      </w:del>
    </w:p>
    <w:p w:rsidR="00915C1D" w:rsidDel="00C91EA6" w:rsidRDefault="00915C1D" w:rsidP="00915C1D">
      <w:pPr>
        <w:shd w:val="clear" w:color="auto" w:fill="A6A6A6" w:themeFill="background1" w:themeFillShade="A6"/>
        <w:rPr>
          <w:del w:id="970" w:author="Nuwan Jayasena" w:date="2013-06-18T09:14:00Z"/>
          <w:rFonts w:ascii="Courier New" w:hAnsi="Courier New" w:cs="Courier New"/>
          <w:i/>
        </w:rPr>
      </w:pPr>
      <w:del w:id="971" w:author="Nuwan Jayasena" w:date="2013-06-18T09:14:00Z">
        <w:r w:rsidDel="00C91EA6">
          <w:rPr>
            <w:rFonts w:ascii="Courier New" w:hAnsi="Courier New" w:cs="Courier New"/>
            <w:i/>
          </w:rPr>
          <w:tab/>
        </w:r>
        <w:r w:rsidRPr="000961C3" w:rsidDel="00C91EA6">
          <w:rPr>
            <w:rFonts w:ascii="Courier New" w:hAnsi="Courier New" w:cs="Courier New"/>
            <w:i/>
          </w:rPr>
          <w:delText>pim_emu_begin ();</w:delText>
        </w:r>
      </w:del>
    </w:p>
    <w:p w:rsidR="00915C1D" w:rsidDel="00C91EA6" w:rsidRDefault="00915C1D" w:rsidP="00915C1D">
      <w:pPr>
        <w:shd w:val="clear" w:color="auto" w:fill="A6A6A6" w:themeFill="background1" w:themeFillShade="A6"/>
        <w:ind w:firstLine="720"/>
        <w:rPr>
          <w:del w:id="972" w:author="Nuwan Jayasena" w:date="2013-06-18T09:14:00Z"/>
          <w:rFonts w:ascii="Courier New" w:hAnsi="Courier New" w:cs="Courier New"/>
          <w:i/>
        </w:rPr>
      </w:pPr>
      <w:del w:id="973" w:author="Nuwan Jayasena" w:date="2013-06-18T09:14:00Z">
        <w:r w:rsidDel="00C91EA6">
          <w:rPr>
            <w:rFonts w:ascii="Courier New" w:hAnsi="Courier New" w:cs="Courier New"/>
          </w:rPr>
          <w:tab/>
        </w:r>
        <w:r w:rsidRPr="000961C3" w:rsidDel="00C91EA6">
          <w:rPr>
            <w:rFonts w:ascii="Courier New" w:hAnsi="Courier New" w:cs="Courier New"/>
            <w:i/>
          </w:rPr>
          <w:delText>PIMEnqueueKernelWaxpby(…);</w:delText>
        </w:r>
      </w:del>
    </w:p>
    <w:p w:rsidR="00915C1D" w:rsidDel="00C91EA6" w:rsidRDefault="00915C1D" w:rsidP="00915C1D">
      <w:pPr>
        <w:shd w:val="clear" w:color="auto" w:fill="A6A6A6" w:themeFill="background1" w:themeFillShade="A6"/>
        <w:rPr>
          <w:del w:id="974" w:author="Nuwan Jayasena" w:date="2013-06-18T09:14:00Z"/>
          <w:rFonts w:ascii="Courier New" w:hAnsi="Courier New" w:cs="Courier New"/>
          <w:i/>
        </w:rPr>
      </w:pPr>
      <w:del w:id="975" w:author="Nuwan Jayasena" w:date="2013-06-18T09:14:00Z">
        <w:r w:rsidDel="00C91EA6">
          <w:rPr>
            <w:rFonts w:ascii="Courier New" w:hAnsi="Courier New" w:cs="Courier New"/>
            <w:i/>
          </w:rPr>
          <w:tab/>
        </w:r>
        <w:r w:rsidRPr="000961C3" w:rsidDel="00C91EA6">
          <w:rPr>
            <w:rFonts w:ascii="Courier New" w:hAnsi="Courier New" w:cs="Courier New"/>
            <w:i/>
          </w:rPr>
          <w:delText>pim_emu_end ();</w:delText>
        </w:r>
      </w:del>
    </w:p>
    <w:p w:rsidR="00915C1D" w:rsidDel="00C91EA6" w:rsidRDefault="00915C1D" w:rsidP="00915C1D">
      <w:pPr>
        <w:shd w:val="clear" w:color="auto" w:fill="A6A6A6" w:themeFill="background1" w:themeFillShade="A6"/>
        <w:rPr>
          <w:del w:id="976" w:author="Nuwan Jayasena" w:date="2013-06-18T09:14:00Z"/>
          <w:rFonts w:ascii="Courier New" w:hAnsi="Courier New" w:cs="Courier New"/>
        </w:rPr>
      </w:pPr>
      <w:del w:id="977" w:author="Nuwan Jayasena" w:date="2013-06-18T09:14:00Z">
        <w:r w:rsidRPr="000961C3" w:rsidDel="00C91EA6">
          <w:rPr>
            <w:rFonts w:ascii="Courier New" w:hAnsi="Courier New" w:cs="Courier New"/>
          </w:rPr>
          <w:tab/>
        </w:r>
        <w:r w:rsidDel="00C91EA6">
          <w:rPr>
            <w:rFonts w:ascii="Courier New" w:hAnsi="Courier New" w:cs="Courier New"/>
          </w:rPr>
          <w:tab/>
        </w:r>
        <w:r w:rsidRPr="000961C3" w:rsidDel="00C91EA6">
          <w:rPr>
            <w:rFonts w:ascii="Courier New" w:hAnsi="Courier New" w:cs="Courier New"/>
          </w:rPr>
          <w:delText>Uncounted activities;</w:delText>
        </w:r>
      </w:del>
    </w:p>
    <w:p w:rsidR="00915C1D" w:rsidDel="00C91EA6" w:rsidRDefault="00915C1D" w:rsidP="00915C1D">
      <w:pPr>
        <w:shd w:val="clear" w:color="auto" w:fill="A6A6A6" w:themeFill="background1" w:themeFillShade="A6"/>
        <w:rPr>
          <w:del w:id="978" w:author="Nuwan Jayasena" w:date="2013-06-18T09:14:00Z"/>
          <w:rFonts w:ascii="Courier New" w:hAnsi="Courier New" w:cs="Courier New"/>
          <w:i/>
        </w:rPr>
      </w:pPr>
      <w:del w:id="979" w:author="Nuwan Jayasena" w:date="2013-06-18T09:14:00Z">
        <w:r w:rsidDel="00C91EA6">
          <w:rPr>
            <w:rFonts w:ascii="Courier New" w:hAnsi="Courier New" w:cs="Courier New"/>
            <w:i/>
          </w:rPr>
          <w:tab/>
        </w:r>
        <w:r w:rsidRPr="000961C3" w:rsidDel="00C91EA6">
          <w:rPr>
            <w:rFonts w:ascii="Courier New" w:hAnsi="Courier New" w:cs="Courier New"/>
            <w:i/>
          </w:rPr>
          <w:delText>pim_emu_begin ();</w:delText>
        </w:r>
      </w:del>
    </w:p>
    <w:p w:rsidR="00915C1D" w:rsidDel="00C91EA6" w:rsidRDefault="00915C1D" w:rsidP="00915C1D">
      <w:pPr>
        <w:shd w:val="clear" w:color="auto" w:fill="A6A6A6" w:themeFill="background1" w:themeFillShade="A6"/>
        <w:ind w:firstLine="720"/>
        <w:rPr>
          <w:del w:id="980" w:author="Nuwan Jayasena" w:date="2013-06-18T09:14:00Z"/>
          <w:rFonts w:ascii="Courier New" w:hAnsi="Courier New" w:cs="Courier New"/>
          <w:i/>
        </w:rPr>
      </w:pPr>
      <w:del w:id="981" w:author="Nuwan Jayasena" w:date="2013-06-18T09:14:00Z">
        <w:r w:rsidRPr="000961C3" w:rsidDel="00C91EA6">
          <w:rPr>
            <w:rFonts w:ascii="Courier New" w:hAnsi="Courier New" w:cs="Courier New"/>
            <w:i/>
          </w:rPr>
          <w:tab/>
          <w:delText>PIMEnqueueKernelMatvec(</w:delText>
        </w:r>
        <w:r w:rsidR="00CA234C" w:rsidDel="00C91EA6">
          <w:rPr>
            <w:rFonts w:ascii="Courier New" w:hAnsi="Courier New" w:cs="Courier New"/>
            <w:i/>
          </w:rPr>
          <w:delText>…</w:delText>
        </w:r>
        <w:r w:rsidRPr="000961C3" w:rsidDel="00C91EA6">
          <w:rPr>
            <w:rFonts w:ascii="Courier New" w:hAnsi="Courier New" w:cs="Courier New"/>
            <w:i/>
          </w:rPr>
          <w:delText>);</w:delText>
        </w:r>
      </w:del>
    </w:p>
    <w:p w:rsidR="00915C1D" w:rsidDel="00C91EA6" w:rsidRDefault="00915C1D" w:rsidP="00915C1D">
      <w:pPr>
        <w:shd w:val="clear" w:color="auto" w:fill="A6A6A6" w:themeFill="background1" w:themeFillShade="A6"/>
        <w:rPr>
          <w:del w:id="982" w:author="Nuwan Jayasena" w:date="2013-06-18T09:14:00Z"/>
          <w:rFonts w:ascii="Courier New" w:hAnsi="Courier New" w:cs="Courier New"/>
          <w:i/>
        </w:rPr>
      </w:pPr>
      <w:del w:id="983" w:author="Nuwan Jayasena" w:date="2013-06-18T09:14:00Z">
        <w:r w:rsidDel="00C91EA6">
          <w:rPr>
            <w:rFonts w:ascii="Courier New" w:hAnsi="Courier New" w:cs="Courier New"/>
            <w:i/>
          </w:rPr>
          <w:tab/>
        </w:r>
        <w:r w:rsidRPr="000961C3" w:rsidDel="00C91EA6">
          <w:rPr>
            <w:rFonts w:ascii="Courier New" w:hAnsi="Courier New" w:cs="Courier New"/>
            <w:i/>
          </w:rPr>
          <w:delText>pim_emu_end ();</w:delText>
        </w:r>
      </w:del>
    </w:p>
    <w:p w:rsidR="00915C1D" w:rsidDel="00C91EA6" w:rsidRDefault="00915C1D" w:rsidP="00915C1D">
      <w:pPr>
        <w:shd w:val="clear" w:color="auto" w:fill="A6A6A6" w:themeFill="background1" w:themeFillShade="A6"/>
        <w:ind w:firstLine="720"/>
        <w:rPr>
          <w:del w:id="984" w:author="Nuwan Jayasena" w:date="2013-06-18T09:14:00Z"/>
          <w:rFonts w:ascii="Courier New" w:hAnsi="Courier New" w:cs="Courier New"/>
        </w:rPr>
      </w:pPr>
      <w:del w:id="985" w:author="Nuwan Jayasena" w:date="2013-06-18T09:14:00Z">
        <w:r w:rsidDel="00C91EA6">
          <w:rPr>
            <w:rFonts w:ascii="Courier New" w:hAnsi="Courier New" w:cs="Courier New"/>
          </w:rPr>
          <w:tab/>
        </w:r>
        <w:r w:rsidRPr="000961C3" w:rsidDel="00C91EA6">
          <w:rPr>
            <w:rFonts w:ascii="Courier New" w:hAnsi="Courier New" w:cs="Courier New"/>
          </w:rPr>
          <w:delText>Uncounted activities</w:delText>
        </w:r>
      </w:del>
    </w:p>
    <w:p w:rsidR="00915C1D" w:rsidDel="00C91EA6" w:rsidRDefault="00915C1D" w:rsidP="00915C1D">
      <w:pPr>
        <w:shd w:val="clear" w:color="auto" w:fill="A6A6A6" w:themeFill="background1" w:themeFillShade="A6"/>
        <w:rPr>
          <w:del w:id="986" w:author="Nuwan Jayasena" w:date="2013-06-18T09:14:00Z"/>
          <w:rFonts w:ascii="Courier New" w:hAnsi="Courier New" w:cs="Courier New"/>
        </w:rPr>
      </w:pPr>
      <w:del w:id="987" w:author="Nuwan Jayasena" w:date="2013-06-18T09:14:00Z">
        <w:r w:rsidDel="00C91EA6">
          <w:rPr>
            <w:rFonts w:ascii="Courier New" w:hAnsi="Courier New" w:cs="Courier New"/>
          </w:rPr>
          <w:tab/>
        </w:r>
        <w:r w:rsidRPr="000961C3" w:rsidDel="00C91EA6">
          <w:rPr>
            <w:rFonts w:ascii="Courier New" w:hAnsi="Courier New" w:cs="Courier New"/>
          </w:rPr>
          <w:delText>…</w:delText>
        </w:r>
      </w:del>
    </w:p>
    <w:p w:rsidR="00A234FA" w:rsidDel="00C91EA6" w:rsidRDefault="00A234FA" w:rsidP="00915C1D">
      <w:pPr>
        <w:shd w:val="clear" w:color="auto" w:fill="A6A6A6" w:themeFill="background1" w:themeFillShade="A6"/>
        <w:rPr>
          <w:del w:id="988" w:author="Nuwan Jayasena" w:date="2013-06-18T09:14:00Z"/>
          <w:rFonts w:ascii="Courier New" w:hAnsi="Courier New" w:cs="Courier New"/>
        </w:rPr>
      </w:pPr>
    </w:p>
    <w:p w:rsidR="00915C1D" w:rsidDel="00C91EA6" w:rsidRDefault="00915C1D" w:rsidP="00915C1D">
      <w:pPr>
        <w:rPr>
          <w:del w:id="989" w:author="Nuwan Jayasena" w:date="2013-06-18T09:14:00Z"/>
        </w:rPr>
      </w:pPr>
    </w:p>
    <w:p w:rsidR="00915C1D" w:rsidDel="00C91EA6" w:rsidRDefault="00915C1D" w:rsidP="00915C1D">
      <w:pPr>
        <w:rPr>
          <w:del w:id="990" w:author="Nuwan Jayasena" w:date="2013-06-18T09:14:00Z"/>
        </w:rPr>
      </w:pPr>
      <w:del w:id="991" w:author="Nuwan Jayasena" w:date="2013-06-18T09:14:00Z">
        <w:r w:rsidDel="00C91EA6">
          <w:delText xml:space="preserve">The coarse grain insertion of </w:delText>
        </w:r>
        <w:r w:rsidRPr="000961C3" w:rsidDel="00C91EA6">
          <w:rPr>
            <w:i/>
          </w:rPr>
          <w:delText>pim_emu_begin()</w:delText>
        </w:r>
        <w:r w:rsidDel="00C91EA6">
          <w:delText xml:space="preserve"> and </w:delText>
        </w:r>
        <w:r w:rsidRPr="000961C3" w:rsidDel="00C91EA6">
          <w:rPr>
            <w:i/>
          </w:rPr>
          <w:delText xml:space="preserve">pim_emu_end() </w:delText>
        </w:r>
        <w:r w:rsidR="00CA234C" w:rsidDel="00C91EA6">
          <w:delText xml:space="preserve">calls that </w:delText>
        </w:r>
        <w:r w:rsidDel="00C91EA6">
          <w:delText xml:space="preserve">we advocate for general analysis only requires the developer to insert one such pair </w:delText>
        </w:r>
        <w:r w:rsidR="00384ABD" w:rsidDel="00C91EA6">
          <w:delText xml:space="preserve">around the key section of interest in an application (e.g., only excluding initialization and shut-down routines). In the case of miniFE, profiling is enabled </w:delText>
        </w:r>
        <w:r w:rsidDel="00C91EA6">
          <w:delText>inside the CG Solver after the setup block and surrounding the iterative block where all the computation resides, including all kernel execution. This approach is used in th</w:delText>
        </w:r>
        <w:r w:rsidR="00384ABD" w:rsidDel="00C91EA6">
          <w:delText>is</w:delText>
        </w:r>
        <w:r w:rsidDel="00C91EA6">
          <w:delText xml:space="preserve"> evaluation and </w:delText>
        </w:r>
        <w:r w:rsidR="00384ABD" w:rsidDel="00C91EA6">
          <w:delText xml:space="preserve">for generating the </w:delText>
        </w:r>
        <w:r w:rsidDel="00C91EA6">
          <w:delText>timeline</w:delText>
        </w:r>
        <w:r w:rsidR="00384ABD" w:rsidDel="00C91EA6">
          <w:delText xml:space="preserve"> graphs</w:delText>
        </w:r>
        <w:r w:rsidDel="00C91EA6">
          <w:delText xml:space="preserve"> </w:delText>
        </w:r>
        <w:r w:rsidR="00384ABD" w:rsidDel="00C91EA6">
          <w:delText xml:space="preserve">shown </w:delText>
        </w:r>
        <w:r w:rsidDel="00C91EA6">
          <w:delText xml:space="preserve">later </w:delText>
        </w:r>
        <w:r w:rsidR="00384ABD" w:rsidDel="00C91EA6">
          <w:delText xml:space="preserve">in </w:delText>
        </w:r>
        <w:r w:rsidDel="00C91EA6">
          <w:delText xml:space="preserve">this section. </w:delText>
        </w:r>
      </w:del>
    </w:p>
    <w:p w:rsidR="00915C1D" w:rsidDel="00C91EA6" w:rsidRDefault="00915C1D" w:rsidP="00915C1D">
      <w:pPr>
        <w:rPr>
          <w:del w:id="992" w:author="Nuwan Jayasena" w:date="2013-06-18T09:14:00Z"/>
        </w:rPr>
      </w:pPr>
    </w:p>
    <w:p w:rsidR="00A234FA" w:rsidDel="00C91EA6" w:rsidRDefault="00915C1D" w:rsidP="00915C1D">
      <w:pPr>
        <w:shd w:val="clear" w:color="auto" w:fill="A6A6A6" w:themeFill="background1" w:themeFillShade="A6"/>
        <w:rPr>
          <w:del w:id="993" w:author="Nuwan Jayasena" w:date="2013-06-18T09:14:00Z"/>
          <w:rFonts w:ascii="Courier New" w:hAnsi="Courier New" w:cs="Courier New"/>
          <w:i/>
        </w:rPr>
      </w:pPr>
      <w:del w:id="994" w:author="Nuwan Jayasena" w:date="2013-06-18T09:14:00Z">
        <w:r w:rsidDel="00C91EA6">
          <w:rPr>
            <w:rFonts w:ascii="Courier New" w:hAnsi="Courier New" w:cs="Courier New"/>
            <w:i/>
          </w:rPr>
          <w:tab/>
        </w:r>
      </w:del>
    </w:p>
    <w:p w:rsidR="00915C1D" w:rsidDel="00C91EA6" w:rsidRDefault="00A234FA" w:rsidP="00915C1D">
      <w:pPr>
        <w:shd w:val="clear" w:color="auto" w:fill="A6A6A6" w:themeFill="background1" w:themeFillShade="A6"/>
        <w:rPr>
          <w:del w:id="995" w:author="Nuwan Jayasena" w:date="2013-06-18T09:14:00Z"/>
          <w:rFonts w:ascii="Courier New" w:hAnsi="Courier New" w:cs="Courier New"/>
          <w:i/>
        </w:rPr>
      </w:pPr>
      <w:del w:id="996" w:author="Nuwan Jayasena" w:date="2013-06-18T09:14:00Z">
        <w:r w:rsidDel="00C91EA6">
          <w:rPr>
            <w:rFonts w:ascii="Courier New" w:hAnsi="Courier New" w:cs="Courier New"/>
            <w:i/>
          </w:rPr>
          <w:tab/>
        </w:r>
        <w:r w:rsidR="00915C1D" w:rsidRPr="000961C3" w:rsidDel="00C91EA6">
          <w:rPr>
            <w:rFonts w:ascii="Courier New" w:hAnsi="Courier New" w:cs="Courier New"/>
            <w:i/>
          </w:rPr>
          <w:delText>pim_emu_begin ();</w:delText>
        </w:r>
      </w:del>
    </w:p>
    <w:p w:rsidR="00915C1D" w:rsidDel="00C91EA6" w:rsidRDefault="00915C1D" w:rsidP="00915C1D">
      <w:pPr>
        <w:shd w:val="clear" w:color="auto" w:fill="A6A6A6" w:themeFill="background1" w:themeFillShade="A6"/>
        <w:ind w:firstLine="720"/>
        <w:rPr>
          <w:del w:id="997" w:author="Nuwan Jayasena" w:date="2013-06-18T09:14:00Z"/>
          <w:rFonts w:ascii="Courier New" w:hAnsi="Courier New" w:cs="Courier New"/>
        </w:rPr>
      </w:pPr>
      <w:del w:id="998" w:author="Nuwan Jayasena" w:date="2013-06-18T09:14:00Z">
        <w:r w:rsidRPr="000961C3" w:rsidDel="00C91EA6">
          <w:rPr>
            <w:rFonts w:ascii="Courier New" w:hAnsi="Courier New" w:cs="Courier New"/>
            <w:i/>
          </w:rPr>
          <w:tab/>
          <w:delText>cg_solver(…)</w:delText>
        </w:r>
        <w:r w:rsidDel="00C91EA6">
          <w:rPr>
            <w:rFonts w:ascii="Courier New" w:hAnsi="Courier New" w:cs="Courier New"/>
            <w:i/>
          </w:rPr>
          <w:delText>;</w:delText>
        </w:r>
      </w:del>
    </w:p>
    <w:p w:rsidR="00915C1D" w:rsidDel="00C91EA6" w:rsidRDefault="00915C1D" w:rsidP="00915C1D">
      <w:pPr>
        <w:shd w:val="clear" w:color="auto" w:fill="A6A6A6" w:themeFill="background1" w:themeFillShade="A6"/>
        <w:rPr>
          <w:del w:id="999" w:author="Nuwan Jayasena" w:date="2013-06-18T09:14:00Z"/>
          <w:rFonts w:ascii="Courier New" w:hAnsi="Courier New" w:cs="Courier New"/>
          <w:i/>
        </w:rPr>
      </w:pPr>
      <w:del w:id="1000" w:author="Nuwan Jayasena" w:date="2013-06-18T09:14:00Z">
        <w:r w:rsidDel="00C91EA6">
          <w:rPr>
            <w:rFonts w:ascii="Courier New" w:hAnsi="Courier New" w:cs="Courier New"/>
            <w:i/>
          </w:rPr>
          <w:tab/>
        </w:r>
        <w:r w:rsidRPr="000961C3" w:rsidDel="00C91EA6">
          <w:rPr>
            <w:rFonts w:ascii="Courier New" w:hAnsi="Courier New" w:cs="Courier New"/>
            <w:i/>
          </w:rPr>
          <w:delText>pim_emu_end ();</w:delText>
        </w:r>
      </w:del>
    </w:p>
    <w:p w:rsidR="00A234FA" w:rsidDel="00C91EA6" w:rsidRDefault="00A234FA" w:rsidP="00915C1D">
      <w:pPr>
        <w:shd w:val="clear" w:color="auto" w:fill="A6A6A6" w:themeFill="background1" w:themeFillShade="A6"/>
        <w:rPr>
          <w:del w:id="1001" w:author="Nuwan Jayasena" w:date="2013-06-18T09:14:00Z"/>
          <w:rFonts w:ascii="Courier New" w:hAnsi="Courier New" w:cs="Courier New"/>
          <w:i/>
        </w:rPr>
      </w:pPr>
    </w:p>
    <w:p w:rsidR="00915C1D" w:rsidDel="00C91EA6" w:rsidRDefault="00915C1D" w:rsidP="00915C1D">
      <w:pPr>
        <w:rPr>
          <w:del w:id="1002" w:author="Nuwan Jayasena" w:date="2013-06-18T09:14:00Z"/>
        </w:rPr>
      </w:pPr>
    </w:p>
    <w:p w:rsidR="00915C1D" w:rsidDel="00C91EA6" w:rsidRDefault="00915C1D" w:rsidP="00915C1D">
      <w:pPr>
        <w:rPr>
          <w:del w:id="1003" w:author="Nuwan Jayasena" w:date="2013-06-18T09:14:00Z"/>
        </w:rPr>
      </w:pPr>
      <w:del w:id="1004" w:author="Nuwan Jayasena" w:date="2013-06-18T09:14:00Z">
        <w:r w:rsidDel="00C91EA6">
          <w:delText xml:space="preserve">The emulation and modeling infrastructure </w:delText>
        </w:r>
        <w:r w:rsidR="00D9079D" w:rsidDel="00C91EA6">
          <w:delText>supports a broad range of PIM-enabled node configurations</w:delText>
        </w:r>
        <w:r w:rsidDel="00C91EA6">
          <w:delText xml:space="preserve">. The devices described in the XML file specified as </w:delText>
        </w:r>
        <w:r w:rsidR="001C7462" w:rsidDel="00C91EA6">
          <w:delText xml:space="preserve">the </w:delText>
        </w:r>
        <w:r w:rsidDel="00C91EA6">
          <w:delText>node configuration are the devices that software sees when using the PIM API, but they need not exist on the real hardware</w:delText>
        </w:r>
        <w:r w:rsidR="00CA234C" w:rsidDel="00C91EA6">
          <w:delText>.</w:delText>
        </w:r>
        <w:r w:rsidDel="00C91EA6">
          <w:rPr>
            <w:rStyle w:val="FootnoteReference"/>
          </w:rPr>
          <w:footnoteReference w:id="24"/>
        </w:r>
        <w:r w:rsidDel="00C91EA6">
          <w:delText xml:space="preserve"> A resourceful program will use </w:delText>
        </w:r>
        <w:r w:rsidRPr="000961C3" w:rsidDel="00C91EA6">
          <w:rPr>
            <w:i/>
          </w:rPr>
          <w:delText>pim_get_device_info()</w:delText>
        </w:r>
        <w:r w:rsidDel="00C91EA6">
          <w:delText xml:space="preserve"> to </w:delText>
        </w:r>
        <w:r w:rsidR="00D9079D" w:rsidDel="00C91EA6">
          <w:delText>query node parameters</w:delText>
        </w:r>
        <w:r w:rsidDel="00C91EA6">
          <w:delText xml:space="preserve"> and learn more about the </w:delText>
        </w:r>
        <w:r w:rsidR="002F1E5A" w:rsidDel="00C91EA6">
          <w:delText xml:space="preserve">emulated </w:delText>
        </w:r>
        <w:r w:rsidDel="00C91EA6">
          <w:delText>hardware it</w:delText>
        </w:r>
        <w:r w:rsidR="00CA234C" w:rsidDel="00C91EA6">
          <w:delText xml:space="preserve"> i</w:delText>
        </w:r>
        <w:r w:rsidDel="00C91EA6">
          <w:delText xml:space="preserve">s running on. </w:delText>
        </w:r>
      </w:del>
    </w:p>
    <w:p w:rsidR="00915C1D" w:rsidDel="00C91EA6" w:rsidRDefault="00915C1D" w:rsidP="00915C1D">
      <w:pPr>
        <w:rPr>
          <w:del w:id="1007" w:author="Nuwan Jayasena" w:date="2013-06-18T09:14:00Z"/>
        </w:rPr>
      </w:pPr>
    </w:p>
    <w:p w:rsidR="00915C1D" w:rsidDel="00C91EA6" w:rsidRDefault="00A141B1" w:rsidP="00915C1D">
      <w:pPr>
        <w:rPr>
          <w:del w:id="1008" w:author="Nuwan Jayasena" w:date="2013-06-18T09:14:00Z"/>
        </w:rPr>
      </w:pPr>
      <w:del w:id="1009" w:author="Nuwan Jayasena" w:date="2013-06-18T09:14:00Z">
        <w:r w:rsidDel="00C91EA6">
          <w:fldChar w:fldCharType="begin"/>
        </w:r>
        <w:r w:rsidR="003D144D" w:rsidDel="00C91EA6">
          <w:delInstrText xml:space="preserve"> REF _Ref357186113 \h </w:delInstrText>
        </w:r>
        <w:r w:rsidDel="00C91EA6">
          <w:fldChar w:fldCharType="separate"/>
        </w:r>
        <w:r w:rsidR="003D144D" w:rsidDel="00C91EA6">
          <w:delText xml:space="preserve">Table </w:delText>
        </w:r>
        <w:r w:rsidR="003D144D" w:rsidDel="00C91EA6">
          <w:rPr>
            <w:noProof/>
          </w:rPr>
          <w:delText>16</w:delText>
        </w:r>
        <w:r w:rsidDel="00C91EA6">
          <w:fldChar w:fldCharType="end"/>
        </w:r>
        <w:r w:rsidR="00D9079D" w:rsidRPr="003E63FE" w:rsidDel="00C91EA6">
          <w:delText xml:space="preserve"> </w:delText>
        </w:r>
        <w:r w:rsidR="00915C1D" w:rsidDel="00C91EA6">
          <w:delText>provide</w:delText>
        </w:r>
        <w:r w:rsidR="0028317B" w:rsidDel="00C91EA6">
          <w:delText>s</w:delText>
        </w:r>
        <w:r w:rsidR="00915C1D" w:rsidDel="00C91EA6">
          <w:delText xml:space="preserve"> </w:delText>
        </w:r>
        <w:r w:rsidR="001C1352" w:rsidDel="00C91EA6">
          <w:delText>an</w:delText>
        </w:r>
        <w:r w:rsidR="00915C1D" w:rsidDel="00C91EA6">
          <w:delText xml:space="preserve"> example PIM system configuration</w:delText>
        </w:r>
        <w:r w:rsidR="001C1352" w:rsidDel="00C91EA6">
          <w:delText xml:space="preserve"> that </w:delText>
        </w:r>
        <w:r w:rsidR="0028317B" w:rsidDel="00C91EA6">
          <w:delText>approximates</w:delText>
        </w:r>
        <w:r w:rsidR="00915C1D" w:rsidDel="00C91EA6">
          <w:delText xml:space="preserve"> </w:delText>
        </w:r>
        <w:r w:rsidR="0028317B" w:rsidDel="00C91EA6">
          <w:delText xml:space="preserve">AMD’s </w:delText>
        </w:r>
        <w:r w:rsidR="001C7462" w:rsidDel="00C91EA6">
          <w:delText xml:space="preserve">proposed </w:delText>
        </w:r>
        <w:r w:rsidR="0028317B" w:rsidDel="00C91EA6">
          <w:delText>baseline</w:delText>
        </w:r>
        <w:r w:rsidR="00915C1D" w:rsidDel="00C91EA6">
          <w:delText xml:space="preserve"> FastForward node containing one EHP and </w:delText>
        </w:r>
        <w:r w:rsidR="005E006D" w:rsidDel="00C91EA6">
          <w:delText>eight</w:delText>
        </w:r>
        <w:r w:rsidR="00915C1D" w:rsidDel="00C91EA6">
          <w:delText xml:space="preserve"> identical </w:delText>
        </w:r>
        <w:r w:rsidR="0028317B" w:rsidDel="00C91EA6">
          <w:delText>DRAM stacks with PIM</w:delText>
        </w:r>
        <w:r w:rsidR="00D9079D" w:rsidDel="00C91EA6">
          <w:delText xml:space="preserve"> (we do not model nor use the off-chip NVM of the baseline architecture in this study)</w:delText>
        </w:r>
        <w:r w:rsidR="00915C1D" w:rsidDel="00C91EA6">
          <w:delText xml:space="preserve">. </w:delText>
        </w:r>
      </w:del>
    </w:p>
    <w:p w:rsidR="00915C1D" w:rsidDel="00C91EA6" w:rsidRDefault="00915C1D" w:rsidP="00915C1D">
      <w:pPr>
        <w:rPr>
          <w:del w:id="1010" w:author="Nuwan Jayasena" w:date="2013-06-18T09:14:00Z"/>
        </w:rPr>
      </w:pPr>
    </w:p>
    <w:p w:rsidR="000E7621" w:rsidDel="00C91EA6" w:rsidRDefault="00A141B1" w:rsidP="000E7621">
      <w:pPr>
        <w:rPr>
          <w:del w:id="1011" w:author="Nuwan Jayasena" w:date="2013-06-18T09:14:00Z"/>
        </w:rPr>
      </w:pPr>
      <w:del w:id="1012" w:author="Nuwan Jayasena" w:date="2013-06-18T09:14:00Z">
        <w:r w:rsidDel="00C91EA6">
          <w:fldChar w:fldCharType="begin"/>
        </w:r>
        <w:r w:rsidR="003D144D" w:rsidDel="00C91EA6">
          <w:delInstrText xml:space="preserve"> REF _Ref357186150 \h </w:delInstrText>
        </w:r>
        <w:r w:rsidDel="00C91EA6">
          <w:fldChar w:fldCharType="separate"/>
        </w:r>
        <w:r w:rsidR="003D144D" w:rsidDel="00C91EA6">
          <w:delText xml:space="preserve">Figure </w:delText>
        </w:r>
        <w:r w:rsidR="003D144D" w:rsidDel="00C91EA6">
          <w:rPr>
            <w:noProof/>
          </w:rPr>
          <w:delText>6</w:delText>
        </w:r>
        <w:r w:rsidDel="00C91EA6">
          <w:fldChar w:fldCharType="end"/>
        </w:r>
        <w:r w:rsidR="003D144D" w:rsidDel="00C91EA6">
          <w:delText xml:space="preserve"> </w:delText>
        </w:r>
        <w:r w:rsidR="000E7621" w:rsidDel="00C91EA6">
          <w:delText>shows the execution timeline for the baseline – the execution of 100 iterations of the CG solver on the EHP without using PIM devices. The green segments show activity on the host CPU while the red segments show activity on the host GPU. As can be seen from the figure, the single-threaded control code on the host occupies a single CPU core and dispatches computation kernels to the EHP GPU.</w:delText>
        </w:r>
      </w:del>
    </w:p>
    <w:p w:rsidR="000E7621" w:rsidDel="00C91EA6" w:rsidRDefault="000E7621" w:rsidP="00915C1D">
      <w:pPr>
        <w:rPr>
          <w:del w:id="1013" w:author="Nuwan Jayasena" w:date="2013-06-18T09:14:00Z"/>
        </w:rPr>
      </w:pPr>
    </w:p>
    <w:p w:rsidR="00D13F7F" w:rsidDel="00C91EA6" w:rsidRDefault="00D13F7F" w:rsidP="00D13F7F">
      <w:pPr>
        <w:pStyle w:val="Caption"/>
        <w:rPr>
          <w:del w:id="1014" w:author="Nuwan Jayasena" w:date="2013-06-18T09:14:00Z"/>
        </w:rPr>
      </w:pPr>
      <w:bookmarkStart w:id="1015" w:name="_Ref357186113"/>
      <w:del w:id="1016" w:author="Nuwan Jayasena" w:date="2013-06-18T09:14:00Z">
        <w:r w:rsidDel="00C91EA6">
          <w:delText xml:space="preserve">Table </w:delText>
        </w:r>
        <w:r w:rsidR="00A141B1" w:rsidDel="00C91EA6">
          <w:fldChar w:fldCharType="begin"/>
        </w:r>
        <w:r w:rsidDel="00C91EA6">
          <w:delInstrText xml:space="preserve"> SEQ Table \* ARABIC </w:delInstrText>
        </w:r>
        <w:r w:rsidR="00A141B1" w:rsidDel="00C91EA6">
          <w:fldChar w:fldCharType="separate"/>
        </w:r>
        <w:r w:rsidR="003E63FE" w:rsidDel="00C91EA6">
          <w:rPr>
            <w:noProof/>
          </w:rPr>
          <w:delText>16</w:delText>
        </w:r>
        <w:r w:rsidR="00A141B1" w:rsidDel="00C91EA6">
          <w:fldChar w:fldCharType="end"/>
        </w:r>
        <w:bookmarkEnd w:id="1015"/>
        <w:r w:rsidDel="00C91EA6">
          <w:delText xml:space="preserve">: </w:delText>
        </w:r>
        <w:r w:rsidR="003E63FE" w:rsidDel="00C91EA6">
          <w:delText>Node</w:delText>
        </w:r>
        <w:r w:rsidRPr="00EE3F40" w:rsidDel="00C91EA6">
          <w:delText xml:space="preserve"> configuration </w:delText>
        </w:r>
        <w:r w:rsidR="003E63FE" w:rsidDel="00C91EA6">
          <w:delText>approximating</w:delText>
        </w:r>
        <w:r w:rsidRPr="00EE3F40" w:rsidDel="00C91EA6">
          <w:delText xml:space="preserve"> </w:delText>
        </w:r>
        <w:r w:rsidR="003E63FE" w:rsidDel="00C91EA6">
          <w:delText>proposed FastForward baseline</w:delText>
        </w:r>
      </w:del>
    </w:p>
    <w:tbl>
      <w:tblPr>
        <w:tblStyle w:val="TableGrid"/>
        <w:tblW w:w="0" w:type="auto"/>
        <w:tblLook w:val="04A0"/>
      </w:tblPr>
      <w:tblGrid>
        <w:gridCol w:w="4788"/>
        <w:gridCol w:w="2430"/>
        <w:gridCol w:w="2358"/>
      </w:tblGrid>
      <w:tr w:rsidR="006F602A" w:rsidDel="00C91EA6" w:rsidTr="001376DE">
        <w:trPr>
          <w:del w:id="1017" w:author="Nuwan Jayasena" w:date="2013-06-18T09:14:00Z"/>
        </w:trPr>
        <w:tc>
          <w:tcPr>
            <w:tcW w:w="4788" w:type="dxa"/>
          </w:tcPr>
          <w:p w:rsidR="006F602A" w:rsidDel="00C91EA6" w:rsidRDefault="006F602A" w:rsidP="00A234FA">
            <w:pPr>
              <w:keepNext/>
              <w:rPr>
                <w:del w:id="1018" w:author="Nuwan Jayasena" w:date="2013-06-18T09:14:00Z"/>
              </w:rPr>
            </w:pPr>
          </w:p>
        </w:tc>
        <w:tc>
          <w:tcPr>
            <w:tcW w:w="2430" w:type="dxa"/>
          </w:tcPr>
          <w:p w:rsidR="006F602A" w:rsidRPr="006F602A" w:rsidDel="00C91EA6" w:rsidRDefault="0028317B" w:rsidP="00A234FA">
            <w:pPr>
              <w:keepNext/>
              <w:jc w:val="center"/>
              <w:rPr>
                <w:del w:id="1019" w:author="Nuwan Jayasena" w:date="2013-06-18T09:14:00Z"/>
                <w:b/>
              </w:rPr>
            </w:pPr>
            <w:del w:id="1020" w:author="Nuwan Jayasena" w:date="2013-06-18T09:14:00Z">
              <w:r w:rsidDel="00C91EA6">
                <w:rPr>
                  <w:b/>
                </w:rPr>
                <w:delText>Host (</w:delText>
              </w:r>
              <w:r w:rsidR="006F602A" w:rsidRPr="006F602A" w:rsidDel="00C91EA6">
                <w:rPr>
                  <w:b/>
                </w:rPr>
                <w:delText>EHP</w:delText>
              </w:r>
              <w:r w:rsidDel="00C91EA6">
                <w:rPr>
                  <w:b/>
                </w:rPr>
                <w:delText>)</w:delText>
              </w:r>
            </w:del>
          </w:p>
        </w:tc>
        <w:tc>
          <w:tcPr>
            <w:tcW w:w="2358" w:type="dxa"/>
          </w:tcPr>
          <w:p w:rsidR="006F602A" w:rsidRPr="006F602A" w:rsidDel="00C91EA6" w:rsidRDefault="006F602A" w:rsidP="00A234FA">
            <w:pPr>
              <w:keepNext/>
              <w:jc w:val="center"/>
              <w:rPr>
                <w:del w:id="1021" w:author="Nuwan Jayasena" w:date="2013-06-18T09:14:00Z"/>
                <w:b/>
              </w:rPr>
            </w:pPr>
            <w:del w:id="1022" w:author="Nuwan Jayasena" w:date="2013-06-18T09:14:00Z">
              <w:r w:rsidRPr="006F602A" w:rsidDel="00C91EA6">
                <w:rPr>
                  <w:b/>
                </w:rPr>
                <w:delText>PIM</w:delText>
              </w:r>
              <w:r w:rsidR="0028317B" w:rsidDel="00C91EA6">
                <w:rPr>
                  <w:b/>
                </w:rPr>
                <w:delText xml:space="preserve"> Device + Memory Stack</w:delText>
              </w:r>
            </w:del>
          </w:p>
        </w:tc>
      </w:tr>
      <w:tr w:rsidR="00D9079D" w:rsidDel="00C91EA6" w:rsidTr="001376DE">
        <w:trPr>
          <w:del w:id="1023" w:author="Nuwan Jayasena" w:date="2013-06-18T09:14:00Z"/>
        </w:trPr>
        <w:tc>
          <w:tcPr>
            <w:tcW w:w="4788" w:type="dxa"/>
          </w:tcPr>
          <w:p w:rsidR="00D9079D" w:rsidDel="00C91EA6" w:rsidRDefault="00D9079D" w:rsidP="00A234FA">
            <w:pPr>
              <w:keepNext/>
              <w:rPr>
                <w:del w:id="1024" w:author="Nuwan Jayasena" w:date="2013-06-18T09:14:00Z"/>
              </w:rPr>
            </w:pPr>
            <w:del w:id="1025" w:author="Nuwan Jayasena" w:date="2013-06-18T09:14:00Z">
              <w:r w:rsidDel="00C91EA6">
                <w:delText>Number of instances in node</w:delText>
              </w:r>
            </w:del>
          </w:p>
        </w:tc>
        <w:tc>
          <w:tcPr>
            <w:tcW w:w="2430" w:type="dxa"/>
          </w:tcPr>
          <w:p w:rsidR="00D9079D" w:rsidRPr="00D9079D" w:rsidDel="00C91EA6" w:rsidRDefault="00EA5980" w:rsidP="00464E89">
            <w:pPr>
              <w:jc w:val="center"/>
              <w:rPr>
                <w:del w:id="1026" w:author="Nuwan Jayasena" w:date="2013-06-18T09:14:00Z"/>
              </w:rPr>
            </w:pPr>
            <w:del w:id="1027" w:author="Nuwan Jayasena" w:date="2013-06-18T09:14:00Z">
              <w:r w:rsidRPr="00EA5980" w:rsidDel="00C91EA6">
                <w:delText>1</w:delText>
              </w:r>
            </w:del>
          </w:p>
        </w:tc>
        <w:tc>
          <w:tcPr>
            <w:tcW w:w="2358" w:type="dxa"/>
          </w:tcPr>
          <w:p w:rsidR="00D9079D" w:rsidRPr="00D9079D" w:rsidDel="00C91EA6" w:rsidRDefault="00EA5980" w:rsidP="00464E89">
            <w:pPr>
              <w:jc w:val="center"/>
              <w:rPr>
                <w:del w:id="1028" w:author="Nuwan Jayasena" w:date="2013-06-18T09:14:00Z"/>
              </w:rPr>
            </w:pPr>
            <w:del w:id="1029" w:author="Nuwan Jayasena" w:date="2013-06-18T09:14:00Z">
              <w:r w:rsidRPr="00EA5980" w:rsidDel="00C91EA6">
                <w:delText>8</w:delText>
              </w:r>
            </w:del>
          </w:p>
        </w:tc>
      </w:tr>
      <w:tr w:rsidR="006F602A" w:rsidDel="00C91EA6" w:rsidTr="001376DE">
        <w:trPr>
          <w:del w:id="1030" w:author="Nuwan Jayasena" w:date="2013-06-18T09:14:00Z"/>
        </w:trPr>
        <w:tc>
          <w:tcPr>
            <w:tcW w:w="4788" w:type="dxa"/>
          </w:tcPr>
          <w:p w:rsidR="006F602A" w:rsidDel="00C91EA6" w:rsidRDefault="006F602A" w:rsidP="00A234FA">
            <w:pPr>
              <w:keepNext/>
              <w:rPr>
                <w:del w:id="1031" w:author="Nuwan Jayasena" w:date="2013-06-18T09:14:00Z"/>
              </w:rPr>
            </w:pPr>
            <w:del w:id="1032" w:author="Nuwan Jayasena" w:date="2013-06-18T09:14:00Z">
              <w:r w:rsidDel="00C91EA6">
                <w:delText>CPU cores</w:delText>
              </w:r>
            </w:del>
          </w:p>
        </w:tc>
        <w:tc>
          <w:tcPr>
            <w:tcW w:w="2430" w:type="dxa"/>
          </w:tcPr>
          <w:p w:rsidR="006F602A" w:rsidDel="00C91EA6" w:rsidRDefault="006F602A" w:rsidP="00A234FA">
            <w:pPr>
              <w:keepNext/>
              <w:jc w:val="center"/>
              <w:rPr>
                <w:del w:id="1033" w:author="Nuwan Jayasena" w:date="2013-06-18T09:14:00Z"/>
              </w:rPr>
            </w:pPr>
            <w:del w:id="1034" w:author="Nuwan Jayasena" w:date="2013-06-18T09:14:00Z">
              <w:r w:rsidDel="00C91EA6">
                <w:delText>8</w:delText>
              </w:r>
            </w:del>
          </w:p>
        </w:tc>
        <w:tc>
          <w:tcPr>
            <w:tcW w:w="2358" w:type="dxa"/>
          </w:tcPr>
          <w:p w:rsidR="006F602A" w:rsidDel="00C91EA6" w:rsidRDefault="001376DE" w:rsidP="00A234FA">
            <w:pPr>
              <w:keepNext/>
              <w:jc w:val="center"/>
              <w:rPr>
                <w:del w:id="1035" w:author="Nuwan Jayasena" w:date="2013-06-18T09:14:00Z"/>
              </w:rPr>
            </w:pPr>
            <w:del w:id="1036" w:author="Nuwan Jayasena" w:date="2013-06-18T09:14:00Z">
              <w:r w:rsidDel="00C91EA6">
                <w:delText>2</w:delText>
              </w:r>
            </w:del>
          </w:p>
        </w:tc>
      </w:tr>
      <w:tr w:rsidR="006F602A" w:rsidDel="00C91EA6" w:rsidTr="001376DE">
        <w:trPr>
          <w:del w:id="1037" w:author="Nuwan Jayasena" w:date="2013-06-18T09:14:00Z"/>
        </w:trPr>
        <w:tc>
          <w:tcPr>
            <w:tcW w:w="4788" w:type="dxa"/>
          </w:tcPr>
          <w:p w:rsidR="006F602A" w:rsidDel="00C91EA6" w:rsidRDefault="006F602A" w:rsidP="00A234FA">
            <w:pPr>
              <w:keepNext/>
              <w:ind w:left="360"/>
              <w:rPr>
                <w:del w:id="1038" w:author="Nuwan Jayasena" w:date="2013-06-18T09:14:00Z"/>
              </w:rPr>
            </w:pPr>
            <w:del w:id="1039" w:author="Nuwan Jayasena" w:date="2013-06-18T09:14:00Z">
              <w:r w:rsidDel="00C91EA6">
                <w:delText>ISA</w:delText>
              </w:r>
            </w:del>
          </w:p>
        </w:tc>
        <w:tc>
          <w:tcPr>
            <w:tcW w:w="2430" w:type="dxa"/>
          </w:tcPr>
          <w:p w:rsidR="006F602A" w:rsidDel="00C91EA6" w:rsidRDefault="006F602A" w:rsidP="00A234FA">
            <w:pPr>
              <w:keepNext/>
              <w:jc w:val="center"/>
              <w:rPr>
                <w:del w:id="1040" w:author="Nuwan Jayasena" w:date="2013-06-18T09:14:00Z"/>
              </w:rPr>
            </w:pPr>
            <w:del w:id="1041" w:author="Nuwan Jayasena" w:date="2013-06-18T09:14:00Z">
              <w:r w:rsidDel="00C91EA6">
                <w:delText>X86-64</w:delText>
              </w:r>
            </w:del>
          </w:p>
        </w:tc>
        <w:tc>
          <w:tcPr>
            <w:tcW w:w="2358" w:type="dxa"/>
          </w:tcPr>
          <w:p w:rsidR="006F602A" w:rsidDel="00C91EA6" w:rsidRDefault="006F602A" w:rsidP="00A234FA">
            <w:pPr>
              <w:keepNext/>
              <w:jc w:val="center"/>
              <w:rPr>
                <w:del w:id="1042" w:author="Nuwan Jayasena" w:date="2013-06-18T09:14:00Z"/>
              </w:rPr>
            </w:pPr>
            <w:del w:id="1043" w:author="Nuwan Jayasena" w:date="2013-06-18T09:14:00Z">
              <w:r w:rsidDel="00C91EA6">
                <w:delText>X86-64</w:delText>
              </w:r>
            </w:del>
          </w:p>
        </w:tc>
      </w:tr>
      <w:tr w:rsidR="006F602A" w:rsidDel="00C91EA6" w:rsidTr="001376DE">
        <w:trPr>
          <w:del w:id="1044" w:author="Nuwan Jayasena" w:date="2013-06-18T09:14:00Z"/>
        </w:trPr>
        <w:tc>
          <w:tcPr>
            <w:tcW w:w="4788" w:type="dxa"/>
          </w:tcPr>
          <w:p w:rsidR="006F602A" w:rsidDel="00C91EA6" w:rsidRDefault="001376DE" w:rsidP="00A234FA">
            <w:pPr>
              <w:keepNext/>
              <w:ind w:left="360"/>
              <w:rPr>
                <w:del w:id="1045" w:author="Nuwan Jayasena" w:date="2013-06-18T09:14:00Z"/>
              </w:rPr>
            </w:pPr>
            <w:del w:id="1046" w:author="Nuwan Jayasena" w:date="2013-06-18T09:14:00Z">
              <w:r w:rsidDel="00C91EA6">
                <w:delText>Max f</w:delText>
              </w:r>
              <w:r w:rsidR="006F602A" w:rsidDel="00C91EA6">
                <w:delText>requency</w:delText>
              </w:r>
            </w:del>
          </w:p>
        </w:tc>
        <w:tc>
          <w:tcPr>
            <w:tcW w:w="2430" w:type="dxa"/>
          </w:tcPr>
          <w:p w:rsidR="006F602A" w:rsidDel="00C91EA6" w:rsidRDefault="006F602A" w:rsidP="00A234FA">
            <w:pPr>
              <w:keepNext/>
              <w:jc w:val="center"/>
              <w:rPr>
                <w:del w:id="1047" w:author="Nuwan Jayasena" w:date="2013-06-18T09:14:00Z"/>
              </w:rPr>
            </w:pPr>
            <w:del w:id="1048" w:author="Nuwan Jayasena" w:date="2013-06-18T09:14:00Z">
              <w:r w:rsidDel="00C91EA6">
                <w:delText>3GHz</w:delText>
              </w:r>
            </w:del>
          </w:p>
        </w:tc>
        <w:tc>
          <w:tcPr>
            <w:tcW w:w="2358" w:type="dxa"/>
          </w:tcPr>
          <w:p w:rsidR="006F602A" w:rsidDel="00C91EA6" w:rsidRDefault="001376DE" w:rsidP="00A234FA">
            <w:pPr>
              <w:keepNext/>
              <w:jc w:val="center"/>
              <w:rPr>
                <w:del w:id="1049" w:author="Nuwan Jayasena" w:date="2013-06-18T09:14:00Z"/>
              </w:rPr>
            </w:pPr>
            <w:del w:id="1050" w:author="Nuwan Jayasena" w:date="2013-06-18T09:14:00Z">
              <w:r w:rsidDel="00C91EA6">
                <w:delText>2</w:delText>
              </w:r>
              <w:r w:rsidR="006F602A" w:rsidDel="00C91EA6">
                <w:delText>GHz</w:delText>
              </w:r>
            </w:del>
          </w:p>
        </w:tc>
      </w:tr>
      <w:tr w:rsidR="006F602A" w:rsidDel="00C91EA6" w:rsidTr="001376DE">
        <w:trPr>
          <w:del w:id="1051" w:author="Nuwan Jayasena" w:date="2013-06-18T09:14:00Z"/>
        </w:trPr>
        <w:tc>
          <w:tcPr>
            <w:tcW w:w="4788" w:type="dxa"/>
          </w:tcPr>
          <w:p w:rsidR="006F602A" w:rsidDel="00C91EA6" w:rsidRDefault="006F602A" w:rsidP="00A234FA">
            <w:pPr>
              <w:keepNext/>
              <w:ind w:left="360"/>
              <w:rPr>
                <w:del w:id="1052" w:author="Nuwan Jayasena" w:date="2013-06-18T09:14:00Z"/>
              </w:rPr>
            </w:pPr>
            <w:del w:id="1053" w:author="Nuwan Jayasena" w:date="2013-06-18T09:14:00Z">
              <w:r w:rsidDel="00C91EA6">
                <w:delText>Max instructions per cycle</w:delText>
              </w:r>
            </w:del>
          </w:p>
        </w:tc>
        <w:tc>
          <w:tcPr>
            <w:tcW w:w="2430" w:type="dxa"/>
          </w:tcPr>
          <w:p w:rsidR="006F602A" w:rsidDel="00C91EA6" w:rsidRDefault="001376DE" w:rsidP="00A234FA">
            <w:pPr>
              <w:keepNext/>
              <w:jc w:val="center"/>
              <w:rPr>
                <w:del w:id="1054" w:author="Nuwan Jayasena" w:date="2013-06-18T09:14:00Z"/>
              </w:rPr>
            </w:pPr>
            <w:del w:id="1055" w:author="Nuwan Jayasena" w:date="2013-06-18T09:14:00Z">
              <w:r w:rsidDel="00C91EA6">
                <w:delText>6</w:delText>
              </w:r>
            </w:del>
          </w:p>
        </w:tc>
        <w:tc>
          <w:tcPr>
            <w:tcW w:w="2358" w:type="dxa"/>
          </w:tcPr>
          <w:p w:rsidR="006F602A" w:rsidDel="00C91EA6" w:rsidRDefault="001376DE" w:rsidP="00A234FA">
            <w:pPr>
              <w:keepNext/>
              <w:jc w:val="center"/>
              <w:rPr>
                <w:del w:id="1056" w:author="Nuwan Jayasena" w:date="2013-06-18T09:14:00Z"/>
              </w:rPr>
            </w:pPr>
            <w:del w:id="1057" w:author="Nuwan Jayasena" w:date="2013-06-18T09:14:00Z">
              <w:r w:rsidDel="00C91EA6">
                <w:delText>2</w:delText>
              </w:r>
            </w:del>
          </w:p>
        </w:tc>
      </w:tr>
      <w:tr w:rsidR="006F602A" w:rsidDel="00C91EA6" w:rsidTr="001376DE">
        <w:trPr>
          <w:del w:id="1058" w:author="Nuwan Jayasena" w:date="2013-06-18T09:14:00Z"/>
        </w:trPr>
        <w:tc>
          <w:tcPr>
            <w:tcW w:w="4788" w:type="dxa"/>
          </w:tcPr>
          <w:p w:rsidR="00EA5980" w:rsidDel="00C91EA6" w:rsidRDefault="006F602A">
            <w:pPr>
              <w:keepNext/>
              <w:ind w:left="360"/>
              <w:rPr>
                <w:del w:id="1059" w:author="Nuwan Jayasena" w:date="2013-06-18T09:14:00Z"/>
              </w:rPr>
            </w:pPr>
            <w:del w:id="1060" w:author="Nuwan Jayasena" w:date="2013-06-18T09:14:00Z">
              <w:r w:rsidDel="00C91EA6">
                <w:delText xml:space="preserve">Hardware </w:delText>
              </w:r>
              <w:r w:rsidR="00D9079D" w:rsidDel="00C91EA6">
                <w:delText>threads</w:delText>
              </w:r>
            </w:del>
          </w:p>
        </w:tc>
        <w:tc>
          <w:tcPr>
            <w:tcW w:w="2430" w:type="dxa"/>
          </w:tcPr>
          <w:p w:rsidR="006F602A" w:rsidDel="00C91EA6" w:rsidRDefault="001376DE" w:rsidP="00A234FA">
            <w:pPr>
              <w:keepNext/>
              <w:jc w:val="center"/>
              <w:rPr>
                <w:del w:id="1061" w:author="Nuwan Jayasena" w:date="2013-06-18T09:14:00Z"/>
              </w:rPr>
            </w:pPr>
            <w:del w:id="1062" w:author="Nuwan Jayasena" w:date="2013-06-18T09:14:00Z">
              <w:r w:rsidDel="00C91EA6">
                <w:delText>2</w:delText>
              </w:r>
            </w:del>
          </w:p>
        </w:tc>
        <w:tc>
          <w:tcPr>
            <w:tcW w:w="2358" w:type="dxa"/>
          </w:tcPr>
          <w:p w:rsidR="006F602A" w:rsidDel="00C91EA6" w:rsidRDefault="001376DE" w:rsidP="00A234FA">
            <w:pPr>
              <w:keepNext/>
              <w:jc w:val="center"/>
              <w:rPr>
                <w:del w:id="1063" w:author="Nuwan Jayasena" w:date="2013-06-18T09:14:00Z"/>
              </w:rPr>
            </w:pPr>
            <w:del w:id="1064" w:author="Nuwan Jayasena" w:date="2013-06-18T09:14:00Z">
              <w:r w:rsidDel="00C91EA6">
                <w:delText>1</w:delText>
              </w:r>
            </w:del>
          </w:p>
        </w:tc>
      </w:tr>
      <w:tr w:rsidR="006F602A" w:rsidDel="00C91EA6" w:rsidTr="001376DE">
        <w:trPr>
          <w:del w:id="1065" w:author="Nuwan Jayasena" w:date="2013-06-18T09:14:00Z"/>
        </w:trPr>
        <w:tc>
          <w:tcPr>
            <w:tcW w:w="4788" w:type="dxa"/>
          </w:tcPr>
          <w:p w:rsidR="006F602A" w:rsidDel="00C91EA6" w:rsidRDefault="001376DE" w:rsidP="00A234FA">
            <w:pPr>
              <w:keepNext/>
              <w:rPr>
                <w:del w:id="1066" w:author="Nuwan Jayasena" w:date="2013-06-18T09:14:00Z"/>
              </w:rPr>
            </w:pPr>
            <w:del w:id="1067" w:author="Nuwan Jayasena" w:date="2013-06-18T09:14:00Z">
              <w:r w:rsidDel="00C91EA6">
                <w:delText>GPU CUs</w:delText>
              </w:r>
            </w:del>
          </w:p>
        </w:tc>
        <w:tc>
          <w:tcPr>
            <w:tcW w:w="2430" w:type="dxa"/>
          </w:tcPr>
          <w:p w:rsidR="006F602A" w:rsidDel="00C91EA6" w:rsidRDefault="001376DE" w:rsidP="00A234FA">
            <w:pPr>
              <w:keepNext/>
              <w:jc w:val="center"/>
              <w:rPr>
                <w:del w:id="1068" w:author="Nuwan Jayasena" w:date="2013-06-18T09:14:00Z"/>
              </w:rPr>
            </w:pPr>
            <w:del w:id="1069" w:author="Nuwan Jayasena" w:date="2013-06-18T09:14:00Z">
              <w:r w:rsidDel="00C91EA6">
                <w:delText>192</w:delText>
              </w:r>
            </w:del>
          </w:p>
        </w:tc>
        <w:tc>
          <w:tcPr>
            <w:tcW w:w="2358" w:type="dxa"/>
          </w:tcPr>
          <w:p w:rsidR="006F602A" w:rsidDel="00C91EA6" w:rsidRDefault="001376DE" w:rsidP="00A234FA">
            <w:pPr>
              <w:keepNext/>
              <w:jc w:val="center"/>
              <w:rPr>
                <w:del w:id="1070" w:author="Nuwan Jayasena" w:date="2013-06-18T09:14:00Z"/>
              </w:rPr>
            </w:pPr>
            <w:del w:id="1071" w:author="Nuwan Jayasena" w:date="2013-06-18T09:14:00Z">
              <w:r w:rsidDel="00C91EA6">
                <w:delText>16</w:delText>
              </w:r>
            </w:del>
          </w:p>
        </w:tc>
      </w:tr>
      <w:tr w:rsidR="006F602A" w:rsidDel="00C91EA6" w:rsidTr="001376DE">
        <w:trPr>
          <w:del w:id="1072" w:author="Nuwan Jayasena" w:date="2013-06-18T09:14:00Z"/>
        </w:trPr>
        <w:tc>
          <w:tcPr>
            <w:tcW w:w="4788" w:type="dxa"/>
          </w:tcPr>
          <w:p w:rsidR="006F602A" w:rsidDel="00C91EA6" w:rsidRDefault="001376DE" w:rsidP="00A234FA">
            <w:pPr>
              <w:keepNext/>
              <w:ind w:left="360"/>
              <w:rPr>
                <w:del w:id="1073" w:author="Nuwan Jayasena" w:date="2013-06-18T09:14:00Z"/>
              </w:rPr>
            </w:pPr>
            <w:del w:id="1074" w:author="Nuwan Jayasena" w:date="2013-06-18T09:14:00Z">
              <w:r w:rsidDel="00C91EA6">
                <w:delText>ISA</w:delText>
              </w:r>
            </w:del>
          </w:p>
        </w:tc>
        <w:tc>
          <w:tcPr>
            <w:tcW w:w="2430" w:type="dxa"/>
          </w:tcPr>
          <w:p w:rsidR="006F602A" w:rsidDel="00C91EA6" w:rsidRDefault="001376DE" w:rsidP="00A234FA">
            <w:pPr>
              <w:keepNext/>
              <w:jc w:val="center"/>
              <w:rPr>
                <w:del w:id="1075" w:author="Nuwan Jayasena" w:date="2013-06-18T09:14:00Z"/>
              </w:rPr>
            </w:pPr>
            <w:del w:id="1076" w:author="Nuwan Jayasena" w:date="2013-06-18T09:14:00Z">
              <w:r w:rsidDel="00C91EA6">
                <w:delText>Southern Islands</w:delText>
              </w:r>
            </w:del>
          </w:p>
        </w:tc>
        <w:tc>
          <w:tcPr>
            <w:tcW w:w="2358" w:type="dxa"/>
          </w:tcPr>
          <w:p w:rsidR="006F602A" w:rsidDel="00C91EA6" w:rsidRDefault="001376DE" w:rsidP="00A234FA">
            <w:pPr>
              <w:keepNext/>
              <w:jc w:val="center"/>
              <w:rPr>
                <w:del w:id="1077" w:author="Nuwan Jayasena" w:date="2013-06-18T09:14:00Z"/>
              </w:rPr>
            </w:pPr>
            <w:del w:id="1078" w:author="Nuwan Jayasena" w:date="2013-06-18T09:14:00Z">
              <w:r w:rsidDel="00C91EA6">
                <w:delText>Southern Islands</w:delText>
              </w:r>
            </w:del>
          </w:p>
        </w:tc>
      </w:tr>
      <w:tr w:rsidR="001376DE" w:rsidDel="00C91EA6" w:rsidTr="001376DE">
        <w:trPr>
          <w:del w:id="1079" w:author="Nuwan Jayasena" w:date="2013-06-18T09:14:00Z"/>
        </w:trPr>
        <w:tc>
          <w:tcPr>
            <w:tcW w:w="4788" w:type="dxa"/>
          </w:tcPr>
          <w:p w:rsidR="001376DE" w:rsidDel="00C91EA6" w:rsidRDefault="001376DE" w:rsidP="00A234FA">
            <w:pPr>
              <w:keepNext/>
              <w:ind w:left="360"/>
              <w:rPr>
                <w:del w:id="1080" w:author="Nuwan Jayasena" w:date="2013-06-18T09:14:00Z"/>
              </w:rPr>
            </w:pPr>
            <w:del w:id="1081" w:author="Nuwan Jayasena" w:date="2013-06-18T09:14:00Z">
              <w:r w:rsidDel="00C91EA6">
                <w:delText>Max frequency</w:delText>
              </w:r>
            </w:del>
          </w:p>
        </w:tc>
        <w:tc>
          <w:tcPr>
            <w:tcW w:w="2430" w:type="dxa"/>
          </w:tcPr>
          <w:p w:rsidR="001376DE" w:rsidDel="00C91EA6" w:rsidRDefault="001376DE" w:rsidP="00A234FA">
            <w:pPr>
              <w:keepNext/>
              <w:jc w:val="center"/>
              <w:rPr>
                <w:del w:id="1082" w:author="Nuwan Jayasena" w:date="2013-06-18T09:14:00Z"/>
              </w:rPr>
            </w:pPr>
            <w:del w:id="1083" w:author="Nuwan Jayasena" w:date="2013-06-18T09:14:00Z">
              <w:r w:rsidDel="00C91EA6">
                <w:delText>1GHz</w:delText>
              </w:r>
            </w:del>
          </w:p>
        </w:tc>
        <w:tc>
          <w:tcPr>
            <w:tcW w:w="2358" w:type="dxa"/>
          </w:tcPr>
          <w:p w:rsidR="001376DE" w:rsidDel="00C91EA6" w:rsidRDefault="001376DE" w:rsidP="00A234FA">
            <w:pPr>
              <w:keepNext/>
              <w:jc w:val="center"/>
              <w:rPr>
                <w:del w:id="1084" w:author="Nuwan Jayasena" w:date="2013-06-18T09:14:00Z"/>
              </w:rPr>
            </w:pPr>
            <w:del w:id="1085" w:author="Nuwan Jayasena" w:date="2013-06-18T09:14:00Z">
              <w:r w:rsidDel="00C91EA6">
                <w:delText>750MHz</w:delText>
              </w:r>
            </w:del>
          </w:p>
        </w:tc>
      </w:tr>
      <w:tr w:rsidR="001376DE" w:rsidDel="00C91EA6" w:rsidTr="001376DE">
        <w:trPr>
          <w:del w:id="1086" w:author="Nuwan Jayasena" w:date="2013-06-18T09:14:00Z"/>
        </w:trPr>
        <w:tc>
          <w:tcPr>
            <w:tcW w:w="4788" w:type="dxa"/>
          </w:tcPr>
          <w:p w:rsidR="001376DE" w:rsidDel="00C91EA6" w:rsidRDefault="001376DE" w:rsidP="00A234FA">
            <w:pPr>
              <w:keepNext/>
              <w:ind w:left="360"/>
              <w:rPr>
                <w:del w:id="1087" w:author="Nuwan Jayasena" w:date="2013-06-18T09:14:00Z"/>
              </w:rPr>
            </w:pPr>
            <w:del w:id="1088" w:author="Nuwan Jayasena" w:date="2013-06-18T09:14:00Z">
              <w:r w:rsidDel="00C91EA6">
                <w:delText>SIMD width (per CU)</w:delText>
              </w:r>
              <w:r w:rsidDel="00C91EA6">
                <w:rPr>
                  <w:rStyle w:val="FootnoteReference"/>
                </w:rPr>
                <w:footnoteReference w:id="25"/>
              </w:r>
            </w:del>
          </w:p>
        </w:tc>
        <w:tc>
          <w:tcPr>
            <w:tcW w:w="2430" w:type="dxa"/>
          </w:tcPr>
          <w:p w:rsidR="001376DE" w:rsidDel="00C91EA6" w:rsidRDefault="001376DE" w:rsidP="00A234FA">
            <w:pPr>
              <w:keepNext/>
              <w:jc w:val="center"/>
              <w:rPr>
                <w:del w:id="1091" w:author="Nuwan Jayasena" w:date="2013-06-18T09:14:00Z"/>
              </w:rPr>
            </w:pPr>
            <w:del w:id="1092" w:author="Nuwan Jayasena" w:date="2013-06-18T09:14:00Z">
              <w:r w:rsidDel="00C91EA6">
                <w:delText>64</w:delText>
              </w:r>
            </w:del>
          </w:p>
        </w:tc>
        <w:tc>
          <w:tcPr>
            <w:tcW w:w="2358" w:type="dxa"/>
          </w:tcPr>
          <w:p w:rsidR="001376DE" w:rsidDel="00C91EA6" w:rsidRDefault="001376DE" w:rsidP="00A234FA">
            <w:pPr>
              <w:keepNext/>
              <w:jc w:val="center"/>
              <w:rPr>
                <w:del w:id="1093" w:author="Nuwan Jayasena" w:date="2013-06-18T09:14:00Z"/>
              </w:rPr>
            </w:pPr>
            <w:del w:id="1094" w:author="Nuwan Jayasena" w:date="2013-06-18T09:14:00Z">
              <w:r w:rsidDel="00C91EA6">
                <w:delText>64</w:delText>
              </w:r>
            </w:del>
          </w:p>
        </w:tc>
      </w:tr>
      <w:tr w:rsidR="001376DE" w:rsidDel="00C91EA6" w:rsidTr="001376DE">
        <w:trPr>
          <w:del w:id="1095" w:author="Nuwan Jayasena" w:date="2013-06-18T09:14:00Z"/>
        </w:trPr>
        <w:tc>
          <w:tcPr>
            <w:tcW w:w="4788" w:type="dxa"/>
          </w:tcPr>
          <w:p w:rsidR="001376DE" w:rsidDel="00C91EA6" w:rsidRDefault="001376DE" w:rsidP="00A234FA">
            <w:pPr>
              <w:keepNext/>
              <w:ind w:left="360"/>
              <w:rPr>
                <w:del w:id="1096" w:author="Nuwan Jayasena" w:date="2013-06-18T09:14:00Z"/>
              </w:rPr>
            </w:pPr>
            <w:del w:id="1097" w:author="Nuwan Jayasena" w:date="2013-06-18T09:14:00Z">
              <w:r w:rsidDel="00C91EA6">
                <w:delText>Max instructions per cycle per SIMD lane</w:delText>
              </w:r>
            </w:del>
          </w:p>
        </w:tc>
        <w:tc>
          <w:tcPr>
            <w:tcW w:w="2430" w:type="dxa"/>
          </w:tcPr>
          <w:p w:rsidR="001376DE" w:rsidDel="00C91EA6" w:rsidRDefault="001376DE" w:rsidP="00A234FA">
            <w:pPr>
              <w:keepNext/>
              <w:jc w:val="center"/>
              <w:rPr>
                <w:del w:id="1098" w:author="Nuwan Jayasena" w:date="2013-06-18T09:14:00Z"/>
              </w:rPr>
            </w:pPr>
            <w:del w:id="1099" w:author="Nuwan Jayasena" w:date="2013-06-18T09:14:00Z">
              <w:r w:rsidDel="00C91EA6">
                <w:delText>1</w:delText>
              </w:r>
            </w:del>
          </w:p>
        </w:tc>
        <w:tc>
          <w:tcPr>
            <w:tcW w:w="2358" w:type="dxa"/>
          </w:tcPr>
          <w:p w:rsidR="001376DE" w:rsidDel="00C91EA6" w:rsidRDefault="001376DE" w:rsidP="00A234FA">
            <w:pPr>
              <w:keepNext/>
              <w:jc w:val="center"/>
              <w:rPr>
                <w:del w:id="1100" w:author="Nuwan Jayasena" w:date="2013-06-18T09:14:00Z"/>
              </w:rPr>
            </w:pPr>
            <w:del w:id="1101" w:author="Nuwan Jayasena" w:date="2013-06-18T09:14:00Z">
              <w:r w:rsidDel="00C91EA6">
                <w:delText>1</w:delText>
              </w:r>
            </w:del>
          </w:p>
        </w:tc>
      </w:tr>
      <w:tr w:rsidR="001376DE" w:rsidDel="00C91EA6" w:rsidTr="001376DE">
        <w:trPr>
          <w:del w:id="1102" w:author="Nuwan Jayasena" w:date="2013-06-18T09:14:00Z"/>
        </w:trPr>
        <w:tc>
          <w:tcPr>
            <w:tcW w:w="4788" w:type="dxa"/>
          </w:tcPr>
          <w:p w:rsidR="001376DE" w:rsidDel="00C91EA6" w:rsidRDefault="001376DE" w:rsidP="00A234FA">
            <w:pPr>
              <w:keepNext/>
              <w:rPr>
                <w:del w:id="1103" w:author="Nuwan Jayasena" w:date="2013-06-18T09:14:00Z"/>
              </w:rPr>
            </w:pPr>
            <w:del w:id="1104" w:author="Nuwan Jayasena" w:date="2013-06-18T09:14:00Z">
              <w:r w:rsidDel="00C91EA6">
                <w:delText>Memory technology</w:delText>
              </w:r>
            </w:del>
          </w:p>
        </w:tc>
        <w:tc>
          <w:tcPr>
            <w:tcW w:w="2430" w:type="dxa"/>
          </w:tcPr>
          <w:p w:rsidR="001376DE" w:rsidDel="00C91EA6" w:rsidRDefault="001376DE" w:rsidP="00A234FA">
            <w:pPr>
              <w:keepNext/>
              <w:jc w:val="center"/>
              <w:rPr>
                <w:del w:id="1105" w:author="Nuwan Jayasena" w:date="2013-06-18T09:14:00Z"/>
              </w:rPr>
            </w:pPr>
          </w:p>
        </w:tc>
        <w:tc>
          <w:tcPr>
            <w:tcW w:w="2358" w:type="dxa"/>
          </w:tcPr>
          <w:p w:rsidR="001376DE" w:rsidDel="00C91EA6" w:rsidRDefault="001376DE" w:rsidP="00A234FA">
            <w:pPr>
              <w:keepNext/>
              <w:jc w:val="center"/>
              <w:rPr>
                <w:del w:id="1106" w:author="Nuwan Jayasena" w:date="2013-06-18T09:14:00Z"/>
              </w:rPr>
            </w:pPr>
            <w:del w:id="1107" w:author="Nuwan Jayasena" w:date="2013-06-18T09:14:00Z">
              <w:r w:rsidDel="00C91EA6">
                <w:delText>DRAM</w:delText>
              </w:r>
            </w:del>
          </w:p>
        </w:tc>
      </w:tr>
      <w:tr w:rsidR="001376DE" w:rsidDel="00C91EA6" w:rsidTr="001376DE">
        <w:trPr>
          <w:del w:id="1108" w:author="Nuwan Jayasena" w:date="2013-06-18T09:14:00Z"/>
        </w:trPr>
        <w:tc>
          <w:tcPr>
            <w:tcW w:w="4788" w:type="dxa"/>
          </w:tcPr>
          <w:p w:rsidR="001376DE" w:rsidDel="00C91EA6" w:rsidRDefault="001376DE" w:rsidP="00A234FA">
            <w:pPr>
              <w:keepNext/>
              <w:ind w:left="360"/>
              <w:rPr>
                <w:del w:id="1109" w:author="Nuwan Jayasena" w:date="2013-06-18T09:14:00Z"/>
              </w:rPr>
            </w:pPr>
            <w:del w:id="1110" w:author="Nuwan Jayasena" w:date="2013-06-18T09:14:00Z">
              <w:r w:rsidDel="00C91EA6">
                <w:delText>Capacity</w:delText>
              </w:r>
            </w:del>
          </w:p>
        </w:tc>
        <w:tc>
          <w:tcPr>
            <w:tcW w:w="2430" w:type="dxa"/>
          </w:tcPr>
          <w:p w:rsidR="001376DE" w:rsidDel="00C91EA6" w:rsidRDefault="001376DE" w:rsidP="00A234FA">
            <w:pPr>
              <w:keepNext/>
              <w:jc w:val="center"/>
              <w:rPr>
                <w:del w:id="1111" w:author="Nuwan Jayasena" w:date="2013-06-18T09:14:00Z"/>
              </w:rPr>
            </w:pPr>
          </w:p>
        </w:tc>
        <w:tc>
          <w:tcPr>
            <w:tcW w:w="2358" w:type="dxa"/>
          </w:tcPr>
          <w:p w:rsidR="001376DE" w:rsidDel="00C91EA6" w:rsidRDefault="001376DE" w:rsidP="00A234FA">
            <w:pPr>
              <w:keepNext/>
              <w:jc w:val="center"/>
              <w:rPr>
                <w:del w:id="1112" w:author="Nuwan Jayasena" w:date="2013-06-18T09:14:00Z"/>
              </w:rPr>
            </w:pPr>
            <w:del w:id="1113" w:author="Nuwan Jayasena" w:date="2013-06-18T09:14:00Z">
              <w:r w:rsidDel="00C91EA6">
                <w:delText>16GB</w:delText>
              </w:r>
            </w:del>
          </w:p>
        </w:tc>
      </w:tr>
      <w:tr w:rsidR="001376DE" w:rsidDel="00C91EA6" w:rsidTr="001376DE">
        <w:trPr>
          <w:del w:id="1114" w:author="Nuwan Jayasena" w:date="2013-06-18T09:14:00Z"/>
        </w:trPr>
        <w:tc>
          <w:tcPr>
            <w:tcW w:w="4788" w:type="dxa"/>
          </w:tcPr>
          <w:p w:rsidR="001376DE" w:rsidDel="00C91EA6" w:rsidRDefault="001376DE" w:rsidP="00A234FA">
            <w:pPr>
              <w:keepNext/>
              <w:ind w:left="360"/>
              <w:rPr>
                <w:del w:id="1115" w:author="Nuwan Jayasena" w:date="2013-06-18T09:14:00Z"/>
              </w:rPr>
            </w:pPr>
            <w:del w:id="1116" w:author="Nuwan Jayasena" w:date="2013-06-18T09:14:00Z">
              <w:r w:rsidDel="00C91EA6">
                <w:delText>Channels</w:delText>
              </w:r>
            </w:del>
          </w:p>
        </w:tc>
        <w:tc>
          <w:tcPr>
            <w:tcW w:w="2430" w:type="dxa"/>
          </w:tcPr>
          <w:p w:rsidR="001376DE" w:rsidDel="00C91EA6" w:rsidRDefault="001376DE" w:rsidP="00A234FA">
            <w:pPr>
              <w:keepNext/>
              <w:jc w:val="center"/>
              <w:rPr>
                <w:del w:id="1117" w:author="Nuwan Jayasena" w:date="2013-06-18T09:14:00Z"/>
              </w:rPr>
            </w:pPr>
          </w:p>
        </w:tc>
        <w:tc>
          <w:tcPr>
            <w:tcW w:w="2358" w:type="dxa"/>
          </w:tcPr>
          <w:p w:rsidR="001376DE" w:rsidDel="00C91EA6" w:rsidRDefault="001376DE" w:rsidP="00A234FA">
            <w:pPr>
              <w:keepNext/>
              <w:jc w:val="center"/>
              <w:rPr>
                <w:del w:id="1118" w:author="Nuwan Jayasena" w:date="2013-06-18T09:14:00Z"/>
              </w:rPr>
            </w:pPr>
            <w:del w:id="1119" w:author="Nuwan Jayasena" w:date="2013-06-18T09:14:00Z">
              <w:r w:rsidDel="00C91EA6">
                <w:delText>8</w:delText>
              </w:r>
            </w:del>
          </w:p>
        </w:tc>
      </w:tr>
      <w:tr w:rsidR="001376DE" w:rsidDel="00C91EA6" w:rsidTr="001376DE">
        <w:trPr>
          <w:del w:id="1120" w:author="Nuwan Jayasena" w:date="2013-06-18T09:14:00Z"/>
        </w:trPr>
        <w:tc>
          <w:tcPr>
            <w:tcW w:w="4788" w:type="dxa"/>
          </w:tcPr>
          <w:p w:rsidR="001376DE" w:rsidDel="00C91EA6" w:rsidRDefault="001376DE" w:rsidP="00A234FA">
            <w:pPr>
              <w:keepNext/>
              <w:ind w:left="360"/>
              <w:rPr>
                <w:del w:id="1121" w:author="Nuwan Jayasena" w:date="2013-06-18T09:14:00Z"/>
              </w:rPr>
            </w:pPr>
            <w:del w:id="1122" w:author="Nuwan Jayasena" w:date="2013-06-18T09:14:00Z">
              <w:r w:rsidDel="00C91EA6">
                <w:delText>Channel width</w:delText>
              </w:r>
            </w:del>
          </w:p>
        </w:tc>
        <w:tc>
          <w:tcPr>
            <w:tcW w:w="2430" w:type="dxa"/>
          </w:tcPr>
          <w:p w:rsidR="001376DE" w:rsidDel="00C91EA6" w:rsidRDefault="001376DE" w:rsidP="00A234FA">
            <w:pPr>
              <w:keepNext/>
              <w:jc w:val="center"/>
              <w:rPr>
                <w:del w:id="1123" w:author="Nuwan Jayasena" w:date="2013-06-18T09:14:00Z"/>
              </w:rPr>
            </w:pPr>
          </w:p>
        </w:tc>
        <w:tc>
          <w:tcPr>
            <w:tcW w:w="2358" w:type="dxa"/>
          </w:tcPr>
          <w:p w:rsidR="001376DE" w:rsidDel="00C91EA6" w:rsidRDefault="001376DE" w:rsidP="00A234FA">
            <w:pPr>
              <w:keepNext/>
              <w:jc w:val="center"/>
              <w:rPr>
                <w:del w:id="1124" w:author="Nuwan Jayasena" w:date="2013-06-18T09:14:00Z"/>
              </w:rPr>
            </w:pPr>
            <w:del w:id="1125" w:author="Nuwan Jayasena" w:date="2013-06-18T09:14:00Z">
              <w:r w:rsidDel="00C91EA6">
                <w:delText>256b</w:delText>
              </w:r>
            </w:del>
          </w:p>
        </w:tc>
      </w:tr>
      <w:tr w:rsidR="001376DE" w:rsidDel="00C91EA6" w:rsidTr="001376DE">
        <w:trPr>
          <w:del w:id="1126" w:author="Nuwan Jayasena" w:date="2013-06-18T09:14:00Z"/>
        </w:trPr>
        <w:tc>
          <w:tcPr>
            <w:tcW w:w="4788" w:type="dxa"/>
          </w:tcPr>
          <w:p w:rsidR="001376DE" w:rsidDel="00C91EA6" w:rsidRDefault="0028317B" w:rsidP="00A234FA">
            <w:pPr>
              <w:keepNext/>
              <w:ind w:left="360"/>
              <w:rPr>
                <w:del w:id="1127" w:author="Nuwan Jayasena" w:date="2013-06-18T09:14:00Z"/>
              </w:rPr>
            </w:pPr>
            <w:del w:id="1128" w:author="Nuwan Jayasena" w:date="2013-06-18T09:14:00Z">
              <w:r w:rsidDel="00C91EA6">
                <w:delText xml:space="preserve">Peak </w:delText>
              </w:r>
              <w:r w:rsidR="001376DE" w:rsidDel="00C91EA6">
                <w:delText>In-stack bandwidth</w:delText>
              </w:r>
            </w:del>
          </w:p>
        </w:tc>
        <w:tc>
          <w:tcPr>
            <w:tcW w:w="2430" w:type="dxa"/>
          </w:tcPr>
          <w:p w:rsidR="001376DE" w:rsidDel="00C91EA6" w:rsidRDefault="001376DE" w:rsidP="00A234FA">
            <w:pPr>
              <w:keepNext/>
              <w:jc w:val="center"/>
              <w:rPr>
                <w:del w:id="1129" w:author="Nuwan Jayasena" w:date="2013-06-18T09:14:00Z"/>
              </w:rPr>
            </w:pPr>
          </w:p>
        </w:tc>
        <w:tc>
          <w:tcPr>
            <w:tcW w:w="2358" w:type="dxa"/>
          </w:tcPr>
          <w:p w:rsidR="001376DE" w:rsidDel="00C91EA6" w:rsidRDefault="0028317B" w:rsidP="00A234FA">
            <w:pPr>
              <w:keepNext/>
              <w:jc w:val="center"/>
              <w:rPr>
                <w:del w:id="1130" w:author="Nuwan Jayasena" w:date="2013-06-18T09:14:00Z"/>
              </w:rPr>
            </w:pPr>
            <w:del w:id="1131" w:author="Nuwan Jayasena" w:date="2013-06-18T09:14:00Z">
              <w:r w:rsidDel="00C91EA6">
                <w:delText>2TB/s</w:delText>
              </w:r>
            </w:del>
          </w:p>
        </w:tc>
      </w:tr>
      <w:tr w:rsidR="001376DE" w:rsidDel="00C91EA6" w:rsidTr="001376DE">
        <w:trPr>
          <w:del w:id="1132" w:author="Nuwan Jayasena" w:date="2013-06-18T09:14:00Z"/>
        </w:trPr>
        <w:tc>
          <w:tcPr>
            <w:tcW w:w="4788" w:type="dxa"/>
          </w:tcPr>
          <w:p w:rsidR="001376DE" w:rsidDel="00C91EA6" w:rsidRDefault="0028317B" w:rsidP="00A234FA">
            <w:pPr>
              <w:keepNext/>
              <w:ind w:left="360"/>
              <w:rPr>
                <w:del w:id="1133" w:author="Nuwan Jayasena" w:date="2013-06-18T09:14:00Z"/>
              </w:rPr>
            </w:pPr>
            <w:del w:id="1134" w:author="Nuwan Jayasena" w:date="2013-06-18T09:14:00Z">
              <w:r w:rsidDel="00C91EA6">
                <w:delText>Peak host bandwidth</w:delText>
              </w:r>
            </w:del>
          </w:p>
        </w:tc>
        <w:tc>
          <w:tcPr>
            <w:tcW w:w="2430" w:type="dxa"/>
          </w:tcPr>
          <w:p w:rsidR="001376DE" w:rsidDel="00C91EA6" w:rsidRDefault="001376DE" w:rsidP="00A234FA">
            <w:pPr>
              <w:keepNext/>
              <w:jc w:val="center"/>
              <w:rPr>
                <w:del w:id="1135" w:author="Nuwan Jayasena" w:date="2013-06-18T09:14:00Z"/>
              </w:rPr>
            </w:pPr>
          </w:p>
        </w:tc>
        <w:tc>
          <w:tcPr>
            <w:tcW w:w="2358" w:type="dxa"/>
          </w:tcPr>
          <w:p w:rsidR="001376DE" w:rsidDel="00C91EA6" w:rsidRDefault="0028317B" w:rsidP="00A234FA">
            <w:pPr>
              <w:keepNext/>
              <w:jc w:val="center"/>
              <w:rPr>
                <w:del w:id="1136" w:author="Nuwan Jayasena" w:date="2013-06-18T09:14:00Z"/>
              </w:rPr>
            </w:pPr>
            <w:del w:id="1137" w:author="Nuwan Jayasena" w:date="2013-06-18T09:14:00Z">
              <w:r w:rsidDel="00C91EA6">
                <w:delText>512GB/s</w:delText>
              </w:r>
            </w:del>
          </w:p>
        </w:tc>
      </w:tr>
      <w:tr w:rsidR="001376DE" w:rsidDel="00C91EA6" w:rsidTr="001376DE">
        <w:trPr>
          <w:del w:id="1138" w:author="Nuwan Jayasena" w:date="2013-06-18T09:14:00Z"/>
        </w:trPr>
        <w:tc>
          <w:tcPr>
            <w:tcW w:w="4788" w:type="dxa"/>
          </w:tcPr>
          <w:p w:rsidR="001376DE" w:rsidDel="00C91EA6" w:rsidRDefault="0028317B" w:rsidP="00A234FA">
            <w:pPr>
              <w:keepNext/>
              <w:ind w:left="360"/>
              <w:rPr>
                <w:del w:id="1139" w:author="Nuwan Jayasena" w:date="2013-06-18T09:14:00Z"/>
              </w:rPr>
            </w:pPr>
            <w:del w:id="1140" w:author="Nuwan Jayasena" w:date="2013-06-18T09:14:00Z">
              <w:r w:rsidDel="00C91EA6">
                <w:delText>Peak inter-PIM bandwidth</w:delText>
              </w:r>
            </w:del>
          </w:p>
        </w:tc>
        <w:tc>
          <w:tcPr>
            <w:tcW w:w="2430" w:type="dxa"/>
          </w:tcPr>
          <w:p w:rsidR="001376DE" w:rsidDel="00C91EA6" w:rsidRDefault="001376DE" w:rsidP="00A234FA">
            <w:pPr>
              <w:keepNext/>
              <w:jc w:val="center"/>
              <w:rPr>
                <w:del w:id="1141" w:author="Nuwan Jayasena" w:date="2013-06-18T09:14:00Z"/>
              </w:rPr>
            </w:pPr>
          </w:p>
        </w:tc>
        <w:tc>
          <w:tcPr>
            <w:tcW w:w="2358" w:type="dxa"/>
          </w:tcPr>
          <w:p w:rsidR="001376DE" w:rsidDel="00C91EA6" w:rsidRDefault="0028317B" w:rsidP="00A234FA">
            <w:pPr>
              <w:keepNext/>
              <w:jc w:val="center"/>
              <w:rPr>
                <w:del w:id="1142" w:author="Nuwan Jayasena" w:date="2013-06-18T09:14:00Z"/>
              </w:rPr>
            </w:pPr>
            <w:del w:id="1143" w:author="Nuwan Jayasena" w:date="2013-06-18T09:14:00Z">
              <w:r w:rsidDel="00C91EA6">
                <w:delText>200GB/s</w:delText>
              </w:r>
            </w:del>
          </w:p>
        </w:tc>
      </w:tr>
      <w:tr w:rsidR="001376DE" w:rsidDel="00C91EA6" w:rsidTr="001376DE">
        <w:trPr>
          <w:del w:id="1144" w:author="Nuwan Jayasena" w:date="2013-06-18T09:14:00Z"/>
        </w:trPr>
        <w:tc>
          <w:tcPr>
            <w:tcW w:w="4788" w:type="dxa"/>
          </w:tcPr>
          <w:p w:rsidR="001376DE" w:rsidDel="00C91EA6" w:rsidRDefault="0028317B" w:rsidP="00A234FA">
            <w:pPr>
              <w:keepNext/>
              <w:ind w:left="360"/>
              <w:rPr>
                <w:del w:id="1145" w:author="Nuwan Jayasena" w:date="2013-06-18T09:14:00Z"/>
              </w:rPr>
            </w:pPr>
            <w:del w:id="1146" w:author="Nuwan Jayasena" w:date="2013-06-18T09:14:00Z">
              <w:r w:rsidDel="00C91EA6">
                <w:delText>In-stack memory latency</w:delText>
              </w:r>
            </w:del>
          </w:p>
        </w:tc>
        <w:tc>
          <w:tcPr>
            <w:tcW w:w="2430" w:type="dxa"/>
          </w:tcPr>
          <w:p w:rsidR="001376DE" w:rsidDel="00C91EA6" w:rsidRDefault="001376DE" w:rsidP="00A234FA">
            <w:pPr>
              <w:keepNext/>
              <w:jc w:val="center"/>
              <w:rPr>
                <w:del w:id="1147" w:author="Nuwan Jayasena" w:date="2013-06-18T09:14:00Z"/>
              </w:rPr>
            </w:pPr>
          </w:p>
        </w:tc>
        <w:tc>
          <w:tcPr>
            <w:tcW w:w="2358" w:type="dxa"/>
          </w:tcPr>
          <w:p w:rsidR="001376DE" w:rsidDel="00C91EA6" w:rsidRDefault="0028317B" w:rsidP="00A234FA">
            <w:pPr>
              <w:keepNext/>
              <w:jc w:val="center"/>
              <w:rPr>
                <w:del w:id="1148" w:author="Nuwan Jayasena" w:date="2013-06-18T09:14:00Z"/>
              </w:rPr>
            </w:pPr>
            <w:del w:id="1149" w:author="Nuwan Jayasena" w:date="2013-06-18T09:14:00Z">
              <w:r w:rsidDel="00C91EA6">
                <w:delText>35ns</w:delText>
              </w:r>
            </w:del>
          </w:p>
        </w:tc>
      </w:tr>
      <w:tr w:rsidR="001376DE" w:rsidDel="00C91EA6" w:rsidTr="001376DE">
        <w:trPr>
          <w:del w:id="1150" w:author="Nuwan Jayasena" w:date="2013-06-18T09:14:00Z"/>
        </w:trPr>
        <w:tc>
          <w:tcPr>
            <w:tcW w:w="4788" w:type="dxa"/>
          </w:tcPr>
          <w:p w:rsidR="001376DE" w:rsidDel="00C91EA6" w:rsidRDefault="0028317B" w:rsidP="00A234FA">
            <w:pPr>
              <w:keepNext/>
              <w:ind w:left="360"/>
              <w:rPr>
                <w:del w:id="1151" w:author="Nuwan Jayasena" w:date="2013-06-18T09:14:00Z"/>
              </w:rPr>
            </w:pPr>
            <w:del w:id="1152" w:author="Nuwan Jayasena" w:date="2013-06-18T09:14:00Z">
              <w:r w:rsidDel="00C91EA6">
                <w:delText>Host memory latency</w:delText>
              </w:r>
            </w:del>
          </w:p>
        </w:tc>
        <w:tc>
          <w:tcPr>
            <w:tcW w:w="2430" w:type="dxa"/>
          </w:tcPr>
          <w:p w:rsidR="001376DE" w:rsidDel="00C91EA6" w:rsidRDefault="001376DE" w:rsidP="00A234FA">
            <w:pPr>
              <w:keepNext/>
              <w:jc w:val="center"/>
              <w:rPr>
                <w:del w:id="1153" w:author="Nuwan Jayasena" w:date="2013-06-18T09:14:00Z"/>
              </w:rPr>
            </w:pPr>
          </w:p>
        </w:tc>
        <w:tc>
          <w:tcPr>
            <w:tcW w:w="2358" w:type="dxa"/>
          </w:tcPr>
          <w:p w:rsidR="001376DE" w:rsidDel="00C91EA6" w:rsidRDefault="0028317B" w:rsidP="00A234FA">
            <w:pPr>
              <w:keepNext/>
              <w:jc w:val="center"/>
              <w:rPr>
                <w:del w:id="1154" w:author="Nuwan Jayasena" w:date="2013-06-18T09:14:00Z"/>
              </w:rPr>
            </w:pPr>
            <w:del w:id="1155" w:author="Nuwan Jayasena" w:date="2013-06-18T09:14:00Z">
              <w:r w:rsidDel="00C91EA6">
                <w:delText>52.5ns</w:delText>
              </w:r>
            </w:del>
          </w:p>
        </w:tc>
      </w:tr>
      <w:tr w:rsidR="001376DE" w:rsidDel="00C91EA6" w:rsidTr="001376DE">
        <w:trPr>
          <w:del w:id="1156" w:author="Nuwan Jayasena" w:date="2013-06-18T09:14:00Z"/>
        </w:trPr>
        <w:tc>
          <w:tcPr>
            <w:tcW w:w="4788" w:type="dxa"/>
          </w:tcPr>
          <w:p w:rsidR="001376DE" w:rsidDel="00C91EA6" w:rsidRDefault="0028317B" w:rsidP="00A234FA">
            <w:pPr>
              <w:keepNext/>
              <w:ind w:left="360"/>
              <w:rPr>
                <w:del w:id="1157" w:author="Nuwan Jayasena" w:date="2013-06-18T09:14:00Z"/>
              </w:rPr>
            </w:pPr>
            <w:del w:id="1158" w:author="Nuwan Jayasena" w:date="2013-06-18T09:14:00Z">
              <w:r w:rsidDel="00C91EA6">
                <w:delText>Sustained bandwidth utilization</w:delText>
              </w:r>
            </w:del>
          </w:p>
        </w:tc>
        <w:tc>
          <w:tcPr>
            <w:tcW w:w="2430" w:type="dxa"/>
          </w:tcPr>
          <w:p w:rsidR="001376DE" w:rsidDel="00C91EA6" w:rsidRDefault="001376DE" w:rsidP="00A234FA">
            <w:pPr>
              <w:keepNext/>
              <w:jc w:val="center"/>
              <w:rPr>
                <w:del w:id="1159" w:author="Nuwan Jayasena" w:date="2013-06-18T09:14:00Z"/>
              </w:rPr>
            </w:pPr>
          </w:p>
        </w:tc>
        <w:tc>
          <w:tcPr>
            <w:tcW w:w="2358" w:type="dxa"/>
          </w:tcPr>
          <w:p w:rsidR="001376DE" w:rsidDel="00C91EA6" w:rsidRDefault="0028317B" w:rsidP="00A234FA">
            <w:pPr>
              <w:keepNext/>
              <w:jc w:val="center"/>
              <w:rPr>
                <w:del w:id="1160" w:author="Nuwan Jayasena" w:date="2013-06-18T09:14:00Z"/>
              </w:rPr>
            </w:pPr>
            <w:del w:id="1161" w:author="Nuwan Jayasena" w:date="2013-06-18T09:14:00Z">
              <w:r w:rsidDel="00C91EA6">
                <w:delText>80%</w:delText>
              </w:r>
            </w:del>
          </w:p>
        </w:tc>
      </w:tr>
    </w:tbl>
    <w:p w:rsidR="0083115B" w:rsidDel="00C91EA6" w:rsidRDefault="0083115B" w:rsidP="00915C1D">
      <w:pPr>
        <w:rPr>
          <w:del w:id="1162" w:author="Nuwan Jayasena" w:date="2013-06-18T09:14:00Z"/>
        </w:rPr>
      </w:pPr>
      <w:bookmarkStart w:id="1163" w:name="_Ref356421036"/>
    </w:p>
    <w:bookmarkEnd w:id="1163"/>
    <w:p w:rsidR="002B3A56" w:rsidDel="00C91EA6" w:rsidRDefault="00A141B1" w:rsidP="00915C1D">
      <w:pPr>
        <w:rPr>
          <w:del w:id="1164" w:author="Nuwan Jayasena" w:date="2013-06-18T09:14:00Z"/>
        </w:rPr>
      </w:pPr>
      <w:del w:id="1165" w:author="Nuwan Jayasena" w:date="2013-06-18T09:14:00Z">
        <w:r w:rsidDel="00C91EA6">
          <w:fldChar w:fldCharType="begin"/>
        </w:r>
        <w:r w:rsidR="003D144D" w:rsidDel="00C91EA6">
          <w:delInstrText xml:space="preserve"> REF _Ref357186190 \h </w:delInstrText>
        </w:r>
        <w:r w:rsidDel="00C91EA6">
          <w:fldChar w:fldCharType="separate"/>
        </w:r>
        <w:r w:rsidR="003D144D" w:rsidDel="00C91EA6">
          <w:delText xml:space="preserve">Figure </w:delText>
        </w:r>
        <w:r w:rsidR="003D144D" w:rsidDel="00C91EA6">
          <w:rPr>
            <w:noProof/>
          </w:rPr>
          <w:delText>7</w:delText>
        </w:r>
        <w:r w:rsidDel="00C91EA6">
          <w:fldChar w:fldCharType="end"/>
        </w:r>
        <w:r w:rsidR="003D144D" w:rsidDel="00C91EA6">
          <w:delText xml:space="preserve"> </w:delText>
        </w:r>
        <w:r w:rsidR="006C2CE5" w:rsidDel="00C91EA6">
          <w:delText xml:space="preserve">shows the same computation ported to use the PIM devices. </w:delText>
        </w:r>
        <w:r w:rsidR="00CC77FD" w:rsidDel="00C91EA6">
          <w:delText xml:space="preserve">All of the GPU compute kernels are ported to the PIM devices. The green segments show activity on the host CPU and the orange segments show activity on PIM GPUs. </w:delText>
        </w:r>
        <w:r w:rsidR="002E3F12" w:rsidDel="00C91EA6">
          <w:delText xml:space="preserve">The number of kernel dispatches are increased as each kernel’s execution is partition among the eight PIM devices based on data layout. However, the execution time </w:delText>
        </w:r>
        <w:r w:rsidR="00D13F7F" w:rsidDel="00C91EA6">
          <w:delText>is spe</w:delText>
        </w:r>
        <w:r w:rsidR="00443480" w:rsidDel="00C91EA6">
          <w:delText>ede</w:delText>
        </w:r>
        <w:r w:rsidR="00D13F7F" w:rsidDel="00C91EA6">
          <w:delText>d up by 1.78x</w:delText>
        </w:r>
        <w:r w:rsidR="002E3F12" w:rsidDel="00C91EA6">
          <w:delText xml:space="preserve"> as the memory-bound kernels benefit from the higher bandwidth available to PIM devices. Naturally, the </w:delText>
        </w:r>
        <w:r w:rsidR="002B3A56" w:rsidDel="00C91EA6">
          <w:delText>speedup</w:delText>
        </w:r>
        <w:r w:rsidR="002E3F12" w:rsidDel="00C91EA6">
          <w:delText xml:space="preserve"> is bounded by the control thread on the host CPU</w:delText>
        </w:r>
        <w:r w:rsidR="002B3A56" w:rsidDel="00C91EA6">
          <w:delText xml:space="preserve"> </w:delText>
        </w:r>
        <w:r w:rsidR="002E3F12" w:rsidDel="00C91EA6">
          <w:delText>as well as the added overheads of dispatching a greater number of kernels from that thread. Future implementations may optimize further by moving the entire kernel graph to the PIM, where individual kernel dispatches within each PIM device may be orchestrated by a CPU cores of that PIM.</w:delText>
        </w:r>
      </w:del>
    </w:p>
    <w:p w:rsidR="006C2CE5" w:rsidDel="00C91EA6" w:rsidRDefault="006C2CE5" w:rsidP="00915C1D">
      <w:pPr>
        <w:rPr>
          <w:del w:id="1166" w:author="Nuwan Jayasena" w:date="2013-06-18T09:14:00Z"/>
        </w:rPr>
      </w:pPr>
    </w:p>
    <w:p w:rsidR="00D13F7F" w:rsidDel="00C91EA6" w:rsidRDefault="003C1646" w:rsidP="00D13F7F">
      <w:pPr>
        <w:keepNext/>
        <w:jc w:val="center"/>
        <w:rPr>
          <w:del w:id="1167" w:author="Nuwan Jayasena" w:date="2013-06-18T09:14:00Z"/>
        </w:rPr>
      </w:pPr>
      <w:del w:id="1168" w:author="Nuwan Jayasena" w:date="2013-06-18T09:14:00Z">
        <w:r w:rsidDel="00C91EA6">
          <w:rPr>
            <w:noProof/>
            <w:lang w:eastAsia="en-US"/>
          </w:rPr>
          <w:drawing>
            <wp:inline distT="0" distB="0" distL="0" distR="0">
              <wp:extent cx="4179083" cy="303362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178501" cy="3033201"/>
                      </a:xfrm>
                      <a:prstGeom prst="rect">
                        <a:avLst/>
                      </a:prstGeom>
                      <a:noFill/>
                      <a:ln w="9525">
                        <a:noFill/>
                        <a:miter lim="800000"/>
                        <a:headEnd/>
                        <a:tailEnd/>
                      </a:ln>
                    </pic:spPr>
                  </pic:pic>
                </a:graphicData>
              </a:graphic>
            </wp:inline>
          </w:drawing>
        </w:r>
      </w:del>
    </w:p>
    <w:p w:rsidR="00EA5980" w:rsidDel="00C91EA6" w:rsidRDefault="00D13F7F" w:rsidP="00D13F7F">
      <w:pPr>
        <w:pStyle w:val="Caption"/>
        <w:rPr>
          <w:del w:id="1169" w:author="Nuwan Jayasena" w:date="2013-06-18T09:14:00Z"/>
        </w:rPr>
      </w:pPr>
      <w:bookmarkStart w:id="1170" w:name="_Ref357186150"/>
      <w:del w:id="1171" w:author="Nuwan Jayasena" w:date="2013-06-18T09:14:00Z">
        <w:r w:rsidDel="00C91EA6">
          <w:delText xml:space="preserve">Figure </w:delText>
        </w:r>
        <w:r w:rsidR="00A141B1" w:rsidDel="00C91EA6">
          <w:fldChar w:fldCharType="begin"/>
        </w:r>
        <w:r w:rsidDel="00C91EA6">
          <w:delInstrText xml:space="preserve"> SEQ Figure \* ARABIC </w:delInstrText>
        </w:r>
        <w:r w:rsidR="00A141B1" w:rsidDel="00C91EA6">
          <w:fldChar w:fldCharType="separate"/>
        </w:r>
        <w:r w:rsidR="003E63FE" w:rsidDel="00C91EA6">
          <w:rPr>
            <w:noProof/>
          </w:rPr>
          <w:delText>6</w:delText>
        </w:r>
        <w:r w:rsidR="00A141B1" w:rsidDel="00C91EA6">
          <w:fldChar w:fldCharType="end"/>
        </w:r>
        <w:bookmarkEnd w:id="1170"/>
        <w:r w:rsidDel="00C91EA6">
          <w:delText xml:space="preserve">: </w:delText>
        </w:r>
        <w:r w:rsidRPr="00483F2D" w:rsidDel="00C91EA6">
          <w:delText>Timeline of 100 iterations of miniFE CG solver running on host</w:delText>
        </w:r>
      </w:del>
    </w:p>
    <w:p w:rsidR="00D13F7F" w:rsidDel="00C91EA6" w:rsidRDefault="003C1646" w:rsidP="00D13F7F">
      <w:pPr>
        <w:keepNext/>
        <w:jc w:val="center"/>
        <w:rPr>
          <w:del w:id="1172" w:author="Nuwan Jayasena" w:date="2013-06-18T09:14:00Z"/>
        </w:rPr>
      </w:pPr>
      <w:del w:id="1173" w:author="Nuwan Jayasena" w:date="2013-06-18T09:14:00Z">
        <w:r w:rsidDel="00C91EA6">
          <w:rPr>
            <w:noProof/>
            <w:lang w:eastAsia="en-US"/>
          </w:rPr>
          <w:drawing>
            <wp:inline distT="0" distB="0" distL="0" distR="0">
              <wp:extent cx="4118776" cy="3027025"/>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4123629" cy="3030592"/>
                      </a:xfrm>
                      <a:prstGeom prst="rect">
                        <a:avLst/>
                      </a:prstGeom>
                      <a:noFill/>
                      <a:ln w="9525">
                        <a:noFill/>
                        <a:miter lim="800000"/>
                        <a:headEnd/>
                        <a:tailEnd/>
                      </a:ln>
                    </pic:spPr>
                  </pic:pic>
                </a:graphicData>
              </a:graphic>
            </wp:inline>
          </w:drawing>
        </w:r>
      </w:del>
    </w:p>
    <w:p w:rsidR="00EA5980" w:rsidDel="00C91EA6" w:rsidRDefault="00D13F7F" w:rsidP="00D13F7F">
      <w:pPr>
        <w:pStyle w:val="Caption"/>
        <w:rPr>
          <w:del w:id="1174" w:author="Nuwan Jayasena" w:date="2013-06-18T09:14:00Z"/>
        </w:rPr>
      </w:pPr>
      <w:bookmarkStart w:id="1175" w:name="_Ref357186190"/>
      <w:del w:id="1176" w:author="Nuwan Jayasena" w:date="2013-06-18T09:14:00Z">
        <w:r w:rsidDel="00C91EA6">
          <w:delText xml:space="preserve">Figure </w:delText>
        </w:r>
        <w:r w:rsidR="00A141B1" w:rsidDel="00C91EA6">
          <w:fldChar w:fldCharType="begin"/>
        </w:r>
        <w:r w:rsidDel="00C91EA6">
          <w:delInstrText xml:space="preserve"> SEQ Figure \* ARABIC </w:delInstrText>
        </w:r>
        <w:r w:rsidR="00A141B1" w:rsidDel="00C91EA6">
          <w:fldChar w:fldCharType="separate"/>
        </w:r>
        <w:r w:rsidR="003E63FE" w:rsidDel="00C91EA6">
          <w:rPr>
            <w:noProof/>
          </w:rPr>
          <w:delText>7</w:delText>
        </w:r>
        <w:r w:rsidR="00A141B1" w:rsidDel="00C91EA6">
          <w:fldChar w:fldCharType="end"/>
        </w:r>
        <w:bookmarkEnd w:id="1175"/>
        <w:r w:rsidDel="00C91EA6">
          <w:delText xml:space="preserve">: </w:delText>
        </w:r>
        <w:r w:rsidRPr="00085460" w:rsidDel="00C91EA6">
          <w:delText>Timeline of 100 iterations of miniFE CG solver running on 8 PIM devices</w:delText>
        </w:r>
      </w:del>
    </w:p>
    <w:p w:rsidR="00C370D4" w:rsidDel="00C91EA6" w:rsidRDefault="00A141B1" w:rsidP="00915C1D">
      <w:pPr>
        <w:rPr>
          <w:del w:id="1177" w:author="Nuwan Jayasena" w:date="2013-06-18T09:14:00Z"/>
        </w:rPr>
      </w:pPr>
      <w:del w:id="1178" w:author="Nuwan Jayasena" w:date="2013-06-18T09:14:00Z">
        <w:r w:rsidDel="00C91EA6">
          <w:fldChar w:fldCharType="begin"/>
        </w:r>
        <w:r w:rsidR="003D144D" w:rsidDel="00C91EA6">
          <w:delInstrText xml:space="preserve"> REF _Ref357186248 \h </w:delInstrText>
        </w:r>
        <w:r w:rsidDel="00C91EA6">
          <w:fldChar w:fldCharType="separate"/>
        </w:r>
        <w:r w:rsidR="003D144D" w:rsidDel="00C91EA6">
          <w:delText xml:space="preserve">Figure </w:delText>
        </w:r>
        <w:r w:rsidR="003D144D" w:rsidDel="00C91EA6">
          <w:rPr>
            <w:noProof/>
          </w:rPr>
          <w:delText>8</w:delText>
        </w:r>
        <w:r w:rsidDel="00C91EA6">
          <w:fldChar w:fldCharType="end"/>
        </w:r>
        <w:r w:rsidR="002B3A56" w:rsidDel="00C91EA6">
          <w:delText xml:space="preserve"> and </w:delText>
        </w:r>
        <w:r w:rsidDel="00C91EA6">
          <w:fldChar w:fldCharType="begin"/>
        </w:r>
        <w:r w:rsidR="003D144D" w:rsidDel="00C91EA6">
          <w:delInstrText xml:space="preserve"> REF _Ref357186256 \h </w:delInstrText>
        </w:r>
        <w:r w:rsidDel="00C91EA6">
          <w:fldChar w:fldCharType="separate"/>
        </w:r>
        <w:r w:rsidR="003D144D" w:rsidDel="00C91EA6">
          <w:delText xml:space="preserve">Figure </w:delText>
        </w:r>
        <w:r w:rsidR="003D144D" w:rsidDel="00C91EA6">
          <w:rPr>
            <w:noProof/>
          </w:rPr>
          <w:delText>9</w:delText>
        </w:r>
        <w:r w:rsidDel="00C91EA6">
          <w:fldChar w:fldCharType="end"/>
        </w:r>
        <w:r w:rsidR="002B3A56" w:rsidDel="00C91EA6">
          <w:delText xml:space="preserve"> show two iterations of the CG solver with kernel execution on EHP and PIM</w:delText>
        </w:r>
        <w:r w:rsidR="002A1A04" w:rsidDel="00C91EA6">
          <w:delText>, respectively. These timelines are s</w:delText>
        </w:r>
        <w:r w:rsidR="002B3A56" w:rsidDel="00C91EA6">
          <w:delText>imilar to the above</w:delText>
        </w:r>
        <w:r w:rsidR="002A1A04" w:rsidDel="00C91EA6">
          <w:delText xml:space="preserve"> comparison</w:delText>
        </w:r>
        <w:r w:rsidR="002B3A56" w:rsidDel="00C91EA6">
          <w:delText xml:space="preserve">, but the shorter execution time </w:delText>
        </w:r>
        <w:r w:rsidR="002A1A04" w:rsidDel="00C91EA6">
          <w:delText>helps illustrate more details of the execution</w:delText>
        </w:r>
        <w:r w:rsidR="002B3A56" w:rsidDel="00C91EA6">
          <w:delText>.</w:delText>
        </w:r>
      </w:del>
    </w:p>
    <w:p w:rsidR="005527C4" w:rsidDel="00C91EA6" w:rsidRDefault="005527C4" w:rsidP="005527C4">
      <w:pPr>
        <w:keepNext/>
        <w:jc w:val="center"/>
        <w:rPr>
          <w:del w:id="1179" w:author="Nuwan Jayasena" w:date="2013-06-18T09:14:00Z"/>
        </w:rPr>
      </w:pPr>
      <w:del w:id="1180" w:author="Nuwan Jayasena" w:date="2013-06-18T09:14:00Z">
        <w:r w:rsidDel="00C91EA6">
          <w:rPr>
            <w:noProof/>
            <w:lang w:eastAsia="en-US"/>
          </w:rPr>
          <w:drawing>
            <wp:inline distT="0" distB="0" distL="0" distR="0">
              <wp:extent cx="4203093" cy="3097714"/>
              <wp:effectExtent l="19050" t="0" r="6957"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211860" cy="3104176"/>
                      </a:xfrm>
                      <a:prstGeom prst="rect">
                        <a:avLst/>
                      </a:prstGeom>
                      <a:noFill/>
                      <a:ln w="9525">
                        <a:noFill/>
                        <a:miter lim="800000"/>
                        <a:headEnd/>
                        <a:tailEnd/>
                      </a:ln>
                    </pic:spPr>
                  </pic:pic>
                </a:graphicData>
              </a:graphic>
            </wp:inline>
          </w:drawing>
        </w:r>
      </w:del>
    </w:p>
    <w:p w:rsidR="005527C4" w:rsidDel="00C91EA6" w:rsidRDefault="005527C4" w:rsidP="005527C4">
      <w:pPr>
        <w:pStyle w:val="Caption"/>
        <w:rPr>
          <w:del w:id="1181" w:author="Nuwan Jayasena" w:date="2013-06-18T09:14:00Z"/>
        </w:rPr>
      </w:pPr>
      <w:bookmarkStart w:id="1182" w:name="_Ref357186248"/>
      <w:del w:id="1183" w:author="Nuwan Jayasena" w:date="2013-06-18T09:14:00Z">
        <w:r w:rsidDel="00C91EA6">
          <w:delText xml:space="preserve">Figure </w:delText>
        </w:r>
        <w:r w:rsidR="00A141B1" w:rsidDel="00C91EA6">
          <w:fldChar w:fldCharType="begin"/>
        </w:r>
        <w:r w:rsidDel="00C91EA6">
          <w:delInstrText xml:space="preserve"> SEQ Figure \* ARABIC </w:delInstrText>
        </w:r>
        <w:r w:rsidR="00A141B1" w:rsidDel="00C91EA6">
          <w:fldChar w:fldCharType="separate"/>
        </w:r>
        <w:r w:rsidR="003E63FE" w:rsidDel="00C91EA6">
          <w:rPr>
            <w:noProof/>
          </w:rPr>
          <w:delText>8</w:delText>
        </w:r>
        <w:r w:rsidR="00A141B1" w:rsidDel="00C91EA6">
          <w:fldChar w:fldCharType="end"/>
        </w:r>
        <w:bookmarkEnd w:id="1182"/>
        <w:r w:rsidDel="00C91EA6">
          <w:delText xml:space="preserve">: </w:delText>
        </w:r>
        <w:r w:rsidRPr="001E33FD" w:rsidDel="00C91EA6">
          <w:delText xml:space="preserve">Timeline of </w:delText>
        </w:r>
        <w:r w:rsidDel="00C91EA6">
          <w:delText>2</w:delText>
        </w:r>
        <w:r w:rsidRPr="001E33FD" w:rsidDel="00C91EA6">
          <w:delText xml:space="preserve"> iterations of miniFE CG solver running on host</w:delText>
        </w:r>
      </w:del>
    </w:p>
    <w:p w:rsidR="002A1A04" w:rsidDel="00C91EA6" w:rsidRDefault="002A1A04" w:rsidP="002A1A04">
      <w:pPr>
        <w:keepNext/>
        <w:jc w:val="center"/>
        <w:rPr>
          <w:del w:id="1184" w:author="Nuwan Jayasena" w:date="2013-06-18T09:14:00Z"/>
        </w:rPr>
      </w:pPr>
      <w:del w:id="1185" w:author="Nuwan Jayasena" w:date="2013-06-18T09:14:00Z">
        <w:r w:rsidDel="00C91EA6">
          <w:rPr>
            <w:noProof/>
            <w:lang w:eastAsia="en-US"/>
          </w:rPr>
          <w:drawing>
            <wp:inline distT="0" distB="0" distL="0" distR="0">
              <wp:extent cx="4179239" cy="306145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181909" cy="3063406"/>
                      </a:xfrm>
                      <a:prstGeom prst="rect">
                        <a:avLst/>
                      </a:prstGeom>
                      <a:noFill/>
                      <a:ln w="9525">
                        <a:noFill/>
                        <a:miter lim="800000"/>
                        <a:headEnd/>
                        <a:tailEnd/>
                      </a:ln>
                    </pic:spPr>
                  </pic:pic>
                </a:graphicData>
              </a:graphic>
            </wp:inline>
          </w:drawing>
        </w:r>
      </w:del>
    </w:p>
    <w:p w:rsidR="002A1A04" w:rsidRPr="002A1A04" w:rsidDel="00C91EA6" w:rsidRDefault="002A1A04" w:rsidP="002A1A04">
      <w:pPr>
        <w:pStyle w:val="Caption"/>
        <w:rPr>
          <w:del w:id="1186" w:author="Nuwan Jayasena" w:date="2013-06-18T09:14:00Z"/>
        </w:rPr>
      </w:pPr>
      <w:bookmarkStart w:id="1187" w:name="_Ref357186256"/>
      <w:del w:id="1188" w:author="Nuwan Jayasena" w:date="2013-06-18T09:14:00Z">
        <w:r w:rsidDel="00C91EA6">
          <w:delText xml:space="preserve">Figure </w:delText>
        </w:r>
        <w:r w:rsidR="00A141B1" w:rsidDel="00C91EA6">
          <w:fldChar w:fldCharType="begin"/>
        </w:r>
        <w:r w:rsidDel="00C91EA6">
          <w:delInstrText xml:space="preserve"> SEQ Figure \* ARABIC </w:delInstrText>
        </w:r>
        <w:r w:rsidR="00A141B1" w:rsidDel="00C91EA6">
          <w:fldChar w:fldCharType="separate"/>
        </w:r>
        <w:r w:rsidR="003E63FE" w:rsidDel="00C91EA6">
          <w:rPr>
            <w:noProof/>
          </w:rPr>
          <w:delText>9</w:delText>
        </w:r>
        <w:r w:rsidR="00A141B1" w:rsidDel="00C91EA6">
          <w:fldChar w:fldCharType="end"/>
        </w:r>
        <w:bookmarkEnd w:id="1187"/>
        <w:r w:rsidDel="00C91EA6">
          <w:delText xml:space="preserve">: </w:delText>
        </w:r>
        <w:r w:rsidRPr="00686B20" w:rsidDel="00C91EA6">
          <w:delText xml:space="preserve">Timeline of </w:delText>
        </w:r>
        <w:r w:rsidR="00B33A32" w:rsidDel="00C91EA6">
          <w:delText>2</w:delText>
        </w:r>
        <w:r w:rsidRPr="00686B20" w:rsidDel="00C91EA6">
          <w:delText xml:space="preserve"> iterations of miniFE CG solver running on 8 PIM devices</w:delText>
        </w:r>
      </w:del>
    </w:p>
    <w:p w:rsidR="003D144D" w:rsidDel="00C91EA6" w:rsidRDefault="00CC77FD" w:rsidP="00915C1D">
      <w:pPr>
        <w:rPr>
          <w:del w:id="1189" w:author="Nuwan Jayasena" w:date="2013-06-18T09:14:00Z"/>
        </w:rPr>
      </w:pPr>
      <w:del w:id="1190" w:author="Nuwan Jayasena" w:date="2013-06-18T09:14:00Z">
        <w:r w:rsidDel="00C91EA6">
          <w:delText xml:space="preserve">As can be seen from the above execution time graphs, many of the kernel invocations for this 1 million DoF data set execute for extremely short periods of time when scaled to the FastForward node architecture approximation (especially </w:delText>
        </w:r>
        <w:r w:rsidDel="00C91EA6">
          <w:rPr>
            <w:i/>
          </w:rPr>
          <w:delText>waxpby</w:delText>
        </w:r>
        <w:r w:rsidDel="00C91EA6">
          <w:delText xml:space="preserve"> and </w:delText>
        </w:r>
        <w:r w:rsidDel="00C91EA6">
          <w:rPr>
            <w:i/>
          </w:rPr>
          <w:delText>dotprod</w:delText>
        </w:r>
        <w:r w:rsidDel="00C91EA6">
          <w:delText xml:space="preserve">). A much larger data set would be needed to stress the capabilities of such a node. </w:delText>
        </w:r>
        <w:r w:rsidR="00443480" w:rsidRPr="00443480" w:rsidDel="00C91EA6">
          <w:delText>However, the largest data set we can emulate is limited by the memory capacity of the discrete GPU in our test system</w:delText>
        </w:r>
        <w:r w:rsidDel="00C91EA6">
          <w:delText xml:space="preserve">. Therefore, we mimic the effect of a much larger data set by scaling down the capabilities of the node configuration. </w:delText>
        </w:r>
      </w:del>
    </w:p>
    <w:p w:rsidR="003D144D" w:rsidDel="00C91EA6" w:rsidRDefault="003D144D" w:rsidP="00915C1D">
      <w:pPr>
        <w:rPr>
          <w:del w:id="1191" w:author="Nuwan Jayasena" w:date="2013-06-18T09:14:00Z"/>
        </w:rPr>
      </w:pPr>
    </w:p>
    <w:p w:rsidR="003D144D" w:rsidDel="00C91EA6" w:rsidRDefault="00A141B1" w:rsidP="00915C1D">
      <w:pPr>
        <w:rPr>
          <w:del w:id="1192" w:author="Nuwan Jayasena" w:date="2013-06-18T09:14:00Z"/>
        </w:rPr>
      </w:pPr>
      <w:del w:id="1193" w:author="Nuwan Jayasena" w:date="2013-06-18T09:14:00Z">
        <w:r w:rsidDel="00C91EA6">
          <w:fldChar w:fldCharType="begin"/>
        </w:r>
        <w:r w:rsidR="003D144D" w:rsidDel="00C91EA6">
          <w:delInstrText xml:space="preserve"> REF _Ref357186312 \h </w:delInstrText>
        </w:r>
        <w:r w:rsidDel="00C91EA6">
          <w:fldChar w:fldCharType="separate"/>
        </w:r>
        <w:r w:rsidR="003D144D" w:rsidDel="00C91EA6">
          <w:delText xml:space="preserve">Figure </w:delText>
        </w:r>
        <w:r w:rsidR="003D144D" w:rsidDel="00C91EA6">
          <w:rPr>
            <w:noProof/>
          </w:rPr>
          <w:delText>10</w:delText>
        </w:r>
        <w:r w:rsidDel="00C91EA6">
          <w:fldChar w:fldCharType="end"/>
        </w:r>
        <w:r w:rsidR="00CC77FD" w:rsidDel="00C91EA6">
          <w:delText xml:space="preserve"> shows the execution of two iterations of the above miniFE test case on the host of a scaled down node configuration. Here, we have scaled down by a factor of 8 both the GPU compute throughput (by reducing the number of host CUs to 24) and peak DRAM bandwidth (by reducing the number of channels per memory stack to 1) compared to the configuration listed in </w:delText>
        </w:r>
        <w:r w:rsidDel="00C91EA6">
          <w:fldChar w:fldCharType="begin"/>
        </w:r>
        <w:r w:rsidR="003D144D" w:rsidDel="00C91EA6">
          <w:delInstrText xml:space="preserve"> REF _Ref357186113 \h </w:delInstrText>
        </w:r>
        <w:r w:rsidDel="00C91EA6">
          <w:fldChar w:fldCharType="separate"/>
        </w:r>
        <w:r w:rsidR="003D144D" w:rsidDel="00C91EA6">
          <w:delText xml:space="preserve">Table </w:delText>
        </w:r>
        <w:r w:rsidR="003D144D" w:rsidDel="00C91EA6">
          <w:rPr>
            <w:noProof/>
          </w:rPr>
          <w:delText>16</w:delText>
        </w:r>
        <w:r w:rsidDel="00C91EA6">
          <w:fldChar w:fldCharType="end"/>
        </w:r>
        <w:r w:rsidR="00CC77FD" w:rsidDel="00C91EA6">
          <w:delText xml:space="preserve">. </w:delText>
        </w:r>
      </w:del>
    </w:p>
    <w:p w:rsidR="003D144D" w:rsidDel="00C91EA6" w:rsidRDefault="003D144D" w:rsidP="00915C1D">
      <w:pPr>
        <w:rPr>
          <w:del w:id="1194" w:author="Nuwan Jayasena" w:date="2013-06-18T09:14:00Z"/>
        </w:rPr>
      </w:pPr>
    </w:p>
    <w:p w:rsidR="00CC77FD" w:rsidDel="00C91EA6" w:rsidRDefault="00A141B1" w:rsidP="00915C1D">
      <w:pPr>
        <w:rPr>
          <w:del w:id="1195" w:author="Nuwan Jayasena" w:date="2013-06-18T09:14:00Z"/>
        </w:rPr>
      </w:pPr>
      <w:del w:id="1196" w:author="Nuwan Jayasena" w:date="2013-06-18T09:14:00Z">
        <w:r w:rsidDel="00C91EA6">
          <w:fldChar w:fldCharType="begin"/>
        </w:r>
        <w:r w:rsidR="003D144D" w:rsidDel="00C91EA6">
          <w:delInstrText xml:space="preserve"> REF _Ref357186349 \h </w:delInstrText>
        </w:r>
        <w:r w:rsidDel="00C91EA6">
          <w:fldChar w:fldCharType="separate"/>
        </w:r>
        <w:r w:rsidR="003D144D" w:rsidDel="00C91EA6">
          <w:delText xml:space="preserve">Figure </w:delText>
        </w:r>
        <w:r w:rsidR="003D144D" w:rsidDel="00C91EA6">
          <w:rPr>
            <w:noProof/>
          </w:rPr>
          <w:delText>11</w:delText>
        </w:r>
        <w:r w:rsidDel="00C91EA6">
          <w:fldChar w:fldCharType="end"/>
        </w:r>
        <w:r w:rsidR="00CC77FD" w:rsidDel="00C91EA6">
          <w:delText xml:space="preserve"> shows </w:delText>
        </w:r>
        <w:r w:rsidR="00B33A32" w:rsidDel="00C91EA6">
          <w:delText xml:space="preserve">two iterations of </w:delText>
        </w:r>
        <w:r w:rsidR="00CC77FD" w:rsidDel="00C91EA6">
          <w:delText xml:space="preserve">the PIM port of the same test, also scaled down by a factor of 8 compared to </w:delText>
        </w:r>
        <w:r w:rsidDel="00C91EA6">
          <w:fldChar w:fldCharType="begin"/>
        </w:r>
        <w:r w:rsidR="003D144D" w:rsidDel="00C91EA6">
          <w:delInstrText xml:space="preserve"> REF _Ref357186113 \h </w:delInstrText>
        </w:r>
        <w:r w:rsidDel="00C91EA6">
          <w:fldChar w:fldCharType="separate"/>
        </w:r>
        <w:r w:rsidR="003D144D" w:rsidDel="00C91EA6">
          <w:delText xml:space="preserve">Table </w:delText>
        </w:r>
        <w:r w:rsidR="003D144D" w:rsidDel="00C91EA6">
          <w:rPr>
            <w:noProof/>
          </w:rPr>
          <w:delText>16</w:delText>
        </w:r>
        <w:r w:rsidDel="00C91EA6">
          <w:fldChar w:fldCharType="end"/>
        </w:r>
        <w:r w:rsidR="00CC77FD" w:rsidDel="00C91EA6">
          <w:delText xml:space="preserve"> (by reducing the number of CUs per PIM to 2 and the number of channels per memory stack to 1</w:delText>
        </w:r>
        <w:r w:rsidR="00B33A32" w:rsidDel="00C91EA6">
          <w:delText>). In both of the above cases, we have kept the CPU characteristics unchanged as we do not anticipate the control tasks on the CPU changing dramatically with the data set size. The scaling down by 8x used here is not intended to model any specific data set size or a</w:delText>
        </w:r>
        <w:r w:rsidR="00443480" w:rsidDel="00C91EA6">
          <w:delText>ny</w:delText>
        </w:r>
        <w:r w:rsidR="00B33A32" w:rsidDel="00C91EA6">
          <w:delText xml:space="preserve"> specific design point. It is merely meant to illustrate the relative performance trends as computation and data set sizes scale. In this scaled study, the PIM-based execution achieves a speedup of 3x </w:delText>
        </w:r>
        <w:r w:rsidR="00443480" w:rsidDel="00C91EA6">
          <w:delText>relative to</w:delText>
        </w:r>
        <w:r w:rsidR="00B33A32" w:rsidDel="00C91EA6">
          <w:delText xml:space="preserve"> host computation over 100 iterations of the CG solver. This indicating increasing performance benefits of PIM execution for miniFE as the problem size grows.</w:delText>
        </w:r>
      </w:del>
    </w:p>
    <w:p w:rsidR="00CC77FD" w:rsidDel="00C91EA6" w:rsidRDefault="00CC77FD" w:rsidP="00915C1D">
      <w:pPr>
        <w:rPr>
          <w:del w:id="1197" w:author="Nuwan Jayasena" w:date="2013-06-18T09:14:00Z"/>
        </w:rPr>
      </w:pPr>
    </w:p>
    <w:p w:rsidR="00B33A32" w:rsidDel="00C91EA6" w:rsidRDefault="007F7E30" w:rsidP="00B33A32">
      <w:pPr>
        <w:keepNext/>
        <w:jc w:val="center"/>
        <w:rPr>
          <w:del w:id="1198" w:author="Nuwan Jayasena" w:date="2013-06-18T09:14:00Z"/>
        </w:rPr>
      </w:pPr>
      <w:del w:id="1199" w:author="Nuwan Jayasena" w:date="2013-06-18T09:14:00Z">
        <w:r w:rsidDel="00C91EA6">
          <w:rPr>
            <w:noProof/>
            <w:lang w:eastAsia="en-US"/>
          </w:rPr>
          <w:drawing>
            <wp:inline distT="0" distB="0" distL="0" distR="0">
              <wp:extent cx="4250010" cy="31042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243362" cy="3099434"/>
                      </a:xfrm>
                      <a:prstGeom prst="rect">
                        <a:avLst/>
                      </a:prstGeom>
                      <a:noFill/>
                      <a:ln w="9525">
                        <a:noFill/>
                        <a:miter lim="800000"/>
                        <a:headEnd/>
                        <a:tailEnd/>
                      </a:ln>
                    </pic:spPr>
                  </pic:pic>
                </a:graphicData>
              </a:graphic>
            </wp:inline>
          </w:drawing>
        </w:r>
      </w:del>
    </w:p>
    <w:p w:rsidR="00B33A32" w:rsidDel="00C91EA6" w:rsidRDefault="00B33A32" w:rsidP="00B33A32">
      <w:pPr>
        <w:pStyle w:val="Caption"/>
        <w:rPr>
          <w:del w:id="1200" w:author="Nuwan Jayasena" w:date="2013-06-18T09:14:00Z"/>
        </w:rPr>
      </w:pPr>
      <w:bookmarkStart w:id="1201" w:name="_Ref357186312"/>
      <w:del w:id="1202" w:author="Nuwan Jayasena" w:date="2013-06-18T09:14:00Z">
        <w:r w:rsidDel="00C91EA6">
          <w:delText xml:space="preserve">Figure </w:delText>
        </w:r>
        <w:r w:rsidR="00A141B1" w:rsidDel="00C91EA6">
          <w:fldChar w:fldCharType="begin"/>
        </w:r>
        <w:r w:rsidDel="00C91EA6">
          <w:delInstrText xml:space="preserve"> SEQ Figure \* ARABIC </w:delInstrText>
        </w:r>
        <w:r w:rsidR="00A141B1" w:rsidDel="00C91EA6">
          <w:fldChar w:fldCharType="separate"/>
        </w:r>
        <w:r w:rsidR="003E63FE" w:rsidDel="00C91EA6">
          <w:rPr>
            <w:noProof/>
          </w:rPr>
          <w:delText>10</w:delText>
        </w:r>
        <w:r w:rsidR="00A141B1" w:rsidDel="00C91EA6">
          <w:fldChar w:fldCharType="end"/>
        </w:r>
        <w:bookmarkEnd w:id="1201"/>
        <w:r w:rsidDel="00C91EA6">
          <w:delText xml:space="preserve">: </w:delText>
        </w:r>
        <w:r w:rsidRPr="007865AC" w:rsidDel="00C91EA6">
          <w:delText xml:space="preserve">Timeline of </w:delText>
        </w:r>
        <w:r w:rsidDel="00C91EA6">
          <w:delText>2</w:delText>
        </w:r>
        <w:r w:rsidRPr="007865AC" w:rsidDel="00C91EA6">
          <w:delText xml:space="preserve"> iterations of miniFE CG solver running on </w:delText>
        </w:r>
        <w:r w:rsidDel="00C91EA6">
          <w:delText>host in an 8x down-scaled node configuration</w:delText>
        </w:r>
      </w:del>
    </w:p>
    <w:p w:rsidR="00B33A32" w:rsidDel="00C91EA6" w:rsidRDefault="00B33A32" w:rsidP="00B33A32">
      <w:pPr>
        <w:keepNext/>
        <w:jc w:val="center"/>
        <w:rPr>
          <w:del w:id="1203" w:author="Nuwan Jayasena" w:date="2013-06-18T09:14:00Z"/>
        </w:rPr>
      </w:pPr>
      <w:del w:id="1204" w:author="Nuwan Jayasena" w:date="2013-06-18T09:14:00Z">
        <w:r w:rsidDel="00C91EA6">
          <w:rPr>
            <w:noProof/>
            <w:lang w:eastAsia="en-US"/>
          </w:rPr>
          <w:drawing>
            <wp:inline distT="0" distB="0" distL="0" distR="0">
              <wp:extent cx="4192601" cy="3066689"/>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196515" cy="3069552"/>
                      </a:xfrm>
                      <a:prstGeom prst="rect">
                        <a:avLst/>
                      </a:prstGeom>
                      <a:noFill/>
                      <a:ln w="9525">
                        <a:noFill/>
                        <a:miter lim="800000"/>
                        <a:headEnd/>
                        <a:tailEnd/>
                      </a:ln>
                    </pic:spPr>
                  </pic:pic>
                </a:graphicData>
              </a:graphic>
            </wp:inline>
          </w:drawing>
        </w:r>
      </w:del>
    </w:p>
    <w:p w:rsidR="00B33A32" w:rsidDel="00C91EA6" w:rsidRDefault="00B33A32" w:rsidP="00B33A32">
      <w:pPr>
        <w:pStyle w:val="Caption"/>
        <w:rPr>
          <w:del w:id="1205" w:author="Nuwan Jayasena" w:date="2013-06-18T09:14:00Z"/>
        </w:rPr>
      </w:pPr>
      <w:bookmarkStart w:id="1206" w:name="_Ref357186349"/>
      <w:del w:id="1207" w:author="Nuwan Jayasena" w:date="2013-06-18T09:14:00Z">
        <w:r w:rsidDel="00C91EA6">
          <w:delText xml:space="preserve">Figure </w:delText>
        </w:r>
        <w:r w:rsidR="00A141B1" w:rsidDel="00C91EA6">
          <w:fldChar w:fldCharType="begin"/>
        </w:r>
        <w:r w:rsidDel="00C91EA6">
          <w:delInstrText xml:space="preserve"> SEQ Figure \* ARABIC </w:delInstrText>
        </w:r>
        <w:r w:rsidR="00A141B1" w:rsidDel="00C91EA6">
          <w:fldChar w:fldCharType="separate"/>
        </w:r>
        <w:r w:rsidR="003E63FE" w:rsidDel="00C91EA6">
          <w:rPr>
            <w:noProof/>
          </w:rPr>
          <w:delText>11</w:delText>
        </w:r>
        <w:r w:rsidR="00A141B1" w:rsidDel="00C91EA6">
          <w:fldChar w:fldCharType="end"/>
        </w:r>
        <w:bookmarkEnd w:id="1206"/>
        <w:r w:rsidDel="00C91EA6">
          <w:delText xml:space="preserve">: </w:delText>
        </w:r>
        <w:r w:rsidRPr="007865AC" w:rsidDel="00C91EA6">
          <w:delText xml:space="preserve">Timeline of </w:delText>
        </w:r>
        <w:r w:rsidDel="00C91EA6">
          <w:delText>2</w:delText>
        </w:r>
        <w:r w:rsidRPr="007865AC" w:rsidDel="00C91EA6">
          <w:delText xml:space="preserve"> iterations of miniFE CG solver running on </w:delText>
        </w:r>
        <w:r w:rsidDel="00C91EA6">
          <w:delText>8 PIM devices in an 8x down-scaled node configuration</w:delText>
        </w:r>
      </w:del>
    </w:p>
    <w:p w:rsidR="002B3A56" w:rsidDel="00C91EA6" w:rsidRDefault="002B3A56" w:rsidP="00915C1D">
      <w:pPr>
        <w:rPr>
          <w:del w:id="1208" w:author="Nuwan Jayasena" w:date="2013-06-18T09:14:00Z"/>
        </w:rPr>
      </w:pPr>
      <w:del w:id="1209" w:author="Nuwan Jayasena" w:date="2013-06-18T09:14:00Z">
        <w:r w:rsidDel="00C91EA6">
          <w:delText xml:space="preserve">In the case of miniFE, all of the kernels are memory-bound and are good candidates for PIM computation. As a result, the PIM port of this application shifts nearly all of the computation and memory traffic from the core of the execution (i.e., excluding setup) to the PIM devices. Naturally, for other applications, shifting only a subset of the computation to PIM devices may be more desirable. Therefore, we highlight that a characterization of the computation tasks, such as the one shown in </w:delText>
        </w:r>
        <w:r w:rsidR="00A141B1" w:rsidDel="00C91EA6">
          <w:fldChar w:fldCharType="begin"/>
        </w:r>
        <w:r w:rsidR="00861C34" w:rsidDel="00C91EA6">
          <w:delInstrText xml:space="preserve"> REF _Ref357185924 \h </w:delInstrText>
        </w:r>
        <w:r w:rsidR="00A141B1" w:rsidDel="00C91EA6">
          <w:fldChar w:fldCharType="separate"/>
        </w:r>
        <w:r w:rsidR="00861C34" w:rsidDel="00C91EA6">
          <w:delText xml:space="preserve">Table </w:delText>
        </w:r>
        <w:r w:rsidR="00861C34" w:rsidDel="00C91EA6">
          <w:rPr>
            <w:noProof/>
          </w:rPr>
          <w:delText>15</w:delText>
        </w:r>
        <w:r w:rsidR="00A141B1" w:rsidDel="00C91EA6">
          <w:fldChar w:fldCharType="end"/>
        </w:r>
        <w:r w:rsidDel="00C91EA6">
          <w:delText>, is an important step in porting an application to PIM as it helps identify good candidates for acceleration</w:delText>
        </w:r>
        <w:r w:rsidR="005527C4" w:rsidDel="00C91EA6">
          <w:delText xml:space="preserve"> through PIM</w:delText>
        </w:r>
        <w:r w:rsidDel="00C91EA6">
          <w:delText>.</w:delText>
        </w:r>
      </w:del>
    </w:p>
    <w:p w:rsidR="005730B6" w:rsidDel="00C91EA6" w:rsidRDefault="005730B6" w:rsidP="00915C1D">
      <w:pPr>
        <w:rPr>
          <w:del w:id="1210" w:author="Nuwan Jayasena" w:date="2013-06-18T09:14:00Z"/>
        </w:rPr>
      </w:pPr>
    </w:p>
    <w:p w:rsidR="005730B6" w:rsidDel="00C91EA6" w:rsidRDefault="005730B6" w:rsidP="00915C1D">
      <w:pPr>
        <w:rPr>
          <w:del w:id="1211" w:author="Nuwan Jayasena" w:date="2013-06-18T09:14:00Z"/>
        </w:rPr>
      </w:pPr>
    </w:p>
    <w:p w:rsidR="002E3F12" w:rsidRDefault="002E3F12" w:rsidP="00915C1D"/>
    <w:p w:rsidR="002A1A04" w:rsidRDefault="002A1A04" w:rsidP="00915C1D"/>
    <w:p w:rsidR="00C370D4" w:rsidRDefault="00C370D4" w:rsidP="00915C1D"/>
    <w:p w:rsidR="00C370D4" w:rsidRDefault="00C370D4" w:rsidP="00915C1D"/>
    <w:p w:rsidR="00915C1D" w:rsidRDefault="00915C1D" w:rsidP="00915C1D">
      <w:pPr>
        <w:jc w:val="center"/>
      </w:pPr>
    </w:p>
    <w:p w:rsidR="00915C1D" w:rsidRDefault="00915C1D" w:rsidP="00915C1D">
      <w:pPr>
        <w:jc w:val="center"/>
      </w:pPr>
    </w:p>
    <w:p w:rsidR="005E006D" w:rsidRDefault="005E006D" w:rsidP="005E006D">
      <w:pPr>
        <w:keepNext/>
        <w:jc w:val="center"/>
      </w:pPr>
    </w:p>
    <w:p w:rsidR="006025DB" w:rsidRDefault="006025DB"/>
    <w:p w:rsidR="004F7F55" w:rsidRPr="00DE6EAD" w:rsidRDefault="00444B2B" w:rsidP="0005261B">
      <w:pPr>
        <w:pStyle w:val="Heading1"/>
        <w:rPr>
          <w:sz w:val="28"/>
          <w:szCs w:val="28"/>
        </w:rPr>
      </w:pPr>
      <w:bookmarkStart w:id="1212" w:name="_Toc355742269"/>
      <w:bookmarkStart w:id="1213" w:name="_Toc355742320"/>
      <w:bookmarkStart w:id="1214" w:name="_Toc355742371"/>
      <w:bookmarkStart w:id="1215" w:name="_Toc357005388"/>
      <w:bookmarkStart w:id="1216" w:name="_Toc357024460"/>
      <w:bookmarkStart w:id="1217" w:name="_Toc357028394"/>
      <w:bookmarkStart w:id="1218" w:name="_Toc357030414"/>
      <w:bookmarkStart w:id="1219" w:name="_Toc357030633"/>
      <w:bookmarkStart w:id="1220" w:name="_Toc357031011"/>
      <w:bookmarkStart w:id="1221" w:name="_Toc357031416"/>
      <w:bookmarkStart w:id="1222" w:name="_Toc357031526"/>
      <w:bookmarkStart w:id="1223" w:name="_Toc357032065"/>
      <w:bookmarkStart w:id="1224" w:name="_Toc357034755"/>
      <w:bookmarkStart w:id="1225" w:name="_Toc357034866"/>
      <w:bookmarkStart w:id="1226" w:name="_Toc357034977"/>
      <w:bookmarkStart w:id="1227" w:name="_Toc357040772"/>
      <w:bookmarkStart w:id="1228" w:name="_Toc357084208"/>
      <w:bookmarkStart w:id="1229" w:name="_Toc357005392"/>
      <w:bookmarkStart w:id="1230" w:name="_Toc357024464"/>
      <w:bookmarkStart w:id="1231" w:name="_Toc357028398"/>
      <w:bookmarkStart w:id="1232" w:name="_Toc357030418"/>
      <w:bookmarkStart w:id="1233" w:name="_Toc357030637"/>
      <w:bookmarkStart w:id="1234" w:name="_Toc357031015"/>
      <w:bookmarkStart w:id="1235" w:name="_Toc357031420"/>
      <w:bookmarkStart w:id="1236" w:name="_Toc357031530"/>
      <w:bookmarkStart w:id="1237" w:name="_Toc357032069"/>
      <w:bookmarkStart w:id="1238" w:name="_Toc357034759"/>
      <w:bookmarkStart w:id="1239" w:name="_Toc357034870"/>
      <w:bookmarkStart w:id="1240" w:name="_Toc357034981"/>
      <w:bookmarkStart w:id="1241" w:name="_Toc357040776"/>
      <w:bookmarkStart w:id="1242" w:name="_Toc357084212"/>
      <w:bookmarkStart w:id="1243" w:name="_Toc357005394"/>
      <w:bookmarkStart w:id="1244" w:name="_Toc357024466"/>
      <w:bookmarkStart w:id="1245" w:name="_Toc357028400"/>
      <w:bookmarkStart w:id="1246" w:name="_Toc357030420"/>
      <w:bookmarkStart w:id="1247" w:name="_Toc357030639"/>
      <w:bookmarkStart w:id="1248" w:name="_Toc357031017"/>
      <w:bookmarkStart w:id="1249" w:name="_Toc357031422"/>
      <w:bookmarkStart w:id="1250" w:name="_Toc357031532"/>
      <w:bookmarkStart w:id="1251" w:name="_Toc357032071"/>
      <w:bookmarkStart w:id="1252" w:name="_Toc357034761"/>
      <w:bookmarkStart w:id="1253" w:name="_Toc357034872"/>
      <w:bookmarkStart w:id="1254" w:name="_Toc357034983"/>
      <w:bookmarkStart w:id="1255" w:name="_Toc357040778"/>
      <w:bookmarkStart w:id="1256" w:name="_Toc357084214"/>
      <w:bookmarkStart w:id="1257" w:name="_Toc357005395"/>
      <w:bookmarkStart w:id="1258" w:name="_Toc357024467"/>
      <w:bookmarkStart w:id="1259" w:name="_Toc357028401"/>
      <w:bookmarkStart w:id="1260" w:name="_Toc357030421"/>
      <w:bookmarkStart w:id="1261" w:name="_Toc357030640"/>
      <w:bookmarkStart w:id="1262" w:name="_Toc357031018"/>
      <w:bookmarkStart w:id="1263" w:name="_Toc357031423"/>
      <w:bookmarkStart w:id="1264" w:name="_Toc357031533"/>
      <w:bookmarkStart w:id="1265" w:name="_Toc357032072"/>
      <w:bookmarkStart w:id="1266" w:name="_Toc357034762"/>
      <w:bookmarkStart w:id="1267" w:name="_Toc357034873"/>
      <w:bookmarkStart w:id="1268" w:name="_Toc357034984"/>
      <w:bookmarkStart w:id="1269" w:name="_Toc357040779"/>
      <w:bookmarkStart w:id="1270" w:name="_Toc357084215"/>
      <w:bookmarkStart w:id="1271" w:name="_Toc357005398"/>
      <w:bookmarkStart w:id="1272" w:name="_Toc357024470"/>
      <w:bookmarkStart w:id="1273" w:name="_Toc357028404"/>
      <w:bookmarkStart w:id="1274" w:name="_Toc357030424"/>
      <w:bookmarkStart w:id="1275" w:name="_Toc357030643"/>
      <w:bookmarkStart w:id="1276" w:name="_Toc357031021"/>
      <w:bookmarkStart w:id="1277" w:name="_Toc357031426"/>
      <w:bookmarkStart w:id="1278" w:name="_Toc357031536"/>
      <w:bookmarkStart w:id="1279" w:name="_Toc357032075"/>
      <w:bookmarkStart w:id="1280" w:name="_Toc357034765"/>
      <w:bookmarkStart w:id="1281" w:name="_Toc357034876"/>
      <w:bookmarkStart w:id="1282" w:name="_Toc357034987"/>
      <w:bookmarkStart w:id="1283" w:name="_Toc357040782"/>
      <w:bookmarkStart w:id="1284" w:name="_Toc357084218"/>
      <w:bookmarkStart w:id="1285" w:name="_Toc357005399"/>
      <w:bookmarkStart w:id="1286" w:name="_Toc357024471"/>
      <w:bookmarkStart w:id="1287" w:name="_Toc357028405"/>
      <w:bookmarkStart w:id="1288" w:name="_Toc357030425"/>
      <w:bookmarkStart w:id="1289" w:name="_Toc357030644"/>
      <w:bookmarkStart w:id="1290" w:name="_Toc357031022"/>
      <w:bookmarkStart w:id="1291" w:name="_Toc357031427"/>
      <w:bookmarkStart w:id="1292" w:name="_Toc357031537"/>
      <w:bookmarkStart w:id="1293" w:name="_Toc357032076"/>
      <w:bookmarkStart w:id="1294" w:name="_Toc357034766"/>
      <w:bookmarkStart w:id="1295" w:name="_Toc357034877"/>
      <w:bookmarkStart w:id="1296" w:name="_Toc357034988"/>
      <w:bookmarkStart w:id="1297" w:name="_Toc357040783"/>
      <w:bookmarkStart w:id="1298" w:name="_Toc357084219"/>
      <w:bookmarkStart w:id="1299" w:name="_Toc357005400"/>
      <w:bookmarkStart w:id="1300" w:name="_Toc357024472"/>
      <w:bookmarkStart w:id="1301" w:name="_Toc357028406"/>
      <w:bookmarkStart w:id="1302" w:name="_Toc357030426"/>
      <w:bookmarkStart w:id="1303" w:name="_Toc357030645"/>
      <w:bookmarkStart w:id="1304" w:name="_Toc357031023"/>
      <w:bookmarkStart w:id="1305" w:name="_Toc357031428"/>
      <w:bookmarkStart w:id="1306" w:name="_Toc357031538"/>
      <w:bookmarkStart w:id="1307" w:name="_Toc357032077"/>
      <w:bookmarkStart w:id="1308" w:name="_Toc357034767"/>
      <w:bookmarkStart w:id="1309" w:name="_Toc357034878"/>
      <w:bookmarkStart w:id="1310" w:name="_Toc357034989"/>
      <w:bookmarkStart w:id="1311" w:name="_Toc357040784"/>
      <w:bookmarkStart w:id="1312" w:name="_Toc357084220"/>
      <w:bookmarkStart w:id="1313" w:name="_Toc357005403"/>
      <w:bookmarkStart w:id="1314" w:name="_Toc357024475"/>
      <w:bookmarkStart w:id="1315" w:name="_Toc357028409"/>
      <w:bookmarkStart w:id="1316" w:name="_Toc357030429"/>
      <w:bookmarkStart w:id="1317" w:name="_Toc357030648"/>
      <w:bookmarkStart w:id="1318" w:name="_Toc357031026"/>
      <w:bookmarkStart w:id="1319" w:name="_Toc357031431"/>
      <w:bookmarkStart w:id="1320" w:name="_Toc357031541"/>
      <w:bookmarkStart w:id="1321" w:name="_Toc357032080"/>
      <w:bookmarkStart w:id="1322" w:name="_Toc357034770"/>
      <w:bookmarkStart w:id="1323" w:name="_Toc357034881"/>
      <w:bookmarkStart w:id="1324" w:name="_Toc357034992"/>
      <w:bookmarkStart w:id="1325" w:name="_Toc357040787"/>
      <w:bookmarkStart w:id="1326" w:name="_Toc357084223"/>
      <w:bookmarkStart w:id="1327" w:name="_Toc357005404"/>
      <w:bookmarkStart w:id="1328" w:name="_Toc357024476"/>
      <w:bookmarkStart w:id="1329" w:name="_Toc357028410"/>
      <w:bookmarkStart w:id="1330" w:name="_Toc357030430"/>
      <w:bookmarkStart w:id="1331" w:name="_Toc357030649"/>
      <w:bookmarkStart w:id="1332" w:name="_Toc357031027"/>
      <w:bookmarkStart w:id="1333" w:name="_Toc357031432"/>
      <w:bookmarkStart w:id="1334" w:name="_Toc357031542"/>
      <w:bookmarkStart w:id="1335" w:name="_Toc357032081"/>
      <w:bookmarkStart w:id="1336" w:name="_Toc357034771"/>
      <w:bookmarkStart w:id="1337" w:name="_Toc357034882"/>
      <w:bookmarkStart w:id="1338" w:name="_Toc357034993"/>
      <w:bookmarkStart w:id="1339" w:name="_Toc357040788"/>
      <w:bookmarkStart w:id="1340" w:name="_Toc357084224"/>
      <w:bookmarkStart w:id="1341" w:name="_Toc357005421"/>
      <w:bookmarkStart w:id="1342" w:name="_Toc357024493"/>
      <w:bookmarkStart w:id="1343" w:name="_Toc357028427"/>
      <w:bookmarkStart w:id="1344" w:name="_Toc357030447"/>
      <w:bookmarkStart w:id="1345" w:name="_Toc357030666"/>
      <w:bookmarkStart w:id="1346" w:name="_Toc357031044"/>
      <w:bookmarkStart w:id="1347" w:name="_Toc357031449"/>
      <w:bookmarkStart w:id="1348" w:name="_Toc357031559"/>
      <w:bookmarkStart w:id="1349" w:name="_Toc357032098"/>
      <w:bookmarkStart w:id="1350" w:name="_Toc357034788"/>
      <w:bookmarkStart w:id="1351" w:name="_Toc357034899"/>
      <w:bookmarkStart w:id="1352" w:name="_Toc357035010"/>
      <w:bookmarkStart w:id="1353" w:name="_Toc357040805"/>
      <w:bookmarkStart w:id="1354" w:name="_Toc357084241"/>
      <w:bookmarkStart w:id="1355" w:name="_Toc355658061"/>
      <w:bookmarkStart w:id="1356" w:name="_Toc355742224"/>
      <w:bookmarkStart w:id="1357" w:name="_Toc355742275"/>
      <w:bookmarkStart w:id="1358" w:name="_Toc355742326"/>
      <w:bookmarkStart w:id="1359" w:name="_Toc355742377"/>
      <w:bookmarkStart w:id="1360" w:name="_Toc355658062"/>
      <w:bookmarkStart w:id="1361" w:name="_Toc355742225"/>
      <w:bookmarkStart w:id="1362" w:name="_Toc355742276"/>
      <w:bookmarkStart w:id="1363" w:name="_Toc355742327"/>
      <w:bookmarkStart w:id="1364" w:name="_Toc355742378"/>
      <w:bookmarkStart w:id="1365" w:name="_Toc355658063"/>
      <w:bookmarkStart w:id="1366" w:name="_Toc355742226"/>
      <w:bookmarkStart w:id="1367" w:name="_Toc355742277"/>
      <w:bookmarkStart w:id="1368" w:name="_Toc355742328"/>
      <w:bookmarkStart w:id="1369" w:name="_Toc355742379"/>
      <w:bookmarkStart w:id="1370" w:name="_Toc355658064"/>
      <w:bookmarkStart w:id="1371" w:name="_Toc355742227"/>
      <w:bookmarkStart w:id="1372" w:name="_Toc355742278"/>
      <w:bookmarkStart w:id="1373" w:name="_Toc355742329"/>
      <w:bookmarkStart w:id="1374" w:name="_Toc355742380"/>
      <w:bookmarkStart w:id="1375" w:name="_Toc355658065"/>
      <w:bookmarkStart w:id="1376" w:name="_Toc355742228"/>
      <w:bookmarkStart w:id="1377" w:name="_Toc355742279"/>
      <w:bookmarkStart w:id="1378" w:name="_Toc355742330"/>
      <w:bookmarkStart w:id="1379" w:name="_Toc355742381"/>
      <w:bookmarkStart w:id="1380" w:name="_Toc355658066"/>
      <w:bookmarkStart w:id="1381" w:name="_Toc355742229"/>
      <w:bookmarkStart w:id="1382" w:name="_Toc355742280"/>
      <w:bookmarkStart w:id="1383" w:name="_Toc355742331"/>
      <w:bookmarkStart w:id="1384" w:name="_Toc355742382"/>
      <w:bookmarkStart w:id="1385" w:name="_Toc355658067"/>
      <w:bookmarkStart w:id="1386" w:name="_Toc355742230"/>
      <w:bookmarkStart w:id="1387" w:name="_Toc355742281"/>
      <w:bookmarkStart w:id="1388" w:name="_Toc355742332"/>
      <w:bookmarkStart w:id="1389" w:name="_Toc355742383"/>
      <w:bookmarkStart w:id="1390" w:name="_Toc359310300"/>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r w:rsidRPr="00DE6EAD">
        <w:rPr>
          <w:sz w:val="28"/>
          <w:szCs w:val="28"/>
        </w:rPr>
        <w:lastRenderedPageBreak/>
        <w:t>References</w:t>
      </w:r>
      <w:bookmarkEnd w:id="1390"/>
    </w:p>
    <w:p w:rsidR="00494A24" w:rsidRDefault="007B22C5" w:rsidP="00A234FA">
      <w:pPr>
        <w:pStyle w:val="ListParagraph"/>
        <w:numPr>
          <w:ilvl w:val="0"/>
          <w:numId w:val="27"/>
        </w:numPr>
        <w:tabs>
          <w:tab w:val="left" w:pos="630"/>
        </w:tabs>
        <w:ind w:left="432" w:hanging="432"/>
        <w:rPr>
          <w:rFonts w:ascii="Times New Roman" w:hAnsi="Times New Roman" w:cs="Times New Roman"/>
          <w:sz w:val="20"/>
          <w:szCs w:val="20"/>
        </w:rPr>
      </w:pPr>
      <w:bookmarkStart w:id="1391" w:name="_Ref354779673"/>
      <w:bookmarkStart w:id="1392" w:name="_Ref354760385"/>
      <w:r>
        <w:rPr>
          <w:rFonts w:ascii="Times New Roman" w:hAnsi="Times New Roman" w:cs="Times New Roman"/>
          <w:sz w:val="20"/>
          <w:szCs w:val="20"/>
        </w:rPr>
        <w:t xml:space="preserve">3D-ICs. </w:t>
      </w:r>
      <w:r w:rsidR="00A141B1">
        <w:fldChar w:fldCharType="begin"/>
      </w:r>
      <w:r w:rsidR="00A141B1">
        <w:instrText>HYPERLINK "http://www.jedec.org/category/technology-focus-area/3d-ics-0/"</w:instrText>
      </w:r>
      <w:ins w:id="1393" w:author="Nuwan Jayasena" w:date="2013-06-18T09:15:00Z"/>
      <w:r w:rsidR="00A141B1">
        <w:fldChar w:fldCharType="separate"/>
      </w:r>
      <w:r w:rsidR="00EE5064" w:rsidRPr="006A7D8B">
        <w:rPr>
          <w:rStyle w:val="Hyperlink"/>
          <w:rFonts w:ascii="Times New Roman" w:hAnsi="Times New Roman" w:cs="Times New Roman"/>
          <w:sz w:val="20"/>
          <w:szCs w:val="20"/>
        </w:rPr>
        <w:t>http://www.jedec.org/category/technology-focus-area/3d-ics-0</w:t>
      </w:r>
      <w:r w:rsidR="00A141B1">
        <w:fldChar w:fldCharType="end"/>
      </w:r>
      <w:bookmarkEnd w:id="1391"/>
      <w:r w:rsidR="00EE5064">
        <w:rPr>
          <w:rFonts w:ascii="Times New Roman" w:hAnsi="Times New Roman" w:cs="Times New Roman"/>
          <w:sz w:val="20"/>
          <w:szCs w:val="20"/>
        </w:rPr>
        <w:t>.</w:t>
      </w:r>
    </w:p>
    <w:p w:rsidR="00494A24" w:rsidRDefault="00494A24" w:rsidP="00A234FA">
      <w:pPr>
        <w:pStyle w:val="ListParagraph"/>
        <w:numPr>
          <w:ilvl w:val="0"/>
          <w:numId w:val="27"/>
        </w:numPr>
        <w:tabs>
          <w:tab w:val="left" w:pos="630"/>
        </w:tabs>
        <w:ind w:left="432" w:hanging="432"/>
        <w:rPr>
          <w:rFonts w:ascii="Times New Roman" w:hAnsi="Times New Roman" w:cs="Times New Roman"/>
          <w:sz w:val="20"/>
          <w:szCs w:val="20"/>
        </w:rPr>
      </w:pPr>
      <w:bookmarkStart w:id="1394" w:name="_Ref354779678"/>
      <w:r>
        <w:rPr>
          <w:rFonts w:ascii="Times New Roman" w:hAnsi="Times New Roman" w:cs="Times New Roman"/>
          <w:sz w:val="20"/>
          <w:szCs w:val="20"/>
        </w:rPr>
        <w:t xml:space="preserve">JEDEC Wide I/O Single Data Rate Specification. </w:t>
      </w:r>
      <w:r w:rsidR="00A141B1">
        <w:fldChar w:fldCharType="begin"/>
      </w:r>
      <w:r w:rsidR="00A141B1">
        <w:instrText>HYPERLINK "http://www.jedec.org/standards-documents/results/jesd229"</w:instrText>
      </w:r>
      <w:ins w:id="1395" w:author="Nuwan Jayasena" w:date="2013-06-18T09:15:00Z"/>
      <w:r w:rsidR="00A141B1">
        <w:fldChar w:fldCharType="separate"/>
      </w:r>
      <w:r w:rsidRPr="00AA72E9">
        <w:rPr>
          <w:rStyle w:val="Hyperlink"/>
          <w:rFonts w:ascii="Times New Roman" w:hAnsi="Times New Roman" w:cs="Times New Roman"/>
          <w:sz w:val="20"/>
          <w:szCs w:val="20"/>
        </w:rPr>
        <w:t>http://www.jedec.org/standards-documents/results/jesd229</w:t>
      </w:r>
      <w:r w:rsidR="00A141B1">
        <w:fldChar w:fldCharType="end"/>
      </w:r>
      <w:r>
        <w:rPr>
          <w:rFonts w:ascii="Times New Roman" w:hAnsi="Times New Roman" w:cs="Times New Roman"/>
          <w:sz w:val="20"/>
          <w:szCs w:val="20"/>
        </w:rPr>
        <w:t>.</w:t>
      </w:r>
      <w:bookmarkEnd w:id="1394"/>
    </w:p>
    <w:p w:rsidR="00494A24" w:rsidRDefault="00494A24" w:rsidP="00A234FA">
      <w:pPr>
        <w:pStyle w:val="ListParagraph"/>
        <w:numPr>
          <w:ilvl w:val="0"/>
          <w:numId w:val="27"/>
        </w:numPr>
        <w:tabs>
          <w:tab w:val="left" w:pos="630"/>
        </w:tabs>
        <w:ind w:left="432" w:hanging="432"/>
        <w:rPr>
          <w:rFonts w:ascii="Times New Roman" w:hAnsi="Times New Roman" w:cs="Times New Roman"/>
          <w:sz w:val="20"/>
          <w:szCs w:val="20"/>
        </w:rPr>
      </w:pPr>
      <w:bookmarkStart w:id="1396" w:name="_Ref354779692"/>
      <w:r>
        <w:rPr>
          <w:rFonts w:ascii="Times New Roman" w:hAnsi="Times New Roman" w:cs="Times New Roman"/>
          <w:sz w:val="20"/>
          <w:szCs w:val="20"/>
        </w:rPr>
        <w:t xml:space="preserve">Hybrid Memory Cube Consortium. </w:t>
      </w:r>
      <w:r w:rsidR="00A141B1">
        <w:fldChar w:fldCharType="begin"/>
      </w:r>
      <w:r w:rsidR="00A141B1">
        <w:instrText>HYPERLINK "http://hybridmemorycube.org/"</w:instrText>
      </w:r>
      <w:ins w:id="1397" w:author="Nuwan Jayasena" w:date="2013-06-18T09:15:00Z"/>
      <w:r w:rsidR="00A141B1">
        <w:fldChar w:fldCharType="separate"/>
      </w:r>
      <w:r w:rsidRPr="00AA72E9">
        <w:rPr>
          <w:rStyle w:val="Hyperlink"/>
          <w:rFonts w:ascii="Times New Roman" w:hAnsi="Times New Roman" w:cs="Times New Roman"/>
          <w:sz w:val="20"/>
          <w:szCs w:val="20"/>
        </w:rPr>
        <w:t>http://hybridmemorycube.org/</w:t>
      </w:r>
      <w:r w:rsidR="00A141B1">
        <w:fldChar w:fldCharType="end"/>
      </w:r>
      <w:r>
        <w:rPr>
          <w:rFonts w:ascii="Times New Roman" w:hAnsi="Times New Roman" w:cs="Times New Roman"/>
          <w:sz w:val="20"/>
          <w:szCs w:val="20"/>
        </w:rPr>
        <w:t>.</w:t>
      </w:r>
      <w:bookmarkEnd w:id="1396"/>
      <w:r>
        <w:rPr>
          <w:rFonts w:ascii="Times New Roman" w:hAnsi="Times New Roman" w:cs="Times New Roman"/>
          <w:sz w:val="20"/>
          <w:szCs w:val="20"/>
        </w:rPr>
        <w:t xml:space="preserve"> </w:t>
      </w:r>
    </w:p>
    <w:p w:rsidR="00403AAB" w:rsidRDefault="00403AAB" w:rsidP="00A234FA">
      <w:pPr>
        <w:pStyle w:val="ListParagraph"/>
        <w:numPr>
          <w:ilvl w:val="0"/>
          <w:numId w:val="27"/>
        </w:numPr>
        <w:tabs>
          <w:tab w:val="left" w:pos="630"/>
        </w:tabs>
        <w:ind w:left="432" w:hanging="432"/>
        <w:rPr>
          <w:rFonts w:ascii="Times New Roman" w:hAnsi="Times New Roman" w:cs="Times New Roman"/>
          <w:sz w:val="20"/>
          <w:szCs w:val="20"/>
        </w:rPr>
      </w:pPr>
      <w:bookmarkStart w:id="1398" w:name="_Ref357030061"/>
      <w:r>
        <w:rPr>
          <w:rFonts w:ascii="Times New Roman" w:hAnsi="Times New Roman" w:cs="Times New Roman"/>
          <w:sz w:val="20"/>
          <w:szCs w:val="20"/>
        </w:rPr>
        <w:t>Heterogeneous System Architecture: A Tech</w:t>
      </w:r>
      <w:r w:rsidR="00EE5064">
        <w:rPr>
          <w:rFonts w:ascii="Times New Roman" w:hAnsi="Times New Roman" w:cs="Times New Roman"/>
          <w:sz w:val="20"/>
          <w:szCs w:val="20"/>
        </w:rPr>
        <w:t>nical Review</w:t>
      </w:r>
      <w:r w:rsidRPr="00EE5064">
        <w:rPr>
          <w:rFonts w:ascii="Times New Roman" w:hAnsi="Times New Roman" w:cs="Times New Roman"/>
          <w:sz w:val="20"/>
          <w:szCs w:val="20"/>
        </w:rPr>
        <w:t xml:space="preserve">. </w:t>
      </w:r>
      <w:r w:rsidR="00A141B1">
        <w:fldChar w:fldCharType="begin"/>
      </w:r>
      <w:r w:rsidR="00A141B1">
        <w:instrText>HYPERLINK "http://developer.amd.com/wordpress/media/2012/10/hsa10.pdf"</w:instrText>
      </w:r>
      <w:ins w:id="1399" w:author="Nuwan Jayasena" w:date="2013-06-18T09:15:00Z"/>
      <w:r w:rsidR="00A141B1">
        <w:fldChar w:fldCharType="separate"/>
      </w:r>
      <w:r w:rsidR="00EA5980" w:rsidRPr="00EA5980">
        <w:rPr>
          <w:rStyle w:val="Hyperlink"/>
          <w:rFonts w:ascii="Times New Roman" w:hAnsi="Times New Roman" w:cs="Times New Roman"/>
          <w:sz w:val="20"/>
          <w:szCs w:val="20"/>
        </w:rPr>
        <w:t>http://developer.amd.com/wordpress/media/2012/10/hsa10.pdf</w:t>
      </w:r>
      <w:r w:rsidR="00A141B1">
        <w:fldChar w:fldCharType="end"/>
      </w:r>
      <w:r w:rsidR="00EA5980" w:rsidRPr="00EA5980">
        <w:rPr>
          <w:rFonts w:ascii="Times New Roman" w:hAnsi="Times New Roman" w:cs="Times New Roman"/>
          <w:sz w:val="20"/>
          <w:szCs w:val="20"/>
        </w:rPr>
        <w:t>.</w:t>
      </w:r>
      <w:bookmarkEnd w:id="1398"/>
    </w:p>
    <w:p w:rsidR="008118C8" w:rsidRDefault="008118C8" w:rsidP="00A234FA">
      <w:pPr>
        <w:pStyle w:val="ListParagraph"/>
        <w:numPr>
          <w:ilvl w:val="0"/>
          <w:numId w:val="27"/>
        </w:numPr>
        <w:ind w:left="432" w:hanging="432"/>
        <w:rPr>
          <w:rFonts w:ascii="Times New Roman" w:hAnsi="Times New Roman" w:cs="Times New Roman"/>
          <w:sz w:val="20"/>
          <w:szCs w:val="20"/>
        </w:rPr>
      </w:pPr>
      <w:bookmarkStart w:id="1400" w:name="_Ref354780021"/>
      <w:r>
        <w:rPr>
          <w:rFonts w:ascii="Times New Roman" w:hAnsi="Times New Roman" w:cs="Times New Roman"/>
          <w:sz w:val="20"/>
          <w:szCs w:val="20"/>
        </w:rPr>
        <w:t xml:space="preserve">The HSA Foundation. </w:t>
      </w:r>
      <w:r w:rsidR="00A141B1">
        <w:fldChar w:fldCharType="begin"/>
      </w:r>
      <w:r w:rsidR="00A141B1">
        <w:instrText>HYPERLINK "http://hsafoundation.com/"</w:instrText>
      </w:r>
      <w:ins w:id="1401" w:author="Nuwan Jayasena" w:date="2013-06-18T09:15:00Z"/>
      <w:r w:rsidR="00A141B1">
        <w:fldChar w:fldCharType="separate"/>
      </w:r>
      <w:r w:rsidRPr="00AA72E9">
        <w:rPr>
          <w:rStyle w:val="Hyperlink"/>
          <w:rFonts w:ascii="Times New Roman" w:hAnsi="Times New Roman" w:cs="Times New Roman"/>
          <w:sz w:val="20"/>
          <w:szCs w:val="20"/>
        </w:rPr>
        <w:t>http://hsafoundation.com/</w:t>
      </w:r>
      <w:r w:rsidR="00A141B1">
        <w:fldChar w:fldCharType="end"/>
      </w:r>
      <w:r>
        <w:rPr>
          <w:rFonts w:ascii="Times New Roman" w:hAnsi="Times New Roman" w:cs="Times New Roman"/>
          <w:sz w:val="20"/>
          <w:szCs w:val="20"/>
        </w:rPr>
        <w:t>.</w:t>
      </w:r>
      <w:bookmarkEnd w:id="1400"/>
      <w:r>
        <w:rPr>
          <w:rFonts w:ascii="Times New Roman" w:hAnsi="Times New Roman" w:cs="Times New Roman"/>
          <w:sz w:val="20"/>
          <w:szCs w:val="20"/>
        </w:rPr>
        <w:t xml:space="preserve"> </w:t>
      </w:r>
    </w:p>
    <w:p w:rsidR="002D6637" w:rsidRDefault="005F1033" w:rsidP="00A234FA">
      <w:pPr>
        <w:pStyle w:val="ListParagraph"/>
        <w:numPr>
          <w:ilvl w:val="0"/>
          <w:numId w:val="27"/>
        </w:numPr>
        <w:tabs>
          <w:tab w:val="left" w:pos="630"/>
        </w:tabs>
        <w:ind w:left="432" w:hanging="432"/>
        <w:rPr>
          <w:rFonts w:ascii="Times New Roman" w:hAnsi="Times New Roman" w:cs="Times New Roman"/>
          <w:sz w:val="20"/>
          <w:szCs w:val="20"/>
        </w:rPr>
      </w:pPr>
      <w:bookmarkStart w:id="1402" w:name="_Ref354780432"/>
      <w:r w:rsidRPr="005F1033">
        <w:rPr>
          <w:rFonts w:ascii="Times New Roman" w:hAnsi="Times New Roman" w:cs="Times New Roman"/>
          <w:sz w:val="20"/>
          <w:szCs w:val="20"/>
        </w:rPr>
        <w:t xml:space="preserve">Stone, Harold S., "A Logic-in-Memory Computer," IEEE Transactions on </w:t>
      </w:r>
      <w:r w:rsidR="00E36BC5" w:rsidRPr="005F1033">
        <w:rPr>
          <w:rFonts w:ascii="Times New Roman" w:hAnsi="Times New Roman" w:cs="Times New Roman"/>
          <w:sz w:val="20"/>
          <w:szCs w:val="20"/>
        </w:rPr>
        <w:t>Computers</w:t>
      </w:r>
      <w:r w:rsidRPr="005F1033">
        <w:rPr>
          <w:rFonts w:ascii="Times New Roman" w:hAnsi="Times New Roman" w:cs="Times New Roman"/>
          <w:sz w:val="20"/>
          <w:szCs w:val="20"/>
        </w:rPr>
        <w:t>, vol.C-19, no.1, pp.73</w:t>
      </w:r>
      <w:r w:rsidR="00E36BC5">
        <w:rPr>
          <w:rFonts w:ascii="Times New Roman" w:hAnsi="Times New Roman" w:cs="Times New Roman"/>
          <w:sz w:val="20"/>
          <w:szCs w:val="20"/>
        </w:rPr>
        <w:t>-</w:t>
      </w:r>
      <w:r w:rsidRPr="005F1033">
        <w:rPr>
          <w:rFonts w:ascii="Times New Roman" w:hAnsi="Times New Roman" w:cs="Times New Roman"/>
          <w:sz w:val="20"/>
          <w:szCs w:val="20"/>
        </w:rPr>
        <w:t>78, Jan 1970</w:t>
      </w:r>
      <w:r>
        <w:rPr>
          <w:rFonts w:ascii="Times New Roman" w:hAnsi="Times New Roman" w:cs="Times New Roman"/>
          <w:sz w:val="20"/>
          <w:szCs w:val="20"/>
        </w:rPr>
        <w:t>.</w:t>
      </w:r>
      <w:bookmarkEnd w:id="1392"/>
      <w:bookmarkEnd w:id="1402"/>
    </w:p>
    <w:p w:rsidR="009E56A8" w:rsidRDefault="009E56A8" w:rsidP="00A234FA">
      <w:pPr>
        <w:pStyle w:val="ListParagraph"/>
        <w:numPr>
          <w:ilvl w:val="0"/>
          <w:numId w:val="27"/>
        </w:numPr>
        <w:tabs>
          <w:tab w:val="left" w:pos="630"/>
        </w:tabs>
        <w:ind w:left="432" w:hanging="432"/>
        <w:rPr>
          <w:rFonts w:ascii="Times New Roman" w:hAnsi="Times New Roman" w:cs="Times New Roman"/>
          <w:sz w:val="20"/>
          <w:szCs w:val="20"/>
        </w:rPr>
      </w:pPr>
      <w:bookmarkStart w:id="1403" w:name="_Ref354780451"/>
      <w:proofErr w:type="spellStart"/>
      <w:r w:rsidRPr="009E56A8">
        <w:rPr>
          <w:rFonts w:ascii="Times New Roman" w:hAnsi="Times New Roman" w:cs="Times New Roman"/>
          <w:sz w:val="20"/>
          <w:szCs w:val="20"/>
        </w:rPr>
        <w:t>Kogge</w:t>
      </w:r>
      <w:proofErr w:type="spellEnd"/>
      <w:r w:rsidRPr="009E56A8">
        <w:rPr>
          <w:rFonts w:ascii="Times New Roman" w:hAnsi="Times New Roman" w:cs="Times New Roman"/>
          <w:sz w:val="20"/>
          <w:szCs w:val="20"/>
        </w:rPr>
        <w:t xml:space="preserve">, P.M.; Sunaga, T.; </w:t>
      </w:r>
      <w:proofErr w:type="spellStart"/>
      <w:r w:rsidRPr="009E56A8">
        <w:rPr>
          <w:rFonts w:ascii="Times New Roman" w:hAnsi="Times New Roman" w:cs="Times New Roman"/>
          <w:sz w:val="20"/>
          <w:szCs w:val="20"/>
        </w:rPr>
        <w:t>Miyataka</w:t>
      </w:r>
      <w:proofErr w:type="spellEnd"/>
      <w:r w:rsidRPr="009E56A8">
        <w:rPr>
          <w:rFonts w:ascii="Times New Roman" w:hAnsi="Times New Roman" w:cs="Times New Roman"/>
          <w:sz w:val="20"/>
          <w:szCs w:val="20"/>
        </w:rPr>
        <w:t xml:space="preserve">, H.; Kitamura, K.; </w:t>
      </w:r>
      <w:proofErr w:type="spellStart"/>
      <w:r w:rsidRPr="009E56A8">
        <w:rPr>
          <w:rFonts w:ascii="Times New Roman" w:hAnsi="Times New Roman" w:cs="Times New Roman"/>
          <w:sz w:val="20"/>
          <w:szCs w:val="20"/>
        </w:rPr>
        <w:t>Retter</w:t>
      </w:r>
      <w:proofErr w:type="spellEnd"/>
      <w:r w:rsidRPr="009E56A8">
        <w:rPr>
          <w:rFonts w:ascii="Times New Roman" w:hAnsi="Times New Roman" w:cs="Times New Roman"/>
          <w:sz w:val="20"/>
          <w:szCs w:val="20"/>
        </w:rPr>
        <w:t>, E., "Combined DRAM and logic chip for massively parallel systems," Proceedings</w:t>
      </w:r>
      <w:r w:rsidR="00E36BC5">
        <w:rPr>
          <w:rFonts w:ascii="Times New Roman" w:hAnsi="Times New Roman" w:cs="Times New Roman"/>
          <w:sz w:val="20"/>
          <w:szCs w:val="20"/>
        </w:rPr>
        <w:t xml:space="preserve"> of the</w:t>
      </w:r>
      <w:r w:rsidRPr="009E56A8">
        <w:rPr>
          <w:rFonts w:ascii="Times New Roman" w:hAnsi="Times New Roman" w:cs="Times New Roman"/>
          <w:sz w:val="20"/>
          <w:szCs w:val="20"/>
        </w:rPr>
        <w:t xml:space="preserve"> Sixteenth Conference on </w:t>
      </w:r>
      <w:r w:rsidR="00E36BC5" w:rsidRPr="009E56A8">
        <w:rPr>
          <w:rFonts w:ascii="Times New Roman" w:hAnsi="Times New Roman" w:cs="Times New Roman"/>
          <w:sz w:val="20"/>
          <w:szCs w:val="20"/>
        </w:rPr>
        <w:t>Advanced Research in VLSI</w:t>
      </w:r>
      <w:r w:rsidRPr="009E56A8">
        <w:rPr>
          <w:rFonts w:ascii="Times New Roman" w:hAnsi="Times New Roman" w:cs="Times New Roman"/>
          <w:sz w:val="20"/>
          <w:szCs w:val="20"/>
        </w:rPr>
        <w:t>, pp.</w:t>
      </w:r>
      <w:r w:rsidR="00EE5064">
        <w:rPr>
          <w:rFonts w:ascii="Times New Roman" w:hAnsi="Times New Roman" w:cs="Times New Roman"/>
          <w:sz w:val="20"/>
          <w:szCs w:val="20"/>
        </w:rPr>
        <w:t xml:space="preserve"> </w:t>
      </w:r>
      <w:r w:rsidRPr="009E56A8">
        <w:rPr>
          <w:rFonts w:ascii="Times New Roman" w:hAnsi="Times New Roman" w:cs="Times New Roman"/>
          <w:sz w:val="20"/>
          <w:szCs w:val="20"/>
        </w:rPr>
        <w:t>4</w:t>
      </w:r>
      <w:r w:rsidR="00E36BC5">
        <w:rPr>
          <w:rFonts w:ascii="Times New Roman" w:hAnsi="Times New Roman" w:cs="Times New Roman"/>
          <w:sz w:val="20"/>
          <w:szCs w:val="20"/>
        </w:rPr>
        <w:t>-</w:t>
      </w:r>
      <w:r w:rsidRPr="009E56A8">
        <w:rPr>
          <w:rFonts w:ascii="Times New Roman" w:hAnsi="Times New Roman" w:cs="Times New Roman"/>
          <w:sz w:val="20"/>
          <w:szCs w:val="20"/>
        </w:rPr>
        <w:t>16, Mar 1995</w:t>
      </w:r>
      <w:r>
        <w:rPr>
          <w:rFonts w:ascii="Times New Roman" w:hAnsi="Times New Roman" w:cs="Times New Roman"/>
          <w:sz w:val="20"/>
          <w:szCs w:val="20"/>
        </w:rPr>
        <w:t>.</w:t>
      </w:r>
      <w:bookmarkEnd w:id="1403"/>
    </w:p>
    <w:p w:rsidR="005F1033" w:rsidRDefault="005F1033" w:rsidP="00A234FA">
      <w:pPr>
        <w:pStyle w:val="ListParagraph"/>
        <w:numPr>
          <w:ilvl w:val="0"/>
          <w:numId w:val="27"/>
        </w:numPr>
        <w:tabs>
          <w:tab w:val="left" w:pos="630"/>
        </w:tabs>
        <w:ind w:left="432" w:hanging="432"/>
        <w:rPr>
          <w:rFonts w:ascii="Times New Roman" w:hAnsi="Times New Roman" w:cs="Times New Roman"/>
          <w:sz w:val="20"/>
          <w:szCs w:val="20"/>
        </w:rPr>
      </w:pPr>
      <w:bookmarkStart w:id="1404" w:name="_Ref354780454"/>
      <w:r w:rsidRPr="005F1033">
        <w:rPr>
          <w:rFonts w:ascii="Times New Roman" w:hAnsi="Times New Roman" w:cs="Times New Roman"/>
          <w:sz w:val="20"/>
          <w:szCs w:val="20"/>
        </w:rPr>
        <w:t xml:space="preserve">Patterson, D.; Anderson, T.; Cardwell, N.; Fromm, R.; Keeton, K.; Kozyrakis, C.; Thomas, R.; </w:t>
      </w:r>
      <w:proofErr w:type="spellStart"/>
      <w:r w:rsidRPr="005F1033">
        <w:rPr>
          <w:rFonts w:ascii="Times New Roman" w:hAnsi="Times New Roman" w:cs="Times New Roman"/>
          <w:sz w:val="20"/>
          <w:szCs w:val="20"/>
        </w:rPr>
        <w:t>Yelick</w:t>
      </w:r>
      <w:proofErr w:type="spellEnd"/>
      <w:r w:rsidRPr="005F1033">
        <w:rPr>
          <w:rFonts w:ascii="Times New Roman" w:hAnsi="Times New Roman" w:cs="Times New Roman"/>
          <w:sz w:val="20"/>
          <w:szCs w:val="20"/>
        </w:rPr>
        <w:t>, K., "Intelligent RAM (IRAM): chips that remember and compute," Digest of Technical Papers</w:t>
      </w:r>
      <w:r w:rsidR="00E36BC5">
        <w:rPr>
          <w:rFonts w:ascii="Times New Roman" w:hAnsi="Times New Roman" w:cs="Times New Roman"/>
          <w:sz w:val="20"/>
          <w:szCs w:val="20"/>
        </w:rPr>
        <w:t xml:space="preserve">, </w:t>
      </w:r>
      <w:r w:rsidRPr="005F1033">
        <w:rPr>
          <w:rFonts w:ascii="Times New Roman" w:hAnsi="Times New Roman" w:cs="Times New Roman"/>
          <w:sz w:val="20"/>
          <w:szCs w:val="20"/>
        </w:rPr>
        <w:t xml:space="preserve">IEEE International </w:t>
      </w:r>
      <w:r w:rsidR="00E36BC5" w:rsidRPr="005F1033">
        <w:rPr>
          <w:rFonts w:ascii="Times New Roman" w:hAnsi="Times New Roman" w:cs="Times New Roman"/>
          <w:sz w:val="20"/>
          <w:szCs w:val="20"/>
        </w:rPr>
        <w:t>Solid-State Circuits Conference</w:t>
      </w:r>
      <w:r w:rsidRPr="005F1033">
        <w:rPr>
          <w:rFonts w:ascii="Times New Roman" w:hAnsi="Times New Roman" w:cs="Times New Roman"/>
          <w:sz w:val="20"/>
          <w:szCs w:val="20"/>
        </w:rPr>
        <w:t>,</w:t>
      </w:r>
      <w:r w:rsidR="00EE5064">
        <w:rPr>
          <w:rFonts w:ascii="Times New Roman" w:hAnsi="Times New Roman" w:cs="Times New Roman"/>
          <w:sz w:val="20"/>
          <w:szCs w:val="20"/>
        </w:rPr>
        <w:t xml:space="preserve"> </w:t>
      </w:r>
      <w:r w:rsidRPr="005F1033">
        <w:rPr>
          <w:rFonts w:ascii="Times New Roman" w:hAnsi="Times New Roman" w:cs="Times New Roman"/>
          <w:sz w:val="20"/>
          <w:szCs w:val="20"/>
        </w:rPr>
        <w:t>pp.</w:t>
      </w:r>
      <w:r w:rsidR="00E36BC5">
        <w:rPr>
          <w:rFonts w:ascii="Times New Roman" w:hAnsi="Times New Roman" w:cs="Times New Roman"/>
          <w:sz w:val="20"/>
          <w:szCs w:val="20"/>
        </w:rPr>
        <w:t xml:space="preserve"> </w:t>
      </w:r>
      <w:r w:rsidRPr="005F1033">
        <w:rPr>
          <w:rFonts w:ascii="Times New Roman" w:hAnsi="Times New Roman" w:cs="Times New Roman"/>
          <w:sz w:val="20"/>
          <w:szCs w:val="20"/>
        </w:rPr>
        <w:t>224</w:t>
      </w:r>
      <w:r w:rsidR="00E36BC5">
        <w:rPr>
          <w:rFonts w:ascii="Times New Roman" w:hAnsi="Times New Roman" w:cs="Times New Roman"/>
          <w:sz w:val="20"/>
          <w:szCs w:val="20"/>
        </w:rPr>
        <w:t>-</w:t>
      </w:r>
      <w:r w:rsidRPr="005F1033">
        <w:rPr>
          <w:rFonts w:ascii="Times New Roman" w:hAnsi="Times New Roman" w:cs="Times New Roman"/>
          <w:sz w:val="20"/>
          <w:szCs w:val="20"/>
        </w:rPr>
        <w:t>225, Feb 1997</w:t>
      </w:r>
      <w:r>
        <w:rPr>
          <w:rFonts w:ascii="Times New Roman" w:hAnsi="Times New Roman" w:cs="Times New Roman"/>
          <w:sz w:val="20"/>
          <w:szCs w:val="20"/>
        </w:rPr>
        <w:t>.</w:t>
      </w:r>
      <w:bookmarkEnd w:id="1404"/>
    </w:p>
    <w:p w:rsidR="002A14BD" w:rsidRDefault="002A14BD" w:rsidP="00A234FA">
      <w:pPr>
        <w:pStyle w:val="ListParagraph"/>
        <w:numPr>
          <w:ilvl w:val="0"/>
          <w:numId w:val="27"/>
        </w:numPr>
        <w:tabs>
          <w:tab w:val="left" w:pos="630"/>
        </w:tabs>
        <w:ind w:left="432" w:hanging="432"/>
        <w:rPr>
          <w:rFonts w:ascii="Times New Roman" w:hAnsi="Times New Roman" w:cs="Times New Roman"/>
          <w:sz w:val="20"/>
          <w:szCs w:val="20"/>
        </w:rPr>
      </w:pPr>
      <w:bookmarkStart w:id="1405" w:name="_Ref354780781"/>
      <w:bookmarkStart w:id="1406" w:name="_Ref354780456"/>
      <w:proofErr w:type="spellStart"/>
      <w:r w:rsidRPr="002A14BD">
        <w:rPr>
          <w:rFonts w:ascii="Times New Roman" w:hAnsi="Times New Roman" w:cs="Times New Roman"/>
          <w:sz w:val="20"/>
          <w:szCs w:val="20"/>
        </w:rPr>
        <w:t>Oskin</w:t>
      </w:r>
      <w:proofErr w:type="spellEnd"/>
      <w:r w:rsidRPr="002A14BD">
        <w:rPr>
          <w:rFonts w:ascii="Times New Roman" w:hAnsi="Times New Roman" w:cs="Times New Roman"/>
          <w:sz w:val="20"/>
          <w:szCs w:val="20"/>
        </w:rPr>
        <w:t>, M.; Chong, F.T.; Sherwood, T., "Active Pages: a computation model for intelligent memory," Proceedings</w:t>
      </w:r>
      <w:r w:rsidR="00EE5064">
        <w:rPr>
          <w:rFonts w:ascii="Times New Roman" w:hAnsi="Times New Roman" w:cs="Times New Roman"/>
          <w:sz w:val="20"/>
          <w:szCs w:val="20"/>
        </w:rPr>
        <w:t xml:space="preserve"> of the</w:t>
      </w:r>
      <w:r w:rsidRPr="002A14BD">
        <w:rPr>
          <w:rFonts w:ascii="Times New Roman" w:hAnsi="Times New Roman" w:cs="Times New Roman"/>
          <w:sz w:val="20"/>
          <w:szCs w:val="20"/>
        </w:rPr>
        <w:t xml:space="preserve"> </w:t>
      </w:r>
      <w:r w:rsidR="00EE5064">
        <w:rPr>
          <w:rFonts w:ascii="Times New Roman" w:hAnsi="Times New Roman" w:cs="Times New Roman"/>
          <w:sz w:val="20"/>
          <w:szCs w:val="20"/>
        </w:rPr>
        <w:t>25</w:t>
      </w:r>
      <w:r w:rsidR="00EA5980" w:rsidRPr="00EA5980">
        <w:rPr>
          <w:rFonts w:ascii="Times New Roman" w:hAnsi="Times New Roman" w:cs="Times New Roman"/>
          <w:sz w:val="20"/>
          <w:szCs w:val="20"/>
          <w:vertAlign w:val="superscript"/>
        </w:rPr>
        <w:t>th</w:t>
      </w:r>
      <w:r w:rsidR="00EE5064">
        <w:rPr>
          <w:rFonts w:ascii="Times New Roman" w:hAnsi="Times New Roman" w:cs="Times New Roman"/>
          <w:sz w:val="20"/>
          <w:szCs w:val="20"/>
        </w:rPr>
        <w:t xml:space="preserve"> </w:t>
      </w:r>
      <w:r w:rsidRPr="002A14BD">
        <w:rPr>
          <w:rFonts w:ascii="Times New Roman" w:hAnsi="Times New Roman" w:cs="Times New Roman"/>
          <w:sz w:val="20"/>
          <w:szCs w:val="20"/>
        </w:rPr>
        <w:t xml:space="preserve">Annual International Symposium on </w:t>
      </w:r>
      <w:r w:rsidR="00EE5064" w:rsidRPr="002A14BD">
        <w:rPr>
          <w:rFonts w:ascii="Times New Roman" w:hAnsi="Times New Roman" w:cs="Times New Roman"/>
          <w:sz w:val="20"/>
          <w:szCs w:val="20"/>
        </w:rPr>
        <w:t>Computer Architecture</w:t>
      </w:r>
      <w:r w:rsidRPr="002A14BD">
        <w:rPr>
          <w:rFonts w:ascii="Times New Roman" w:hAnsi="Times New Roman" w:cs="Times New Roman"/>
          <w:sz w:val="20"/>
          <w:szCs w:val="20"/>
        </w:rPr>
        <w:t>, pp.</w:t>
      </w:r>
      <w:r w:rsidR="00EE5064">
        <w:rPr>
          <w:rFonts w:ascii="Times New Roman" w:hAnsi="Times New Roman" w:cs="Times New Roman"/>
          <w:sz w:val="20"/>
          <w:szCs w:val="20"/>
        </w:rPr>
        <w:t xml:space="preserve"> </w:t>
      </w:r>
      <w:r w:rsidRPr="002A14BD">
        <w:rPr>
          <w:rFonts w:ascii="Times New Roman" w:hAnsi="Times New Roman" w:cs="Times New Roman"/>
          <w:sz w:val="20"/>
          <w:szCs w:val="20"/>
        </w:rPr>
        <w:t>192</w:t>
      </w:r>
      <w:r w:rsidR="00EE5064">
        <w:rPr>
          <w:rFonts w:ascii="Times New Roman" w:hAnsi="Times New Roman" w:cs="Times New Roman"/>
          <w:sz w:val="20"/>
          <w:szCs w:val="20"/>
        </w:rPr>
        <w:t>-</w:t>
      </w:r>
      <w:r w:rsidRPr="002A14BD">
        <w:rPr>
          <w:rFonts w:ascii="Times New Roman" w:hAnsi="Times New Roman" w:cs="Times New Roman"/>
          <w:sz w:val="20"/>
          <w:szCs w:val="20"/>
        </w:rPr>
        <w:t>203, 27 Jun-1 Jul 1998</w:t>
      </w:r>
      <w:r>
        <w:rPr>
          <w:rFonts w:ascii="Times New Roman" w:hAnsi="Times New Roman" w:cs="Times New Roman"/>
          <w:sz w:val="20"/>
          <w:szCs w:val="20"/>
        </w:rPr>
        <w:t>.</w:t>
      </w:r>
      <w:bookmarkEnd w:id="1405"/>
    </w:p>
    <w:p w:rsidR="005F1033" w:rsidRDefault="005F1033" w:rsidP="00A234FA">
      <w:pPr>
        <w:pStyle w:val="ListParagraph"/>
        <w:numPr>
          <w:ilvl w:val="0"/>
          <w:numId w:val="27"/>
        </w:numPr>
        <w:tabs>
          <w:tab w:val="left" w:pos="630"/>
        </w:tabs>
        <w:ind w:left="432" w:hanging="432"/>
        <w:rPr>
          <w:rFonts w:ascii="Times New Roman" w:hAnsi="Times New Roman" w:cs="Times New Roman"/>
          <w:sz w:val="20"/>
          <w:szCs w:val="20"/>
        </w:rPr>
      </w:pPr>
      <w:bookmarkStart w:id="1407" w:name="_Ref354780769"/>
      <w:r w:rsidRPr="005F1033">
        <w:rPr>
          <w:rFonts w:ascii="Times New Roman" w:hAnsi="Times New Roman" w:cs="Times New Roman"/>
          <w:sz w:val="20"/>
          <w:szCs w:val="20"/>
        </w:rPr>
        <w:t xml:space="preserve">Yi Kang; Wei Huang; </w:t>
      </w:r>
      <w:proofErr w:type="spellStart"/>
      <w:r w:rsidRPr="005F1033">
        <w:rPr>
          <w:rFonts w:ascii="Times New Roman" w:hAnsi="Times New Roman" w:cs="Times New Roman"/>
          <w:sz w:val="20"/>
          <w:szCs w:val="20"/>
        </w:rPr>
        <w:t>Seung</w:t>
      </w:r>
      <w:proofErr w:type="spellEnd"/>
      <w:r w:rsidRPr="005F1033">
        <w:rPr>
          <w:rFonts w:ascii="Times New Roman" w:hAnsi="Times New Roman" w:cs="Times New Roman"/>
          <w:sz w:val="20"/>
          <w:szCs w:val="20"/>
        </w:rPr>
        <w:t xml:space="preserve">-Moon </w:t>
      </w:r>
      <w:proofErr w:type="spellStart"/>
      <w:r w:rsidRPr="005F1033">
        <w:rPr>
          <w:rFonts w:ascii="Times New Roman" w:hAnsi="Times New Roman" w:cs="Times New Roman"/>
          <w:sz w:val="20"/>
          <w:szCs w:val="20"/>
        </w:rPr>
        <w:t>Yoo</w:t>
      </w:r>
      <w:proofErr w:type="spellEnd"/>
      <w:r w:rsidRPr="005F1033">
        <w:rPr>
          <w:rFonts w:ascii="Times New Roman" w:hAnsi="Times New Roman" w:cs="Times New Roman"/>
          <w:sz w:val="20"/>
          <w:szCs w:val="20"/>
        </w:rPr>
        <w:t xml:space="preserve">; Keen, D.; </w:t>
      </w:r>
      <w:proofErr w:type="spellStart"/>
      <w:r w:rsidRPr="005F1033">
        <w:rPr>
          <w:rFonts w:ascii="Times New Roman" w:hAnsi="Times New Roman" w:cs="Times New Roman"/>
          <w:sz w:val="20"/>
          <w:szCs w:val="20"/>
        </w:rPr>
        <w:t>Zhenzhou</w:t>
      </w:r>
      <w:proofErr w:type="spellEnd"/>
      <w:r w:rsidRPr="005F1033">
        <w:rPr>
          <w:rFonts w:ascii="Times New Roman" w:hAnsi="Times New Roman" w:cs="Times New Roman"/>
          <w:sz w:val="20"/>
          <w:szCs w:val="20"/>
        </w:rPr>
        <w:t xml:space="preserve"> </w:t>
      </w:r>
      <w:proofErr w:type="spellStart"/>
      <w:r w:rsidRPr="005F1033">
        <w:rPr>
          <w:rFonts w:ascii="Times New Roman" w:hAnsi="Times New Roman" w:cs="Times New Roman"/>
          <w:sz w:val="20"/>
          <w:szCs w:val="20"/>
        </w:rPr>
        <w:t>Ge</w:t>
      </w:r>
      <w:proofErr w:type="spellEnd"/>
      <w:r w:rsidRPr="005F1033">
        <w:rPr>
          <w:rFonts w:ascii="Times New Roman" w:hAnsi="Times New Roman" w:cs="Times New Roman"/>
          <w:sz w:val="20"/>
          <w:szCs w:val="20"/>
        </w:rPr>
        <w:t xml:space="preserve">; Lam, V.; </w:t>
      </w:r>
      <w:proofErr w:type="spellStart"/>
      <w:r w:rsidRPr="005F1033">
        <w:rPr>
          <w:rFonts w:ascii="Times New Roman" w:hAnsi="Times New Roman" w:cs="Times New Roman"/>
          <w:sz w:val="20"/>
          <w:szCs w:val="20"/>
        </w:rPr>
        <w:t>Pattnaik</w:t>
      </w:r>
      <w:proofErr w:type="spellEnd"/>
      <w:r w:rsidRPr="005F1033">
        <w:rPr>
          <w:rFonts w:ascii="Times New Roman" w:hAnsi="Times New Roman" w:cs="Times New Roman"/>
          <w:sz w:val="20"/>
          <w:szCs w:val="20"/>
        </w:rPr>
        <w:t xml:space="preserve">, P.; </w:t>
      </w:r>
      <w:proofErr w:type="spellStart"/>
      <w:r w:rsidRPr="005F1033">
        <w:rPr>
          <w:rFonts w:ascii="Times New Roman" w:hAnsi="Times New Roman" w:cs="Times New Roman"/>
          <w:sz w:val="20"/>
          <w:szCs w:val="20"/>
        </w:rPr>
        <w:t>Torrellas</w:t>
      </w:r>
      <w:proofErr w:type="spellEnd"/>
      <w:r w:rsidRPr="005F1033">
        <w:rPr>
          <w:rFonts w:ascii="Times New Roman" w:hAnsi="Times New Roman" w:cs="Times New Roman"/>
          <w:sz w:val="20"/>
          <w:szCs w:val="20"/>
        </w:rPr>
        <w:t>, J., "</w:t>
      </w:r>
      <w:proofErr w:type="spellStart"/>
      <w:r w:rsidRPr="005F1033">
        <w:rPr>
          <w:rFonts w:ascii="Times New Roman" w:hAnsi="Times New Roman" w:cs="Times New Roman"/>
          <w:sz w:val="20"/>
          <w:szCs w:val="20"/>
        </w:rPr>
        <w:t>FlexRAM</w:t>
      </w:r>
      <w:proofErr w:type="spellEnd"/>
      <w:r w:rsidRPr="005F1033">
        <w:rPr>
          <w:rFonts w:ascii="Times New Roman" w:hAnsi="Times New Roman" w:cs="Times New Roman"/>
          <w:sz w:val="20"/>
          <w:szCs w:val="20"/>
        </w:rPr>
        <w:t xml:space="preserve">: toward an advanced intelligent memory system," </w:t>
      </w:r>
      <w:r w:rsidR="00EE5064">
        <w:rPr>
          <w:rFonts w:ascii="Times New Roman" w:hAnsi="Times New Roman" w:cs="Times New Roman"/>
          <w:sz w:val="20"/>
          <w:szCs w:val="20"/>
        </w:rPr>
        <w:t xml:space="preserve">Proceeding of the </w:t>
      </w:r>
      <w:r w:rsidRPr="005F1033">
        <w:rPr>
          <w:rFonts w:ascii="Times New Roman" w:hAnsi="Times New Roman" w:cs="Times New Roman"/>
          <w:sz w:val="20"/>
          <w:szCs w:val="20"/>
        </w:rPr>
        <w:t xml:space="preserve">International Conference on </w:t>
      </w:r>
      <w:r w:rsidR="00EE5064" w:rsidRPr="005F1033">
        <w:rPr>
          <w:rFonts w:ascii="Times New Roman" w:hAnsi="Times New Roman" w:cs="Times New Roman"/>
          <w:sz w:val="20"/>
          <w:szCs w:val="20"/>
        </w:rPr>
        <w:t>Computer Design, 1999</w:t>
      </w:r>
      <w:r w:rsidRPr="005F1033">
        <w:rPr>
          <w:rFonts w:ascii="Times New Roman" w:hAnsi="Times New Roman" w:cs="Times New Roman"/>
          <w:sz w:val="20"/>
          <w:szCs w:val="20"/>
        </w:rPr>
        <w:t>, pp.</w:t>
      </w:r>
      <w:r w:rsidR="00EE5064">
        <w:rPr>
          <w:rFonts w:ascii="Times New Roman" w:hAnsi="Times New Roman" w:cs="Times New Roman"/>
          <w:sz w:val="20"/>
          <w:szCs w:val="20"/>
        </w:rPr>
        <w:t xml:space="preserve"> </w:t>
      </w:r>
      <w:r w:rsidRPr="005F1033">
        <w:rPr>
          <w:rFonts w:ascii="Times New Roman" w:hAnsi="Times New Roman" w:cs="Times New Roman"/>
          <w:sz w:val="20"/>
          <w:szCs w:val="20"/>
        </w:rPr>
        <w:t>192</w:t>
      </w:r>
      <w:r w:rsidR="00EE5064">
        <w:rPr>
          <w:rFonts w:ascii="Times New Roman" w:hAnsi="Times New Roman" w:cs="Times New Roman"/>
          <w:sz w:val="20"/>
          <w:szCs w:val="20"/>
        </w:rPr>
        <w:t>-</w:t>
      </w:r>
      <w:r w:rsidRPr="005F1033">
        <w:rPr>
          <w:rFonts w:ascii="Times New Roman" w:hAnsi="Times New Roman" w:cs="Times New Roman"/>
          <w:sz w:val="20"/>
          <w:szCs w:val="20"/>
        </w:rPr>
        <w:t>201, 1999</w:t>
      </w:r>
      <w:bookmarkEnd w:id="1406"/>
      <w:bookmarkEnd w:id="1407"/>
    </w:p>
    <w:p w:rsidR="005F1033" w:rsidRDefault="005F1033" w:rsidP="00A234FA">
      <w:pPr>
        <w:pStyle w:val="ListParagraph"/>
        <w:numPr>
          <w:ilvl w:val="0"/>
          <w:numId w:val="27"/>
        </w:numPr>
        <w:tabs>
          <w:tab w:val="left" w:pos="630"/>
        </w:tabs>
        <w:ind w:left="432" w:hanging="432"/>
        <w:rPr>
          <w:rFonts w:ascii="Times New Roman" w:hAnsi="Times New Roman" w:cs="Times New Roman"/>
          <w:sz w:val="20"/>
          <w:szCs w:val="20"/>
        </w:rPr>
      </w:pPr>
      <w:bookmarkStart w:id="1408" w:name="_Ref354780458"/>
      <w:r w:rsidRPr="005F1033">
        <w:rPr>
          <w:rFonts w:ascii="Times New Roman" w:hAnsi="Times New Roman" w:cs="Times New Roman"/>
          <w:sz w:val="20"/>
          <w:szCs w:val="20"/>
        </w:rPr>
        <w:t xml:space="preserve">Hall, M.; </w:t>
      </w:r>
      <w:proofErr w:type="spellStart"/>
      <w:r w:rsidRPr="005F1033">
        <w:rPr>
          <w:rFonts w:ascii="Times New Roman" w:hAnsi="Times New Roman" w:cs="Times New Roman"/>
          <w:sz w:val="20"/>
          <w:szCs w:val="20"/>
        </w:rPr>
        <w:t>Kogge</w:t>
      </w:r>
      <w:proofErr w:type="spellEnd"/>
      <w:r w:rsidRPr="005F1033">
        <w:rPr>
          <w:rFonts w:ascii="Times New Roman" w:hAnsi="Times New Roman" w:cs="Times New Roman"/>
          <w:sz w:val="20"/>
          <w:szCs w:val="20"/>
        </w:rPr>
        <w:t xml:space="preserve">, P.; </w:t>
      </w:r>
      <w:proofErr w:type="spellStart"/>
      <w:r w:rsidRPr="005F1033">
        <w:rPr>
          <w:rFonts w:ascii="Times New Roman" w:hAnsi="Times New Roman" w:cs="Times New Roman"/>
          <w:sz w:val="20"/>
          <w:szCs w:val="20"/>
        </w:rPr>
        <w:t>Koller</w:t>
      </w:r>
      <w:proofErr w:type="spellEnd"/>
      <w:r w:rsidRPr="005F1033">
        <w:rPr>
          <w:rFonts w:ascii="Times New Roman" w:hAnsi="Times New Roman" w:cs="Times New Roman"/>
          <w:sz w:val="20"/>
          <w:szCs w:val="20"/>
        </w:rPr>
        <w:t xml:space="preserve">, J.; </w:t>
      </w:r>
      <w:proofErr w:type="spellStart"/>
      <w:r w:rsidRPr="005F1033">
        <w:rPr>
          <w:rFonts w:ascii="Times New Roman" w:hAnsi="Times New Roman" w:cs="Times New Roman"/>
          <w:sz w:val="20"/>
          <w:szCs w:val="20"/>
        </w:rPr>
        <w:t>Diniz</w:t>
      </w:r>
      <w:proofErr w:type="spellEnd"/>
      <w:r w:rsidRPr="005F1033">
        <w:rPr>
          <w:rFonts w:ascii="Times New Roman" w:hAnsi="Times New Roman" w:cs="Times New Roman"/>
          <w:sz w:val="20"/>
          <w:szCs w:val="20"/>
        </w:rPr>
        <w:t xml:space="preserve">, P.; </w:t>
      </w:r>
      <w:proofErr w:type="spellStart"/>
      <w:r w:rsidRPr="005F1033">
        <w:rPr>
          <w:rFonts w:ascii="Times New Roman" w:hAnsi="Times New Roman" w:cs="Times New Roman"/>
          <w:sz w:val="20"/>
          <w:szCs w:val="20"/>
        </w:rPr>
        <w:t>Chame</w:t>
      </w:r>
      <w:proofErr w:type="spellEnd"/>
      <w:r w:rsidRPr="005F1033">
        <w:rPr>
          <w:rFonts w:ascii="Times New Roman" w:hAnsi="Times New Roman" w:cs="Times New Roman"/>
          <w:sz w:val="20"/>
          <w:szCs w:val="20"/>
        </w:rPr>
        <w:t xml:space="preserve">, J.; Draper, J.; </w:t>
      </w:r>
      <w:proofErr w:type="spellStart"/>
      <w:r w:rsidRPr="005F1033">
        <w:rPr>
          <w:rFonts w:ascii="Times New Roman" w:hAnsi="Times New Roman" w:cs="Times New Roman"/>
          <w:sz w:val="20"/>
          <w:szCs w:val="20"/>
        </w:rPr>
        <w:t>LaCoss</w:t>
      </w:r>
      <w:proofErr w:type="spellEnd"/>
      <w:r w:rsidRPr="005F1033">
        <w:rPr>
          <w:rFonts w:ascii="Times New Roman" w:hAnsi="Times New Roman" w:cs="Times New Roman"/>
          <w:sz w:val="20"/>
          <w:szCs w:val="20"/>
        </w:rPr>
        <w:t xml:space="preserve">, J.; </w:t>
      </w:r>
      <w:proofErr w:type="spellStart"/>
      <w:r w:rsidRPr="005F1033">
        <w:rPr>
          <w:rFonts w:ascii="Times New Roman" w:hAnsi="Times New Roman" w:cs="Times New Roman"/>
          <w:sz w:val="20"/>
          <w:szCs w:val="20"/>
        </w:rPr>
        <w:t>Granacki</w:t>
      </w:r>
      <w:proofErr w:type="spellEnd"/>
      <w:r w:rsidRPr="005F1033">
        <w:rPr>
          <w:rFonts w:ascii="Times New Roman" w:hAnsi="Times New Roman" w:cs="Times New Roman"/>
          <w:sz w:val="20"/>
          <w:szCs w:val="20"/>
        </w:rPr>
        <w:t xml:space="preserve">, J.; Brockman, J.; </w:t>
      </w:r>
      <w:proofErr w:type="spellStart"/>
      <w:r w:rsidRPr="005F1033">
        <w:rPr>
          <w:rFonts w:ascii="Times New Roman" w:hAnsi="Times New Roman" w:cs="Times New Roman"/>
          <w:sz w:val="20"/>
          <w:szCs w:val="20"/>
        </w:rPr>
        <w:t>Srivastava</w:t>
      </w:r>
      <w:proofErr w:type="spellEnd"/>
      <w:r w:rsidRPr="005F1033">
        <w:rPr>
          <w:rFonts w:ascii="Times New Roman" w:hAnsi="Times New Roman" w:cs="Times New Roman"/>
          <w:sz w:val="20"/>
          <w:szCs w:val="20"/>
        </w:rPr>
        <w:t xml:space="preserve">, A.; </w:t>
      </w:r>
      <w:proofErr w:type="spellStart"/>
      <w:r w:rsidRPr="005F1033">
        <w:rPr>
          <w:rFonts w:ascii="Times New Roman" w:hAnsi="Times New Roman" w:cs="Times New Roman"/>
          <w:sz w:val="20"/>
          <w:szCs w:val="20"/>
        </w:rPr>
        <w:t>Athas</w:t>
      </w:r>
      <w:proofErr w:type="spellEnd"/>
      <w:r w:rsidRPr="005F1033">
        <w:rPr>
          <w:rFonts w:ascii="Times New Roman" w:hAnsi="Times New Roman" w:cs="Times New Roman"/>
          <w:sz w:val="20"/>
          <w:szCs w:val="20"/>
        </w:rPr>
        <w:t xml:space="preserve">, W.; Freeh, V.; </w:t>
      </w:r>
      <w:proofErr w:type="spellStart"/>
      <w:r w:rsidRPr="005F1033">
        <w:rPr>
          <w:rFonts w:ascii="Times New Roman" w:hAnsi="Times New Roman" w:cs="Times New Roman"/>
          <w:sz w:val="20"/>
          <w:szCs w:val="20"/>
        </w:rPr>
        <w:t>Jaewook</w:t>
      </w:r>
      <w:proofErr w:type="spellEnd"/>
      <w:r w:rsidRPr="005F1033">
        <w:rPr>
          <w:rFonts w:ascii="Times New Roman" w:hAnsi="Times New Roman" w:cs="Times New Roman"/>
          <w:sz w:val="20"/>
          <w:szCs w:val="20"/>
        </w:rPr>
        <w:t xml:space="preserve"> Shin; </w:t>
      </w:r>
      <w:proofErr w:type="spellStart"/>
      <w:r w:rsidRPr="005F1033">
        <w:rPr>
          <w:rFonts w:ascii="Times New Roman" w:hAnsi="Times New Roman" w:cs="Times New Roman"/>
          <w:sz w:val="20"/>
          <w:szCs w:val="20"/>
        </w:rPr>
        <w:t>Joonseok</w:t>
      </w:r>
      <w:proofErr w:type="spellEnd"/>
      <w:r w:rsidRPr="005F1033">
        <w:rPr>
          <w:rFonts w:ascii="Times New Roman" w:hAnsi="Times New Roman" w:cs="Times New Roman"/>
          <w:sz w:val="20"/>
          <w:szCs w:val="20"/>
        </w:rPr>
        <w:t xml:space="preserve"> Park, "Mapping Irregular Applications to DIVA, a PIM-based Data-Intensive Architecture," </w:t>
      </w:r>
      <w:r w:rsidR="00804755">
        <w:rPr>
          <w:rFonts w:ascii="Times New Roman" w:hAnsi="Times New Roman" w:cs="Times New Roman"/>
          <w:sz w:val="20"/>
          <w:szCs w:val="20"/>
        </w:rPr>
        <w:t xml:space="preserve">Proceeding of </w:t>
      </w:r>
      <w:r w:rsidRPr="005F1033">
        <w:rPr>
          <w:rFonts w:ascii="Times New Roman" w:hAnsi="Times New Roman" w:cs="Times New Roman"/>
          <w:sz w:val="20"/>
          <w:szCs w:val="20"/>
        </w:rPr>
        <w:t>Supercomputing</w:t>
      </w:r>
      <w:r w:rsidR="00804755">
        <w:rPr>
          <w:rFonts w:ascii="Times New Roman" w:hAnsi="Times New Roman" w:cs="Times New Roman"/>
          <w:sz w:val="20"/>
          <w:szCs w:val="20"/>
        </w:rPr>
        <w:t xml:space="preserve"> 1999</w:t>
      </w:r>
      <w:r w:rsidRPr="005F1033">
        <w:rPr>
          <w:rFonts w:ascii="Times New Roman" w:hAnsi="Times New Roman" w:cs="Times New Roman"/>
          <w:sz w:val="20"/>
          <w:szCs w:val="20"/>
        </w:rPr>
        <w:t>, 13-18 Nov 1999</w:t>
      </w:r>
      <w:r>
        <w:rPr>
          <w:rFonts w:ascii="Times New Roman" w:hAnsi="Times New Roman" w:cs="Times New Roman"/>
          <w:sz w:val="20"/>
          <w:szCs w:val="20"/>
        </w:rPr>
        <w:t>.</w:t>
      </w:r>
      <w:bookmarkEnd w:id="1408"/>
    </w:p>
    <w:p w:rsidR="005F1033" w:rsidRDefault="009E56A8" w:rsidP="00A234FA">
      <w:pPr>
        <w:pStyle w:val="ListParagraph"/>
        <w:numPr>
          <w:ilvl w:val="0"/>
          <w:numId w:val="27"/>
        </w:numPr>
        <w:tabs>
          <w:tab w:val="left" w:pos="630"/>
        </w:tabs>
        <w:ind w:left="432" w:hanging="432"/>
        <w:rPr>
          <w:rFonts w:ascii="Times New Roman" w:hAnsi="Times New Roman" w:cs="Times New Roman"/>
          <w:sz w:val="20"/>
          <w:szCs w:val="20"/>
        </w:rPr>
      </w:pPr>
      <w:bookmarkStart w:id="1409" w:name="_Ref354780460"/>
      <w:r w:rsidRPr="009E56A8">
        <w:rPr>
          <w:rFonts w:ascii="Times New Roman" w:hAnsi="Times New Roman" w:cs="Times New Roman"/>
          <w:sz w:val="20"/>
          <w:szCs w:val="20"/>
        </w:rPr>
        <w:t xml:space="preserve">Richard C. Murphy, Peter M. </w:t>
      </w:r>
      <w:proofErr w:type="spellStart"/>
      <w:r w:rsidRPr="009E56A8">
        <w:rPr>
          <w:rFonts w:ascii="Times New Roman" w:hAnsi="Times New Roman" w:cs="Times New Roman"/>
          <w:sz w:val="20"/>
          <w:szCs w:val="20"/>
        </w:rPr>
        <w:t>Kogge</w:t>
      </w:r>
      <w:proofErr w:type="spellEnd"/>
      <w:r w:rsidRPr="009E56A8">
        <w:rPr>
          <w:rFonts w:ascii="Times New Roman" w:hAnsi="Times New Roman" w:cs="Times New Roman"/>
          <w:sz w:val="20"/>
          <w:szCs w:val="20"/>
        </w:rPr>
        <w:t xml:space="preserve">, and Arun Rodrigues. </w:t>
      </w:r>
      <w:r>
        <w:rPr>
          <w:rFonts w:ascii="Times New Roman" w:hAnsi="Times New Roman" w:cs="Times New Roman"/>
          <w:sz w:val="20"/>
          <w:szCs w:val="20"/>
        </w:rPr>
        <w:t>“</w:t>
      </w:r>
      <w:r w:rsidRPr="009E56A8">
        <w:rPr>
          <w:rFonts w:ascii="Times New Roman" w:hAnsi="Times New Roman" w:cs="Times New Roman"/>
          <w:sz w:val="20"/>
          <w:szCs w:val="20"/>
        </w:rPr>
        <w:t>The Characterization of Data Intensive Memory Workloads on Distributed PIM Systems</w:t>
      </w:r>
      <w:r>
        <w:rPr>
          <w:rFonts w:ascii="Times New Roman" w:hAnsi="Times New Roman" w:cs="Times New Roman"/>
          <w:sz w:val="20"/>
          <w:szCs w:val="20"/>
        </w:rPr>
        <w:t>”,</w:t>
      </w:r>
      <w:r w:rsidRPr="009E56A8">
        <w:rPr>
          <w:rFonts w:ascii="Times New Roman" w:hAnsi="Times New Roman" w:cs="Times New Roman"/>
          <w:sz w:val="20"/>
          <w:szCs w:val="20"/>
        </w:rPr>
        <w:t xml:space="preserve"> In Revised Papers from the Second International Workshop on Intelligent Memory Systems (IMS '00), Frederic T. Chong, </w:t>
      </w:r>
      <w:proofErr w:type="spellStart"/>
      <w:r w:rsidRPr="009E56A8">
        <w:rPr>
          <w:rFonts w:ascii="Times New Roman" w:hAnsi="Times New Roman" w:cs="Times New Roman"/>
          <w:sz w:val="20"/>
          <w:szCs w:val="20"/>
        </w:rPr>
        <w:t>Christoforos</w:t>
      </w:r>
      <w:proofErr w:type="spellEnd"/>
      <w:r w:rsidRPr="009E56A8">
        <w:rPr>
          <w:rFonts w:ascii="Times New Roman" w:hAnsi="Times New Roman" w:cs="Times New Roman"/>
          <w:sz w:val="20"/>
          <w:szCs w:val="20"/>
        </w:rPr>
        <w:t xml:space="preserve"> E. Kozyrakis, and Mark </w:t>
      </w:r>
      <w:proofErr w:type="spellStart"/>
      <w:r w:rsidRPr="009E56A8">
        <w:rPr>
          <w:rFonts w:ascii="Times New Roman" w:hAnsi="Times New Roman" w:cs="Times New Roman"/>
          <w:sz w:val="20"/>
          <w:szCs w:val="20"/>
        </w:rPr>
        <w:t>Oskin</w:t>
      </w:r>
      <w:proofErr w:type="spellEnd"/>
      <w:r w:rsidRPr="009E56A8">
        <w:rPr>
          <w:rFonts w:ascii="Times New Roman" w:hAnsi="Times New Roman" w:cs="Times New Roman"/>
          <w:sz w:val="20"/>
          <w:szCs w:val="20"/>
        </w:rPr>
        <w:t xml:space="preserve"> (Eds.). Springer-</w:t>
      </w:r>
      <w:proofErr w:type="spellStart"/>
      <w:r w:rsidRPr="009E56A8">
        <w:rPr>
          <w:rFonts w:ascii="Times New Roman" w:hAnsi="Times New Roman" w:cs="Times New Roman"/>
          <w:sz w:val="20"/>
          <w:szCs w:val="20"/>
        </w:rPr>
        <w:t>Verlag</w:t>
      </w:r>
      <w:proofErr w:type="spellEnd"/>
      <w:r w:rsidRPr="009E56A8">
        <w:rPr>
          <w:rFonts w:ascii="Times New Roman" w:hAnsi="Times New Roman" w:cs="Times New Roman"/>
          <w:sz w:val="20"/>
          <w:szCs w:val="20"/>
        </w:rPr>
        <w:t xml:space="preserve">, London, UK, </w:t>
      </w:r>
      <w:r w:rsidR="00804755">
        <w:rPr>
          <w:rFonts w:ascii="Times New Roman" w:hAnsi="Times New Roman" w:cs="Times New Roman"/>
          <w:sz w:val="20"/>
          <w:szCs w:val="20"/>
        </w:rPr>
        <w:t>pp.</w:t>
      </w:r>
      <w:r w:rsidRPr="009E56A8">
        <w:rPr>
          <w:rFonts w:ascii="Times New Roman" w:hAnsi="Times New Roman" w:cs="Times New Roman"/>
          <w:sz w:val="20"/>
          <w:szCs w:val="20"/>
        </w:rPr>
        <w:t xml:space="preserve"> 85-103</w:t>
      </w:r>
      <w:r w:rsidR="00942D84">
        <w:rPr>
          <w:rFonts w:ascii="Times New Roman" w:hAnsi="Times New Roman" w:cs="Times New Roman"/>
          <w:sz w:val="20"/>
          <w:szCs w:val="20"/>
        </w:rPr>
        <w:t>, 2000</w:t>
      </w:r>
      <w:r w:rsidRPr="009E56A8">
        <w:rPr>
          <w:rFonts w:ascii="Times New Roman" w:hAnsi="Times New Roman" w:cs="Times New Roman"/>
          <w:sz w:val="20"/>
          <w:szCs w:val="20"/>
        </w:rPr>
        <w:t>.</w:t>
      </w:r>
      <w:bookmarkEnd w:id="1409"/>
    </w:p>
    <w:p w:rsidR="000757A5" w:rsidRDefault="000757A5" w:rsidP="00A234FA">
      <w:pPr>
        <w:pStyle w:val="ListParagraph"/>
        <w:numPr>
          <w:ilvl w:val="0"/>
          <w:numId w:val="27"/>
        </w:numPr>
        <w:tabs>
          <w:tab w:val="left" w:pos="630"/>
        </w:tabs>
        <w:ind w:left="432" w:hanging="432"/>
        <w:rPr>
          <w:rFonts w:ascii="Times New Roman" w:hAnsi="Times New Roman" w:cs="Times New Roman"/>
          <w:sz w:val="20"/>
          <w:szCs w:val="20"/>
        </w:rPr>
      </w:pPr>
      <w:bookmarkStart w:id="1410" w:name="_Ref355791409"/>
      <w:r>
        <w:rPr>
          <w:rFonts w:ascii="Times New Roman" w:hAnsi="Times New Roman" w:cs="Times New Roman"/>
          <w:sz w:val="20"/>
          <w:szCs w:val="20"/>
        </w:rPr>
        <w:t>Arun Rodrigues, “</w:t>
      </w:r>
      <w:r w:rsidRPr="000757A5">
        <w:rPr>
          <w:rFonts w:ascii="Times New Roman" w:hAnsi="Times New Roman" w:cs="Times New Roman"/>
          <w:sz w:val="20"/>
          <w:szCs w:val="20"/>
        </w:rPr>
        <w:t xml:space="preserve">The UHPC X-Caliber Project Architecture, Design Space, &amp; </w:t>
      </w:r>
      <w:proofErr w:type="spellStart"/>
      <w:r w:rsidRPr="000757A5">
        <w:rPr>
          <w:rFonts w:ascii="Times New Roman" w:hAnsi="Times New Roman" w:cs="Times New Roman"/>
          <w:sz w:val="20"/>
          <w:szCs w:val="20"/>
        </w:rPr>
        <w:t>Codesign</w:t>
      </w:r>
      <w:proofErr w:type="spellEnd"/>
      <w:r w:rsidR="00804755">
        <w:rPr>
          <w:rFonts w:ascii="Times New Roman" w:hAnsi="Times New Roman" w:cs="Times New Roman"/>
          <w:sz w:val="20"/>
          <w:szCs w:val="20"/>
        </w:rPr>
        <w:t>,</w:t>
      </w:r>
      <w:r>
        <w:rPr>
          <w:rFonts w:ascii="Times New Roman" w:hAnsi="Times New Roman" w:cs="Times New Roman"/>
          <w:sz w:val="20"/>
          <w:szCs w:val="20"/>
        </w:rPr>
        <w:t>” Sandia National Labs.</w:t>
      </w:r>
      <w:bookmarkEnd w:id="1410"/>
    </w:p>
    <w:p w:rsidR="000757A5" w:rsidRDefault="000757A5" w:rsidP="00A234FA">
      <w:pPr>
        <w:pStyle w:val="ListParagraph"/>
        <w:numPr>
          <w:ilvl w:val="0"/>
          <w:numId w:val="27"/>
        </w:numPr>
        <w:tabs>
          <w:tab w:val="left" w:pos="630"/>
        </w:tabs>
        <w:ind w:left="432" w:hanging="432"/>
        <w:rPr>
          <w:rFonts w:ascii="Times New Roman" w:hAnsi="Times New Roman" w:cs="Times New Roman"/>
          <w:sz w:val="20"/>
          <w:szCs w:val="20"/>
        </w:rPr>
      </w:pPr>
      <w:bookmarkStart w:id="1411" w:name="_Ref355791508"/>
      <w:proofErr w:type="spellStart"/>
      <w:r w:rsidRPr="000757A5">
        <w:rPr>
          <w:rFonts w:ascii="Times New Roman" w:hAnsi="Times New Roman" w:cs="Times New Roman"/>
          <w:sz w:val="20"/>
          <w:szCs w:val="20"/>
        </w:rPr>
        <w:t>Torrellas</w:t>
      </w:r>
      <w:proofErr w:type="spellEnd"/>
      <w:r w:rsidRPr="000757A5">
        <w:rPr>
          <w:rFonts w:ascii="Times New Roman" w:hAnsi="Times New Roman" w:cs="Times New Roman"/>
          <w:sz w:val="20"/>
          <w:szCs w:val="20"/>
        </w:rPr>
        <w:t>, J., "</w:t>
      </w:r>
      <w:proofErr w:type="spellStart"/>
      <w:r w:rsidRPr="000757A5">
        <w:rPr>
          <w:rFonts w:ascii="Times New Roman" w:hAnsi="Times New Roman" w:cs="Times New Roman"/>
          <w:sz w:val="20"/>
          <w:szCs w:val="20"/>
        </w:rPr>
        <w:t>FlexRAM</w:t>
      </w:r>
      <w:proofErr w:type="spellEnd"/>
      <w:r w:rsidRPr="000757A5">
        <w:rPr>
          <w:rFonts w:ascii="Times New Roman" w:hAnsi="Times New Roman" w:cs="Times New Roman"/>
          <w:sz w:val="20"/>
          <w:szCs w:val="20"/>
        </w:rPr>
        <w:t xml:space="preserve">: Toward an advanced Intelligent Memory system: A retrospective paper," IEEE </w:t>
      </w:r>
      <w:r w:rsidR="00804755">
        <w:rPr>
          <w:rFonts w:ascii="Times New Roman" w:hAnsi="Times New Roman" w:cs="Times New Roman"/>
          <w:sz w:val="20"/>
          <w:szCs w:val="20"/>
        </w:rPr>
        <w:t>30</w:t>
      </w:r>
      <w:r w:rsidR="00EA5980" w:rsidRPr="00EA5980">
        <w:rPr>
          <w:rFonts w:ascii="Times New Roman" w:hAnsi="Times New Roman" w:cs="Times New Roman"/>
          <w:sz w:val="20"/>
          <w:szCs w:val="20"/>
          <w:vertAlign w:val="superscript"/>
        </w:rPr>
        <w:t>th</w:t>
      </w:r>
      <w:r w:rsidR="00804755">
        <w:rPr>
          <w:rFonts w:ascii="Times New Roman" w:hAnsi="Times New Roman" w:cs="Times New Roman"/>
          <w:sz w:val="20"/>
          <w:szCs w:val="20"/>
        </w:rPr>
        <w:t xml:space="preserve"> </w:t>
      </w:r>
      <w:r w:rsidRPr="000757A5">
        <w:rPr>
          <w:rFonts w:ascii="Times New Roman" w:hAnsi="Times New Roman" w:cs="Times New Roman"/>
          <w:sz w:val="20"/>
          <w:szCs w:val="20"/>
        </w:rPr>
        <w:t xml:space="preserve">International Conference on </w:t>
      </w:r>
      <w:r w:rsidR="00804755" w:rsidRPr="000757A5">
        <w:rPr>
          <w:rFonts w:ascii="Times New Roman" w:hAnsi="Times New Roman" w:cs="Times New Roman"/>
          <w:sz w:val="20"/>
          <w:szCs w:val="20"/>
        </w:rPr>
        <w:t xml:space="preserve">Computer Design, </w:t>
      </w:r>
      <w:r w:rsidR="00804755">
        <w:rPr>
          <w:rFonts w:ascii="Times New Roman" w:hAnsi="Times New Roman" w:cs="Times New Roman"/>
          <w:sz w:val="20"/>
          <w:szCs w:val="20"/>
        </w:rPr>
        <w:t xml:space="preserve">30 </w:t>
      </w:r>
      <w:r w:rsidRPr="000757A5">
        <w:rPr>
          <w:rFonts w:ascii="Times New Roman" w:hAnsi="Times New Roman" w:cs="Times New Roman"/>
          <w:sz w:val="20"/>
          <w:szCs w:val="20"/>
        </w:rPr>
        <w:t>Sep-</w:t>
      </w:r>
      <w:r w:rsidR="00804755">
        <w:rPr>
          <w:rFonts w:ascii="Times New Roman" w:hAnsi="Times New Roman" w:cs="Times New Roman"/>
          <w:sz w:val="20"/>
          <w:szCs w:val="20"/>
        </w:rPr>
        <w:t xml:space="preserve">3 </w:t>
      </w:r>
      <w:r w:rsidRPr="000757A5">
        <w:rPr>
          <w:rFonts w:ascii="Times New Roman" w:hAnsi="Times New Roman" w:cs="Times New Roman"/>
          <w:sz w:val="20"/>
          <w:szCs w:val="20"/>
        </w:rPr>
        <w:t>Oct 2012</w:t>
      </w:r>
      <w:r>
        <w:rPr>
          <w:rFonts w:ascii="Times New Roman" w:hAnsi="Times New Roman" w:cs="Times New Roman"/>
          <w:sz w:val="20"/>
          <w:szCs w:val="20"/>
        </w:rPr>
        <w:t>.</w:t>
      </w:r>
      <w:bookmarkEnd w:id="1411"/>
    </w:p>
    <w:p w:rsidR="000757A5" w:rsidRDefault="000757A5" w:rsidP="00A234FA">
      <w:pPr>
        <w:pStyle w:val="ListParagraph"/>
        <w:numPr>
          <w:ilvl w:val="0"/>
          <w:numId w:val="27"/>
        </w:numPr>
        <w:tabs>
          <w:tab w:val="left" w:pos="630"/>
        </w:tabs>
        <w:ind w:left="432" w:hanging="432"/>
        <w:rPr>
          <w:rFonts w:ascii="Times New Roman" w:hAnsi="Times New Roman" w:cs="Times New Roman"/>
          <w:sz w:val="20"/>
          <w:szCs w:val="20"/>
        </w:rPr>
      </w:pPr>
      <w:bookmarkStart w:id="1412" w:name="_Ref355791511"/>
      <w:r>
        <w:rPr>
          <w:rFonts w:ascii="Times New Roman" w:hAnsi="Times New Roman" w:cs="Times New Roman"/>
          <w:sz w:val="20"/>
          <w:szCs w:val="20"/>
        </w:rPr>
        <w:t>Christos Kozyrakis, “I</w:t>
      </w:r>
      <w:r w:rsidRPr="000757A5">
        <w:rPr>
          <w:rFonts w:ascii="Times New Roman" w:hAnsi="Times New Roman" w:cs="Times New Roman"/>
          <w:sz w:val="20"/>
          <w:szCs w:val="20"/>
        </w:rPr>
        <w:t>s it time for processing near memory</w:t>
      </w:r>
      <w:proofErr w:type="gramStart"/>
      <w:r w:rsidRPr="000757A5">
        <w:rPr>
          <w:rFonts w:ascii="Times New Roman" w:hAnsi="Times New Roman" w:cs="Times New Roman"/>
          <w:sz w:val="20"/>
          <w:szCs w:val="20"/>
        </w:rPr>
        <w:t>?</w:t>
      </w:r>
      <w:r w:rsidR="00804755">
        <w:rPr>
          <w:rFonts w:ascii="Times New Roman" w:hAnsi="Times New Roman" w:cs="Times New Roman"/>
          <w:sz w:val="20"/>
          <w:szCs w:val="20"/>
        </w:rPr>
        <w:t>,</w:t>
      </w:r>
      <w:proofErr w:type="gramEnd"/>
      <w:r>
        <w:rPr>
          <w:rFonts w:ascii="Times New Roman" w:hAnsi="Times New Roman" w:cs="Times New Roman"/>
          <w:sz w:val="20"/>
          <w:szCs w:val="20"/>
        </w:rPr>
        <w:t xml:space="preserve">” Panel Discussion, Stanford PPL Retreat, May </w:t>
      </w:r>
      <w:r w:rsidR="00804755">
        <w:rPr>
          <w:rFonts w:ascii="Times New Roman" w:hAnsi="Times New Roman" w:cs="Times New Roman"/>
          <w:sz w:val="20"/>
          <w:szCs w:val="20"/>
        </w:rPr>
        <w:t>31</w:t>
      </w:r>
      <w:r w:rsidR="00EA5980" w:rsidRPr="00EA5980">
        <w:rPr>
          <w:rFonts w:ascii="Times New Roman" w:hAnsi="Times New Roman" w:cs="Times New Roman"/>
          <w:sz w:val="20"/>
          <w:szCs w:val="20"/>
          <w:vertAlign w:val="superscript"/>
        </w:rPr>
        <w:t>st</w:t>
      </w:r>
      <w:r w:rsidR="00804755">
        <w:rPr>
          <w:rFonts w:ascii="Times New Roman" w:hAnsi="Times New Roman" w:cs="Times New Roman"/>
          <w:sz w:val="20"/>
          <w:szCs w:val="20"/>
        </w:rPr>
        <w:t xml:space="preserve"> </w:t>
      </w:r>
      <w:r>
        <w:rPr>
          <w:rFonts w:ascii="Times New Roman" w:hAnsi="Times New Roman" w:cs="Times New Roman"/>
          <w:sz w:val="20"/>
          <w:szCs w:val="20"/>
        </w:rPr>
        <w:t>2012.</w:t>
      </w:r>
      <w:bookmarkEnd w:id="1412"/>
    </w:p>
    <w:p w:rsidR="004640D4" w:rsidRDefault="004640D4" w:rsidP="00A234FA">
      <w:pPr>
        <w:pStyle w:val="ListParagraph"/>
        <w:numPr>
          <w:ilvl w:val="0"/>
          <w:numId w:val="27"/>
        </w:numPr>
        <w:tabs>
          <w:tab w:val="left" w:pos="630"/>
        </w:tabs>
        <w:ind w:left="432" w:hanging="432"/>
        <w:rPr>
          <w:rFonts w:ascii="Times New Roman" w:hAnsi="Times New Roman" w:cs="Times New Roman"/>
          <w:sz w:val="20"/>
          <w:szCs w:val="20"/>
        </w:rPr>
      </w:pPr>
      <w:bookmarkStart w:id="1413" w:name="_Ref355792925"/>
      <w:r w:rsidRPr="00E0795D">
        <w:rPr>
          <w:rFonts w:ascii="Times New Roman" w:hAnsi="Times New Roman" w:cs="Times New Roman"/>
          <w:sz w:val="20"/>
          <w:szCs w:val="20"/>
        </w:rPr>
        <w:t xml:space="preserve">J. Thomas </w:t>
      </w:r>
      <w:proofErr w:type="spellStart"/>
      <w:r w:rsidRPr="00E0795D">
        <w:rPr>
          <w:rFonts w:ascii="Times New Roman" w:hAnsi="Times New Roman" w:cs="Times New Roman"/>
          <w:sz w:val="20"/>
          <w:szCs w:val="20"/>
        </w:rPr>
        <w:t>Pawlowski</w:t>
      </w:r>
      <w:proofErr w:type="spellEnd"/>
      <w:r>
        <w:rPr>
          <w:rFonts w:ascii="Times New Roman" w:hAnsi="Times New Roman" w:cs="Times New Roman"/>
          <w:sz w:val="20"/>
          <w:szCs w:val="20"/>
        </w:rPr>
        <w:t>, “</w:t>
      </w:r>
      <w:r w:rsidRPr="00E0795D">
        <w:rPr>
          <w:rFonts w:ascii="Times New Roman" w:hAnsi="Times New Roman" w:cs="Times New Roman"/>
          <w:sz w:val="20"/>
          <w:szCs w:val="20"/>
        </w:rPr>
        <w:t>Hybrid Memory Cube (HMC)</w:t>
      </w:r>
      <w:r>
        <w:rPr>
          <w:rFonts w:ascii="Times New Roman" w:hAnsi="Times New Roman" w:cs="Times New Roman"/>
          <w:sz w:val="20"/>
          <w:szCs w:val="20"/>
        </w:rPr>
        <w:t xml:space="preserve">”, Hot Chips 23, </w:t>
      </w:r>
      <w:proofErr w:type="spellStart"/>
      <w:r>
        <w:rPr>
          <w:rFonts w:ascii="Times New Roman" w:hAnsi="Times New Roman" w:cs="Times New Roman"/>
          <w:sz w:val="20"/>
          <w:szCs w:val="20"/>
        </w:rPr>
        <w:t>Augus</w:t>
      </w:r>
      <w:proofErr w:type="spellEnd"/>
      <w:r>
        <w:rPr>
          <w:rFonts w:ascii="Times New Roman" w:hAnsi="Times New Roman" w:cs="Times New Roman"/>
          <w:sz w:val="20"/>
          <w:szCs w:val="20"/>
        </w:rPr>
        <w:t>, 2011.</w:t>
      </w:r>
      <w:bookmarkEnd w:id="1413"/>
    </w:p>
    <w:p w:rsidR="00403AAB" w:rsidRPr="00403AAB" w:rsidRDefault="00403AAB" w:rsidP="00403AAB">
      <w:pPr>
        <w:pStyle w:val="ListParagraph"/>
        <w:numPr>
          <w:ilvl w:val="0"/>
          <w:numId w:val="27"/>
        </w:numPr>
        <w:tabs>
          <w:tab w:val="left" w:pos="630"/>
        </w:tabs>
        <w:ind w:left="432" w:hanging="432"/>
        <w:rPr>
          <w:rFonts w:ascii="Times New Roman" w:hAnsi="Times New Roman" w:cs="Times New Roman"/>
          <w:sz w:val="20"/>
          <w:szCs w:val="20"/>
        </w:rPr>
      </w:pPr>
      <w:bookmarkStart w:id="1414" w:name="_Ref357030449"/>
      <w:r>
        <w:rPr>
          <w:rFonts w:ascii="Times New Roman" w:hAnsi="Times New Roman" w:cs="Times New Roman"/>
          <w:sz w:val="20"/>
          <w:szCs w:val="20"/>
        </w:rPr>
        <w:t xml:space="preserve">AMD I/O Virtualization Technology (IOMMU) Specification, Revision 2.00. </w:t>
      </w:r>
      <w:r w:rsidR="00A141B1">
        <w:fldChar w:fldCharType="begin"/>
      </w:r>
      <w:r w:rsidR="00A141B1">
        <w:instrText>HYPERLINK "http://support.amd.com/us/Processor_TechDocs/48882.pdf"</w:instrText>
      </w:r>
      <w:ins w:id="1415" w:author="Nuwan Jayasena" w:date="2013-06-18T09:15:00Z"/>
      <w:r w:rsidR="00A141B1">
        <w:fldChar w:fldCharType="separate"/>
      </w:r>
      <w:r w:rsidRPr="006D670B">
        <w:rPr>
          <w:rStyle w:val="Hyperlink"/>
          <w:rFonts w:ascii="Times New Roman" w:hAnsi="Times New Roman" w:cs="Times New Roman"/>
          <w:sz w:val="20"/>
          <w:szCs w:val="20"/>
        </w:rPr>
        <w:t>http://support.amd.com/us/Processor_TechDocs/48882.pdf</w:t>
      </w:r>
      <w:r w:rsidR="00A141B1">
        <w:fldChar w:fldCharType="end"/>
      </w:r>
      <w:bookmarkEnd w:id="1414"/>
      <w:r>
        <w:rPr>
          <w:rFonts w:ascii="Times New Roman" w:hAnsi="Times New Roman" w:cs="Times New Roman"/>
          <w:sz w:val="20"/>
          <w:szCs w:val="20"/>
        </w:rPr>
        <w:t xml:space="preserve"> </w:t>
      </w:r>
    </w:p>
    <w:p w:rsidR="00B97CBE" w:rsidRDefault="00B97CBE" w:rsidP="00A234FA">
      <w:pPr>
        <w:pStyle w:val="ListParagraph"/>
        <w:numPr>
          <w:ilvl w:val="0"/>
          <w:numId w:val="27"/>
        </w:numPr>
        <w:tabs>
          <w:tab w:val="left" w:pos="630"/>
        </w:tabs>
        <w:ind w:left="432" w:hanging="432"/>
        <w:rPr>
          <w:rFonts w:ascii="Times New Roman" w:hAnsi="Times New Roman" w:cs="Times New Roman"/>
          <w:sz w:val="20"/>
          <w:szCs w:val="20"/>
        </w:rPr>
      </w:pPr>
      <w:bookmarkStart w:id="1416" w:name="_Ref355822857"/>
      <w:r w:rsidRPr="00B97CBE">
        <w:rPr>
          <w:rFonts w:ascii="Times New Roman" w:hAnsi="Times New Roman" w:cs="Times New Roman"/>
          <w:sz w:val="20"/>
          <w:szCs w:val="20"/>
        </w:rPr>
        <w:t xml:space="preserve">Exascale </w:t>
      </w:r>
      <w:proofErr w:type="spellStart"/>
      <w:r w:rsidRPr="00B97CBE">
        <w:rPr>
          <w:rFonts w:ascii="Times New Roman" w:hAnsi="Times New Roman" w:cs="Times New Roman"/>
          <w:sz w:val="20"/>
          <w:szCs w:val="20"/>
        </w:rPr>
        <w:t>FastForward</w:t>
      </w:r>
      <w:proofErr w:type="spellEnd"/>
      <w:r w:rsidRPr="00B97CBE">
        <w:rPr>
          <w:rFonts w:ascii="Times New Roman" w:hAnsi="Times New Roman" w:cs="Times New Roman"/>
          <w:sz w:val="20"/>
          <w:szCs w:val="20"/>
        </w:rPr>
        <w:t xml:space="preserve"> Heterogeneous Processor Research Report</w:t>
      </w:r>
      <w:r>
        <w:rPr>
          <w:rFonts w:ascii="Times New Roman" w:hAnsi="Times New Roman" w:cs="Times New Roman"/>
          <w:sz w:val="20"/>
          <w:szCs w:val="20"/>
        </w:rPr>
        <w:t xml:space="preserve">, AMD </w:t>
      </w:r>
      <w:proofErr w:type="spellStart"/>
      <w:r>
        <w:rPr>
          <w:rFonts w:ascii="Times New Roman" w:hAnsi="Times New Roman" w:cs="Times New Roman"/>
          <w:sz w:val="20"/>
          <w:szCs w:val="20"/>
        </w:rPr>
        <w:t>FastForward</w:t>
      </w:r>
      <w:proofErr w:type="spellEnd"/>
      <w:r>
        <w:rPr>
          <w:rFonts w:ascii="Times New Roman" w:hAnsi="Times New Roman" w:cs="Times New Roman"/>
          <w:sz w:val="20"/>
          <w:szCs w:val="20"/>
        </w:rPr>
        <w:t xml:space="preserve"> P2 Deliverable, </w:t>
      </w:r>
      <w:r w:rsidR="00422F58">
        <w:rPr>
          <w:rFonts w:ascii="Times New Roman" w:hAnsi="Times New Roman" w:cs="Times New Roman"/>
          <w:sz w:val="20"/>
          <w:szCs w:val="20"/>
        </w:rPr>
        <w:t xml:space="preserve">Jun </w:t>
      </w:r>
      <w:r>
        <w:rPr>
          <w:rFonts w:ascii="Times New Roman" w:hAnsi="Times New Roman" w:cs="Times New Roman"/>
          <w:sz w:val="20"/>
          <w:szCs w:val="20"/>
        </w:rPr>
        <w:t>2013.</w:t>
      </w:r>
      <w:bookmarkEnd w:id="1416"/>
    </w:p>
    <w:p w:rsidR="00396380" w:rsidRDefault="00396380" w:rsidP="00A234FA">
      <w:pPr>
        <w:pStyle w:val="ListParagraph"/>
        <w:numPr>
          <w:ilvl w:val="0"/>
          <w:numId w:val="27"/>
        </w:numPr>
        <w:tabs>
          <w:tab w:val="left" w:pos="630"/>
        </w:tabs>
        <w:ind w:left="432" w:hanging="432"/>
        <w:rPr>
          <w:rFonts w:ascii="Times New Roman" w:hAnsi="Times New Roman" w:cs="Times New Roman"/>
          <w:sz w:val="20"/>
          <w:szCs w:val="20"/>
        </w:rPr>
      </w:pPr>
      <w:bookmarkStart w:id="1417" w:name="_Ref355876604"/>
      <w:r>
        <w:rPr>
          <w:rFonts w:ascii="Times New Roman" w:hAnsi="Times New Roman" w:cs="Times New Roman"/>
          <w:sz w:val="20"/>
          <w:szCs w:val="20"/>
        </w:rPr>
        <w:t>Derek R. Hower, “</w:t>
      </w:r>
      <w:proofErr w:type="spellStart"/>
      <w:r>
        <w:rPr>
          <w:rFonts w:ascii="Times New Roman" w:hAnsi="Times New Roman" w:cs="Times New Roman"/>
          <w:sz w:val="20"/>
          <w:szCs w:val="20"/>
        </w:rPr>
        <w:t>Acoherent</w:t>
      </w:r>
      <w:proofErr w:type="spellEnd"/>
      <w:r>
        <w:rPr>
          <w:rFonts w:ascii="Times New Roman" w:hAnsi="Times New Roman" w:cs="Times New Roman"/>
          <w:sz w:val="20"/>
          <w:szCs w:val="20"/>
        </w:rPr>
        <w:t xml:space="preserve"> Shared Memory</w:t>
      </w:r>
      <w:r w:rsidR="00804755">
        <w:rPr>
          <w:rFonts w:ascii="Times New Roman" w:hAnsi="Times New Roman" w:cs="Times New Roman"/>
          <w:sz w:val="20"/>
          <w:szCs w:val="20"/>
        </w:rPr>
        <w:t>,</w:t>
      </w:r>
      <w:r>
        <w:rPr>
          <w:rFonts w:ascii="Times New Roman" w:hAnsi="Times New Roman" w:cs="Times New Roman"/>
          <w:sz w:val="20"/>
          <w:szCs w:val="20"/>
        </w:rPr>
        <w:t>” Ph.D. Thesis, 2012.</w:t>
      </w:r>
      <w:bookmarkEnd w:id="1417"/>
    </w:p>
    <w:p w:rsidR="00DE50CA" w:rsidRDefault="00DE50CA" w:rsidP="00A234FA">
      <w:pPr>
        <w:pStyle w:val="ListParagraph"/>
        <w:numPr>
          <w:ilvl w:val="0"/>
          <w:numId w:val="27"/>
        </w:numPr>
        <w:tabs>
          <w:tab w:val="left" w:pos="630"/>
        </w:tabs>
        <w:ind w:left="432" w:hanging="432"/>
        <w:rPr>
          <w:rFonts w:ascii="Times New Roman" w:hAnsi="Times New Roman" w:cs="Times New Roman"/>
          <w:sz w:val="20"/>
          <w:szCs w:val="20"/>
        </w:rPr>
      </w:pPr>
      <w:bookmarkStart w:id="1418" w:name="_Ref355878187"/>
      <w:proofErr w:type="spellStart"/>
      <w:r w:rsidRPr="00DE50CA">
        <w:rPr>
          <w:rFonts w:ascii="Times New Roman" w:hAnsi="Times New Roman" w:cs="Times New Roman"/>
          <w:sz w:val="20"/>
          <w:szCs w:val="20"/>
        </w:rPr>
        <w:t>Cantin</w:t>
      </w:r>
      <w:proofErr w:type="spellEnd"/>
      <w:r w:rsidRPr="00DE50CA">
        <w:rPr>
          <w:rFonts w:ascii="Times New Roman" w:hAnsi="Times New Roman" w:cs="Times New Roman"/>
          <w:sz w:val="20"/>
          <w:szCs w:val="20"/>
        </w:rPr>
        <w:t xml:space="preserve">, J.F.; Smith, J.E.; </w:t>
      </w:r>
      <w:proofErr w:type="spellStart"/>
      <w:r w:rsidRPr="00DE50CA">
        <w:rPr>
          <w:rFonts w:ascii="Times New Roman" w:hAnsi="Times New Roman" w:cs="Times New Roman"/>
          <w:sz w:val="20"/>
          <w:szCs w:val="20"/>
        </w:rPr>
        <w:t>Lipasti</w:t>
      </w:r>
      <w:proofErr w:type="spellEnd"/>
      <w:r w:rsidRPr="00DE50CA">
        <w:rPr>
          <w:rFonts w:ascii="Times New Roman" w:hAnsi="Times New Roman" w:cs="Times New Roman"/>
          <w:sz w:val="20"/>
          <w:szCs w:val="20"/>
        </w:rPr>
        <w:t xml:space="preserve">, M.H.; </w:t>
      </w:r>
      <w:proofErr w:type="spellStart"/>
      <w:r w:rsidRPr="00DE50CA">
        <w:rPr>
          <w:rFonts w:ascii="Times New Roman" w:hAnsi="Times New Roman" w:cs="Times New Roman"/>
          <w:sz w:val="20"/>
          <w:szCs w:val="20"/>
        </w:rPr>
        <w:t>Moshovos</w:t>
      </w:r>
      <w:proofErr w:type="spellEnd"/>
      <w:r w:rsidRPr="00DE50CA">
        <w:rPr>
          <w:rFonts w:ascii="Times New Roman" w:hAnsi="Times New Roman" w:cs="Times New Roman"/>
          <w:sz w:val="20"/>
          <w:szCs w:val="20"/>
        </w:rPr>
        <w:t xml:space="preserve">, A.; </w:t>
      </w:r>
      <w:proofErr w:type="spellStart"/>
      <w:r w:rsidRPr="00DE50CA">
        <w:rPr>
          <w:rFonts w:ascii="Times New Roman" w:hAnsi="Times New Roman" w:cs="Times New Roman"/>
          <w:sz w:val="20"/>
          <w:szCs w:val="20"/>
        </w:rPr>
        <w:t>Falsafi</w:t>
      </w:r>
      <w:proofErr w:type="spellEnd"/>
      <w:r w:rsidRPr="00DE50CA">
        <w:rPr>
          <w:rFonts w:ascii="Times New Roman" w:hAnsi="Times New Roman" w:cs="Times New Roman"/>
          <w:sz w:val="20"/>
          <w:szCs w:val="20"/>
        </w:rPr>
        <w:t xml:space="preserve">, B., "Coarse-Grain Coherence Tracking: </w:t>
      </w:r>
      <w:proofErr w:type="spellStart"/>
      <w:r w:rsidRPr="00DE50CA">
        <w:rPr>
          <w:rFonts w:ascii="Times New Roman" w:hAnsi="Times New Roman" w:cs="Times New Roman"/>
          <w:sz w:val="20"/>
          <w:szCs w:val="20"/>
        </w:rPr>
        <w:t>RegionScout</w:t>
      </w:r>
      <w:proofErr w:type="spellEnd"/>
      <w:r w:rsidRPr="00DE50CA">
        <w:rPr>
          <w:rFonts w:ascii="Times New Roman" w:hAnsi="Times New Roman" w:cs="Times New Roman"/>
          <w:sz w:val="20"/>
          <w:szCs w:val="20"/>
        </w:rPr>
        <w:t xml:space="preserve"> and Region Coherence Arrays," </w:t>
      </w:r>
      <w:r w:rsidR="00804755">
        <w:rPr>
          <w:rFonts w:ascii="Times New Roman" w:hAnsi="Times New Roman" w:cs="Times New Roman"/>
          <w:sz w:val="20"/>
          <w:szCs w:val="20"/>
        </w:rPr>
        <w:t xml:space="preserve">IEEE </w:t>
      </w:r>
      <w:r w:rsidRPr="00DE50CA">
        <w:rPr>
          <w:rFonts w:ascii="Times New Roman" w:hAnsi="Times New Roman" w:cs="Times New Roman"/>
          <w:sz w:val="20"/>
          <w:szCs w:val="20"/>
        </w:rPr>
        <w:t>Micro, vol.26, no.1, pp.</w:t>
      </w:r>
      <w:r w:rsidR="00804755">
        <w:rPr>
          <w:rFonts w:ascii="Times New Roman" w:hAnsi="Times New Roman" w:cs="Times New Roman"/>
          <w:sz w:val="20"/>
          <w:szCs w:val="20"/>
        </w:rPr>
        <w:t xml:space="preserve"> </w:t>
      </w:r>
      <w:r w:rsidRPr="00DE50CA">
        <w:rPr>
          <w:rFonts w:ascii="Times New Roman" w:hAnsi="Times New Roman" w:cs="Times New Roman"/>
          <w:sz w:val="20"/>
          <w:szCs w:val="20"/>
        </w:rPr>
        <w:t>70</w:t>
      </w:r>
      <w:r w:rsidR="00804755">
        <w:rPr>
          <w:rFonts w:ascii="Times New Roman" w:hAnsi="Times New Roman" w:cs="Times New Roman"/>
          <w:sz w:val="20"/>
          <w:szCs w:val="20"/>
        </w:rPr>
        <w:t>-</w:t>
      </w:r>
      <w:r w:rsidRPr="00DE50CA">
        <w:rPr>
          <w:rFonts w:ascii="Times New Roman" w:hAnsi="Times New Roman" w:cs="Times New Roman"/>
          <w:sz w:val="20"/>
          <w:szCs w:val="20"/>
        </w:rPr>
        <w:t>79, Jan-Feb 2006</w:t>
      </w:r>
      <w:r>
        <w:rPr>
          <w:rFonts w:ascii="Times New Roman" w:hAnsi="Times New Roman" w:cs="Times New Roman"/>
          <w:sz w:val="20"/>
          <w:szCs w:val="20"/>
        </w:rPr>
        <w:t>.</w:t>
      </w:r>
      <w:bookmarkEnd w:id="1418"/>
    </w:p>
    <w:p w:rsidR="00396380" w:rsidRDefault="00396380" w:rsidP="00A234FA">
      <w:pPr>
        <w:pStyle w:val="ListParagraph"/>
        <w:numPr>
          <w:ilvl w:val="0"/>
          <w:numId w:val="27"/>
        </w:numPr>
        <w:tabs>
          <w:tab w:val="left" w:pos="630"/>
        </w:tabs>
        <w:ind w:left="432" w:hanging="432"/>
        <w:rPr>
          <w:rFonts w:ascii="Times New Roman" w:hAnsi="Times New Roman" w:cs="Times New Roman"/>
          <w:sz w:val="20"/>
          <w:szCs w:val="20"/>
        </w:rPr>
      </w:pPr>
      <w:bookmarkStart w:id="1419" w:name="_Ref355878215"/>
      <w:proofErr w:type="spellStart"/>
      <w:r w:rsidRPr="00396380">
        <w:rPr>
          <w:rFonts w:ascii="Times New Roman" w:hAnsi="Times New Roman" w:cs="Times New Roman"/>
          <w:sz w:val="20"/>
          <w:szCs w:val="20"/>
        </w:rPr>
        <w:t>Zebchuk</w:t>
      </w:r>
      <w:proofErr w:type="spellEnd"/>
      <w:r w:rsidR="00804755">
        <w:rPr>
          <w:rFonts w:ascii="Times New Roman" w:hAnsi="Times New Roman" w:cs="Times New Roman"/>
          <w:sz w:val="20"/>
          <w:szCs w:val="20"/>
        </w:rPr>
        <w:t>,</w:t>
      </w:r>
      <w:r w:rsidR="00804755" w:rsidRPr="00804755">
        <w:rPr>
          <w:rFonts w:ascii="Times New Roman" w:hAnsi="Times New Roman" w:cs="Times New Roman"/>
          <w:sz w:val="20"/>
          <w:szCs w:val="20"/>
        </w:rPr>
        <w:t xml:space="preserve"> </w:t>
      </w:r>
      <w:r w:rsidR="00804755" w:rsidRPr="00396380">
        <w:rPr>
          <w:rFonts w:ascii="Times New Roman" w:hAnsi="Times New Roman" w:cs="Times New Roman"/>
          <w:sz w:val="20"/>
          <w:szCs w:val="20"/>
        </w:rPr>
        <w:t>J</w:t>
      </w:r>
      <w:r w:rsidR="00804755">
        <w:rPr>
          <w:rFonts w:ascii="Times New Roman" w:hAnsi="Times New Roman" w:cs="Times New Roman"/>
          <w:sz w:val="20"/>
          <w:szCs w:val="20"/>
        </w:rPr>
        <w:t>.;</w:t>
      </w:r>
      <w:r w:rsidRPr="00396380">
        <w:rPr>
          <w:rFonts w:ascii="Times New Roman" w:hAnsi="Times New Roman" w:cs="Times New Roman"/>
          <w:sz w:val="20"/>
          <w:szCs w:val="20"/>
        </w:rPr>
        <w:t xml:space="preserve"> Cain</w:t>
      </w:r>
      <w:r w:rsidR="00804755">
        <w:rPr>
          <w:rFonts w:ascii="Times New Roman" w:hAnsi="Times New Roman" w:cs="Times New Roman"/>
          <w:sz w:val="20"/>
          <w:szCs w:val="20"/>
        </w:rPr>
        <w:t>,</w:t>
      </w:r>
      <w:r w:rsidR="00804755" w:rsidRPr="00804755">
        <w:rPr>
          <w:rFonts w:ascii="Times New Roman" w:hAnsi="Times New Roman" w:cs="Times New Roman"/>
          <w:sz w:val="20"/>
          <w:szCs w:val="20"/>
        </w:rPr>
        <w:t xml:space="preserve"> </w:t>
      </w:r>
      <w:r w:rsidR="00804755" w:rsidRPr="00396380">
        <w:rPr>
          <w:rFonts w:ascii="Times New Roman" w:hAnsi="Times New Roman" w:cs="Times New Roman"/>
          <w:sz w:val="20"/>
          <w:szCs w:val="20"/>
        </w:rPr>
        <w:t>H</w:t>
      </w:r>
      <w:r w:rsidR="00804755">
        <w:rPr>
          <w:rFonts w:ascii="Times New Roman" w:hAnsi="Times New Roman" w:cs="Times New Roman"/>
          <w:sz w:val="20"/>
          <w:szCs w:val="20"/>
        </w:rPr>
        <w:t>.</w:t>
      </w:r>
      <w:r w:rsidR="00804755" w:rsidRPr="00396380">
        <w:rPr>
          <w:rFonts w:ascii="Times New Roman" w:hAnsi="Times New Roman" w:cs="Times New Roman"/>
          <w:sz w:val="20"/>
          <w:szCs w:val="20"/>
        </w:rPr>
        <w:t>W.</w:t>
      </w:r>
      <w:r w:rsidR="00804755">
        <w:rPr>
          <w:rFonts w:ascii="Times New Roman" w:hAnsi="Times New Roman" w:cs="Times New Roman"/>
          <w:sz w:val="20"/>
          <w:szCs w:val="20"/>
        </w:rPr>
        <w:t>;</w:t>
      </w:r>
      <w:r w:rsidRPr="00396380">
        <w:rPr>
          <w:rFonts w:ascii="Times New Roman" w:hAnsi="Times New Roman" w:cs="Times New Roman"/>
          <w:sz w:val="20"/>
          <w:szCs w:val="20"/>
        </w:rPr>
        <w:t xml:space="preserve"> </w:t>
      </w:r>
      <w:r w:rsidR="00804755">
        <w:rPr>
          <w:rFonts w:ascii="Times New Roman" w:hAnsi="Times New Roman" w:cs="Times New Roman"/>
          <w:sz w:val="20"/>
          <w:szCs w:val="20"/>
        </w:rPr>
        <w:t xml:space="preserve">Tong, </w:t>
      </w:r>
      <w:r w:rsidRPr="00396380">
        <w:rPr>
          <w:rFonts w:ascii="Times New Roman" w:hAnsi="Times New Roman" w:cs="Times New Roman"/>
          <w:sz w:val="20"/>
          <w:szCs w:val="20"/>
        </w:rPr>
        <w:t>X</w:t>
      </w:r>
      <w:r w:rsidR="00804755">
        <w:rPr>
          <w:rFonts w:ascii="Times New Roman" w:hAnsi="Times New Roman" w:cs="Times New Roman"/>
          <w:sz w:val="20"/>
          <w:szCs w:val="20"/>
        </w:rPr>
        <w:t>.;</w:t>
      </w:r>
      <w:r w:rsidRPr="00396380">
        <w:rPr>
          <w:rFonts w:ascii="Times New Roman" w:hAnsi="Times New Roman" w:cs="Times New Roman"/>
          <w:sz w:val="20"/>
          <w:szCs w:val="20"/>
        </w:rPr>
        <w:t xml:space="preserve"> Srinivasan</w:t>
      </w:r>
      <w:r w:rsidR="00804755">
        <w:rPr>
          <w:rFonts w:ascii="Times New Roman" w:hAnsi="Times New Roman" w:cs="Times New Roman"/>
          <w:sz w:val="20"/>
          <w:szCs w:val="20"/>
        </w:rPr>
        <w:t>,</w:t>
      </w:r>
      <w:r w:rsidR="00804755" w:rsidRPr="00804755">
        <w:rPr>
          <w:rFonts w:ascii="Times New Roman" w:hAnsi="Times New Roman" w:cs="Times New Roman"/>
          <w:sz w:val="20"/>
          <w:szCs w:val="20"/>
        </w:rPr>
        <w:t xml:space="preserve"> </w:t>
      </w:r>
      <w:r w:rsidR="00804755" w:rsidRPr="00396380">
        <w:rPr>
          <w:rFonts w:ascii="Times New Roman" w:hAnsi="Times New Roman" w:cs="Times New Roman"/>
          <w:sz w:val="20"/>
          <w:szCs w:val="20"/>
        </w:rPr>
        <w:t>V</w:t>
      </w:r>
      <w:r w:rsidR="00804755">
        <w:rPr>
          <w:rFonts w:ascii="Times New Roman" w:hAnsi="Times New Roman" w:cs="Times New Roman"/>
          <w:sz w:val="20"/>
          <w:szCs w:val="20"/>
        </w:rPr>
        <w:t>.;</w:t>
      </w:r>
      <w:r w:rsidRPr="00396380">
        <w:rPr>
          <w:rFonts w:ascii="Times New Roman" w:hAnsi="Times New Roman" w:cs="Times New Roman"/>
          <w:sz w:val="20"/>
          <w:szCs w:val="20"/>
        </w:rPr>
        <w:t xml:space="preserve"> </w:t>
      </w:r>
      <w:proofErr w:type="spellStart"/>
      <w:r w:rsidR="00804755" w:rsidRPr="00396380">
        <w:rPr>
          <w:rFonts w:ascii="Times New Roman" w:hAnsi="Times New Roman" w:cs="Times New Roman"/>
          <w:sz w:val="20"/>
          <w:szCs w:val="20"/>
        </w:rPr>
        <w:t>Moshovos</w:t>
      </w:r>
      <w:proofErr w:type="spellEnd"/>
      <w:r w:rsidR="00804755">
        <w:rPr>
          <w:rFonts w:ascii="Times New Roman" w:hAnsi="Times New Roman" w:cs="Times New Roman"/>
          <w:sz w:val="20"/>
          <w:szCs w:val="20"/>
        </w:rPr>
        <w:t>,</w:t>
      </w:r>
      <w:r w:rsidR="00804755" w:rsidRPr="00396380" w:rsidDel="00804755">
        <w:rPr>
          <w:rFonts w:ascii="Times New Roman" w:hAnsi="Times New Roman" w:cs="Times New Roman"/>
          <w:sz w:val="20"/>
          <w:szCs w:val="20"/>
        </w:rPr>
        <w:t xml:space="preserve"> </w:t>
      </w:r>
      <w:r w:rsidRPr="00396380">
        <w:rPr>
          <w:rFonts w:ascii="Times New Roman" w:hAnsi="Times New Roman" w:cs="Times New Roman"/>
          <w:sz w:val="20"/>
          <w:szCs w:val="20"/>
        </w:rPr>
        <w:t>A</w:t>
      </w:r>
      <w:r w:rsidR="00804755">
        <w:rPr>
          <w:rFonts w:ascii="Times New Roman" w:hAnsi="Times New Roman" w:cs="Times New Roman"/>
          <w:sz w:val="20"/>
          <w:szCs w:val="20"/>
        </w:rPr>
        <w:t>.,</w:t>
      </w:r>
      <w:r w:rsidRPr="00396380">
        <w:rPr>
          <w:rFonts w:ascii="Times New Roman" w:hAnsi="Times New Roman" w:cs="Times New Roman"/>
          <w:sz w:val="20"/>
          <w:szCs w:val="20"/>
        </w:rPr>
        <w:t xml:space="preserve"> </w:t>
      </w:r>
      <w:r>
        <w:rPr>
          <w:rFonts w:ascii="Times New Roman" w:hAnsi="Times New Roman" w:cs="Times New Roman"/>
          <w:sz w:val="20"/>
          <w:szCs w:val="20"/>
        </w:rPr>
        <w:t>“</w:t>
      </w:r>
      <w:proofErr w:type="spellStart"/>
      <w:r w:rsidRPr="00396380">
        <w:rPr>
          <w:rFonts w:ascii="Times New Roman" w:hAnsi="Times New Roman" w:cs="Times New Roman"/>
          <w:sz w:val="20"/>
          <w:szCs w:val="20"/>
        </w:rPr>
        <w:t>ReCaP</w:t>
      </w:r>
      <w:proofErr w:type="spellEnd"/>
      <w:r w:rsidRPr="00396380">
        <w:rPr>
          <w:rFonts w:ascii="Times New Roman" w:hAnsi="Times New Roman" w:cs="Times New Roman"/>
          <w:sz w:val="20"/>
          <w:szCs w:val="20"/>
        </w:rPr>
        <w:t>: A Region-Based Cure for the Common Cold (Cache)</w:t>
      </w:r>
      <w:r>
        <w:rPr>
          <w:rFonts w:ascii="Times New Roman" w:hAnsi="Times New Roman" w:cs="Times New Roman"/>
          <w:sz w:val="20"/>
          <w:szCs w:val="20"/>
        </w:rPr>
        <w:t xml:space="preserve">”, </w:t>
      </w:r>
      <w:r w:rsidRPr="00396380">
        <w:rPr>
          <w:rFonts w:ascii="Times New Roman" w:hAnsi="Times New Roman" w:cs="Times New Roman"/>
          <w:sz w:val="20"/>
          <w:szCs w:val="20"/>
        </w:rPr>
        <w:t>Proc</w:t>
      </w:r>
      <w:r w:rsidR="00804755">
        <w:rPr>
          <w:rFonts w:ascii="Times New Roman" w:hAnsi="Times New Roman" w:cs="Times New Roman"/>
          <w:sz w:val="20"/>
          <w:szCs w:val="20"/>
        </w:rPr>
        <w:t xml:space="preserve">eedings </w:t>
      </w:r>
      <w:r w:rsidRPr="00396380">
        <w:rPr>
          <w:rFonts w:ascii="Times New Roman" w:hAnsi="Times New Roman" w:cs="Times New Roman"/>
          <w:sz w:val="20"/>
          <w:szCs w:val="20"/>
        </w:rPr>
        <w:t xml:space="preserve">of the </w:t>
      </w:r>
      <w:r w:rsidR="00804755">
        <w:rPr>
          <w:rFonts w:ascii="Times New Roman" w:hAnsi="Times New Roman" w:cs="Times New Roman"/>
          <w:sz w:val="20"/>
          <w:szCs w:val="20"/>
        </w:rPr>
        <w:t>19</w:t>
      </w:r>
      <w:r w:rsidR="00EA5980" w:rsidRPr="00EA5980">
        <w:rPr>
          <w:rFonts w:ascii="Times New Roman" w:hAnsi="Times New Roman" w:cs="Times New Roman"/>
          <w:sz w:val="20"/>
          <w:szCs w:val="20"/>
          <w:vertAlign w:val="superscript"/>
        </w:rPr>
        <w:t>th</w:t>
      </w:r>
      <w:r w:rsidR="00804755">
        <w:rPr>
          <w:rFonts w:ascii="Times New Roman" w:hAnsi="Times New Roman" w:cs="Times New Roman"/>
          <w:sz w:val="20"/>
          <w:szCs w:val="20"/>
        </w:rPr>
        <w:t xml:space="preserve"> </w:t>
      </w:r>
      <w:r w:rsidRPr="00396380">
        <w:rPr>
          <w:rFonts w:ascii="Times New Roman" w:hAnsi="Times New Roman" w:cs="Times New Roman"/>
          <w:sz w:val="20"/>
          <w:szCs w:val="20"/>
        </w:rPr>
        <w:t>International Symposium on High Performance Computer Architecture, Feb 2013</w:t>
      </w:r>
      <w:r>
        <w:rPr>
          <w:rFonts w:ascii="Times New Roman" w:hAnsi="Times New Roman" w:cs="Times New Roman"/>
          <w:sz w:val="20"/>
          <w:szCs w:val="20"/>
        </w:rPr>
        <w:t>.</w:t>
      </w:r>
      <w:bookmarkEnd w:id="1419"/>
    </w:p>
    <w:p w:rsidR="00D35C2C" w:rsidRDefault="00D35C2C" w:rsidP="00A234FA">
      <w:pPr>
        <w:pStyle w:val="ListParagraph"/>
        <w:numPr>
          <w:ilvl w:val="0"/>
          <w:numId w:val="27"/>
        </w:numPr>
        <w:tabs>
          <w:tab w:val="left" w:pos="630"/>
        </w:tabs>
        <w:ind w:left="432" w:hanging="432"/>
        <w:rPr>
          <w:rFonts w:ascii="Times New Roman" w:hAnsi="Times New Roman" w:cs="Times New Roman"/>
          <w:sz w:val="20"/>
          <w:szCs w:val="20"/>
        </w:rPr>
      </w:pPr>
      <w:bookmarkStart w:id="1420" w:name="_Ref355910619"/>
      <w:proofErr w:type="spellStart"/>
      <w:r w:rsidRPr="00D35C2C">
        <w:rPr>
          <w:rFonts w:ascii="Times New Roman" w:hAnsi="Times New Roman" w:cs="Times New Roman"/>
          <w:sz w:val="20"/>
          <w:szCs w:val="20"/>
        </w:rPr>
        <w:t>Lebeck</w:t>
      </w:r>
      <w:proofErr w:type="spellEnd"/>
      <w:r w:rsidRPr="00D35C2C">
        <w:rPr>
          <w:rFonts w:ascii="Times New Roman" w:hAnsi="Times New Roman" w:cs="Times New Roman"/>
          <w:sz w:val="20"/>
          <w:szCs w:val="20"/>
        </w:rPr>
        <w:t>, A.R.; Wood, D.A., "Dynamic self-invalidation: reducing coherence overhead in shared-memory multiprocessors," Proceedings</w:t>
      </w:r>
      <w:r w:rsidR="00804755">
        <w:rPr>
          <w:rFonts w:ascii="Times New Roman" w:hAnsi="Times New Roman" w:cs="Times New Roman"/>
          <w:sz w:val="20"/>
          <w:szCs w:val="20"/>
        </w:rPr>
        <w:t xml:space="preserve"> of the</w:t>
      </w:r>
      <w:r w:rsidRPr="00D35C2C">
        <w:rPr>
          <w:rFonts w:ascii="Times New Roman" w:hAnsi="Times New Roman" w:cs="Times New Roman"/>
          <w:sz w:val="20"/>
          <w:szCs w:val="20"/>
        </w:rPr>
        <w:t xml:space="preserve"> </w:t>
      </w:r>
      <w:r w:rsidR="00804755">
        <w:rPr>
          <w:rFonts w:ascii="Times New Roman" w:hAnsi="Times New Roman" w:cs="Times New Roman"/>
          <w:sz w:val="20"/>
          <w:szCs w:val="20"/>
        </w:rPr>
        <w:t>22</w:t>
      </w:r>
      <w:r w:rsidR="00EA5980" w:rsidRPr="00EA5980">
        <w:rPr>
          <w:rFonts w:ascii="Times New Roman" w:hAnsi="Times New Roman" w:cs="Times New Roman"/>
          <w:sz w:val="20"/>
          <w:szCs w:val="20"/>
          <w:vertAlign w:val="superscript"/>
        </w:rPr>
        <w:t>nd</w:t>
      </w:r>
      <w:r w:rsidR="00804755">
        <w:rPr>
          <w:rFonts w:ascii="Times New Roman" w:hAnsi="Times New Roman" w:cs="Times New Roman"/>
          <w:sz w:val="20"/>
          <w:szCs w:val="20"/>
        </w:rPr>
        <w:t xml:space="preserve"> </w:t>
      </w:r>
      <w:r w:rsidRPr="00D35C2C">
        <w:rPr>
          <w:rFonts w:ascii="Times New Roman" w:hAnsi="Times New Roman" w:cs="Times New Roman"/>
          <w:sz w:val="20"/>
          <w:szCs w:val="20"/>
        </w:rPr>
        <w:t xml:space="preserve">Annual International Symposium on </w:t>
      </w:r>
      <w:r w:rsidR="00804755" w:rsidRPr="00D35C2C">
        <w:rPr>
          <w:rFonts w:ascii="Times New Roman" w:hAnsi="Times New Roman" w:cs="Times New Roman"/>
          <w:sz w:val="20"/>
          <w:szCs w:val="20"/>
        </w:rPr>
        <w:t>Computer Architecture</w:t>
      </w:r>
      <w:r w:rsidRPr="00D35C2C">
        <w:rPr>
          <w:rFonts w:ascii="Times New Roman" w:hAnsi="Times New Roman" w:cs="Times New Roman"/>
          <w:sz w:val="20"/>
          <w:szCs w:val="20"/>
        </w:rPr>
        <w:t xml:space="preserve">, </w:t>
      </w:r>
      <w:r w:rsidR="00804755">
        <w:rPr>
          <w:rFonts w:ascii="Times New Roman" w:hAnsi="Times New Roman" w:cs="Times New Roman"/>
          <w:sz w:val="20"/>
          <w:szCs w:val="20"/>
        </w:rPr>
        <w:t>p</w:t>
      </w:r>
      <w:r w:rsidRPr="00D35C2C">
        <w:rPr>
          <w:rFonts w:ascii="Times New Roman" w:hAnsi="Times New Roman" w:cs="Times New Roman"/>
          <w:sz w:val="20"/>
          <w:szCs w:val="20"/>
        </w:rPr>
        <w:t>p.48</w:t>
      </w:r>
      <w:r w:rsidR="00804755">
        <w:rPr>
          <w:rFonts w:ascii="Times New Roman" w:hAnsi="Times New Roman" w:cs="Times New Roman"/>
          <w:sz w:val="20"/>
          <w:szCs w:val="20"/>
        </w:rPr>
        <w:t>-</w:t>
      </w:r>
      <w:r w:rsidRPr="00D35C2C">
        <w:rPr>
          <w:rFonts w:ascii="Times New Roman" w:hAnsi="Times New Roman" w:cs="Times New Roman"/>
          <w:sz w:val="20"/>
          <w:szCs w:val="20"/>
        </w:rPr>
        <w:t>59, 22-24 Jun 1995</w:t>
      </w:r>
      <w:r>
        <w:rPr>
          <w:rFonts w:ascii="Times New Roman" w:hAnsi="Times New Roman" w:cs="Times New Roman"/>
          <w:sz w:val="20"/>
          <w:szCs w:val="20"/>
        </w:rPr>
        <w:t>.</w:t>
      </w:r>
      <w:bookmarkEnd w:id="1420"/>
    </w:p>
    <w:p w:rsidR="00D35C2C" w:rsidRDefault="00D35C2C" w:rsidP="00A234FA">
      <w:pPr>
        <w:pStyle w:val="ListParagraph"/>
        <w:numPr>
          <w:ilvl w:val="0"/>
          <w:numId w:val="27"/>
        </w:numPr>
        <w:tabs>
          <w:tab w:val="left" w:pos="630"/>
        </w:tabs>
        <w:ind w:left="432" w:hanging="432"/>
        <w:rPr>
          <w:rFonts w:ascii="Times New Roman" w:hAnsi="Times New Roman" w:cs="Times New Roman"/>
          <w:sz w:val="20"/>
          <w:szCs w:val="20"/>
        </w:rPr>
      </w:pPr>
      <w:bookmarkStart w:id="1421" w:name="_Ref355910644"/>
      <w:r w:rsidRPr="00D35C2C">
        <w:rPr>
          <w:rFonts w:ascii="Times New Roman" w:hAnsi="Times New Roman" w:cs="Times New Roman"/>
          <w:sz w:val="20"/>
          <w:szCs w:val="20"/>
        </w:rPr>
        <w:t>Singh</w:t>
      </w:r>
      <w:r w:rsidR="00D63CC0">
        <w:rPr>
          <w:rFonts w:ascii="Times New Roman" w:hAnsi="Times New Roman" w:cs="Times New Roman"/>
          <w:sz w:val="20"/>
          <w:szCs w:val="20"/>
        </w:rPr>
        <w:t>,</w:t>
      </w:r>
      <w:r w:rsidR="00804755">
        <w:rPr>
          <w:rFonts w:ascii="Times New Roman" w:hAnsi="Times New Roman" w:cs="Times New Roman"/>
          <w:sz w:val="20"/>
          <w:szCs w:val="20"/>
        </w:rPr>
        <w:t xml:space="preserve"> I.;</w:t>
      </w:r>
      <w:r w:rsidRPr="00D35C2C">
        <w:rPr>
          <w:rFonts w:ascii="Times New Roman" w:hAnsi="Times New Roman" w:cs="Times New Roman"/>
          <w:sz w:val="20"/>
          <w:szCs w:val="20"/>
        </w:rPr>
        <w:t xml:space="preserve"> </w:t>
      </w:r>
      <w:proofErr w:type="spellStart"/>
      <w:r w:rsidRPr="00D35C2C">
        <w:rPr>
          <w:rFonts w:ascii="Times New Roman" w:hAnsi="Times New Roman" w:cs="Times New Roman"/>
          <w:sz w:val="20"/>
          <w:szCs w:val="20"/>
        </w:rPr>
        <w:t>Shriraman</w:t>
      </w:r>
      <w:proofErr w:type="spellEnd"/>
      <w:r w:rsidR="00D63CC0">
        <w:rPr>
          <w:rFonts w:ascii="Times New Roman" w:hAnsi="Times New Roman" w:cs="Times New Roman"/>
          <w:sz w:val="20"/>
          <w:szCs w:val="20"/>
        </w:rPr>
        <w:t>,</w:t>
      </w:r>
      <w:r w:rsidR="00804755">
        <w:rPr>
          <w:rFonts w:ascii="Times New Roman" w:hAnsi="Times New Roman" w:cs="Times New Roman"/>
          <w:sz w:val="20"/>
          <w:szCs w:val="20"/>
        </w:rPr>
        <w:t xml:space="preserve"> A.;</w:t>
      </w:r>
      <w:r w:rsidRPr="00D35C2C">
        <w:rPr>
          <w:rFonts w:ascii="Times New Roman" w:hAnsi="Times New Roman" w:cs="Times New Roman"/>
          <w:sz w:val="20"/>
          <w:szCs w:val="20"/>
        </w:rPr>
        <w:t xml:space="preserve"> Fung, </w:t>
      </w:r>
      <w:r w:rsidR="00D63CC0">
        <w:rPr>
          <w:rFonts w:ascii="Times New Roman" w:hAnsi="Times New Roman" w:cs="Times New Roman"/>
          <w:sz w:val="20"/>
          <w:szCs w:val="20"/>
        </w:rPr>
        <w:t xml:space="preserve">W.W.L; </w:t>
      </w:r>
      <w:r w:rsidRPr="00D35C2C">
        <w:rPr>
          <w:rFonts w:ascii="Times New Roman" w:hAnsi="Times New Roman" w:cs="Times New Roman"/>
          <w:sz w:val="20"/>
          <w:szCs w:val="20"/>
        </w:rPr>
        <w:t>O'Connor,</w:t>
      </w:r>
      <w:r w:rsidR="00D63CC0">
        <w:rPr>
          <w:rFonts w:ascii="Times New Roman" w:hAnsi="Times New Roman" w:cs="Times New Roman"/>
          <w:sz w:val="20"/>
          <w:szCs w:val="20"/>
        </w:rPr>
        <w:t xml:space="preserve"> M.;</w:t>
      </w:r>
      <w:r w:rsidRPr="00D35C2C">
        <w:rPr>
          <w:rFonts w:ascii="Times New Roman" w:hAnsi="Times New Roman" w:cs="Times New Roman"/>
          <w:sz w:val="20"/>
          <w:szCs w:val="20"/>
        </w:rPr>
        <w:t xml:space="preserve"> Aamodt,</w:t>
      </w:r>
      <w:r w:rsidR="00D63CC0">
        <w:rPr>
          <w:rFonts w:ascii="Times New Roman" w:hAnsi="Times New Roman" w:cs="Times New Roman"/>
          <w:sz w:val="20"/>
          <w:szCs w:val="20"/>
        </w:rPr>
        <w:t xml:space="preserve"> T.M.,</w:t>
      </w:r>
      <w:r w:rsidRPr="00D35C2C">
        <w:rPr>
          <w:rFonts w:ascii="Times New Roman" w:hAnsi="Times New Roman" w:cs="Times New Roman"/>
          <w:sz w:val="20"/>
          <w:szCs w:val="20"/>
        </w:rPr>
        <w:t xml:space="preserve"> "Cache Coherence for GPU Architectures</w:t>
      </w:r>
      <w:r w:rsidR="00D63CC0">
        <w:rPr>
          <w:rFonts w:ascii="Times New Roman" w:hAnsi="Times New Roman" w:cs="Times New Roman"/>
          <w:sz w:val="20"/>
          <w:szCs w:val="20"/>
        </w:rPr>
        <w:t>,</w:t>
      </w:r>
      <w:r w:rsidRPr="00D35C2C">
        <w:rPr>
          <w:rFonts w:ascii="Times New Roman" w:hAnsi="Times New Roman" w:cs="Times New Roman"/>
          <w:sz w:val="20"/>
          <w:szCs w:val="20"/>
        </w:rPr>
        <w:t xml:space="preserve">" </w:t>
      </w:r>
      <w:r w:rsidR="00D63CC0">
        <w:rPr>
          <w:rFonts w:ascii="Times New Roman" w:hAnsi="Times New Roman" w:cs="Times New Roman"/>
          <w:sz w:val="20"/>
          <w:szCs w:val="20"/>
        </w:rPr>
        <w:t>P</w:t>
      </w:r>
      <w:r w:rsidRPr="00D35C2C">
        <w:rPr>
          <w:rFonts w:ascii="Times New Roman" w:hAnsi="Times New Roman" w:cs="Times New Roman"/>
          <w:sz w:val="20"/>
          <w:szCs w:val="20"/>
        </w:rPr>
        <w:t xml:space="preserve">roceedings of the </w:t>
      </w:r>
      <w:r w:rsidR="00D63CC0">
        <w:rPr>
          <w:rFonts w:ascii="Times New Roman" w:hAnsi="Times New Roman" w:cs="Times New Roman"/>
          <w:sz w:val="20"/>
          <w:szCs w:val="20"/>
        </w:rPr>
        <w:t>19</w:t>
      </w:r>
      <w:r w:rsidR="00EA5980" w:rsidRPr="00EA5980">
        <w:rPr>
          <w:rFonts w:ascii="Times New Roman" w:hAnsi="Times New Roman" w:cs="Times New Roman"/>
          <w:sz w:val="20"/>
          <w:szCs w:val="20"/>
          <w:vertAlign w:val="superscript"/>
        </w:rPr>
        <w:t>th</w:t>
      </w:r>
      <w:r w:rsidR="00D63CC0">
        <w:rPr>
          <w:rFonts w:ascii="Times New Roman" w:hAnsi="Times New Roman" w:cs="Times New Roman"/>
          <w:sz w:val="20"/>
          <w:szCs w:val="20"/>
        </w:rPr>
        <w:t xml:space="preserve"> </w:t>
      </w:r>
      <w:r w:rsidRPr="00D35C2C">
        <w:rPr>
          <w:rFonts w:ascii="Times New Roman" w:hAnsi="Times New Roman" w:cs="Times New Roman"/>
          <w:sz w:val="20"/>
          <w:szCs w:val="20"/>
        </w:rPr>
        <w:t>International Symposium on High-Performance Computer Architecture, pp. 578-590, Shenzhen, China, Feb 23-27, 2013.</w:t>
      </w:r>
      <w:bookmarkEnd w:id="1421"/>
    </w:p>
    <w:p w:rsidR="00B126E1" w:rsidRPr="00B126E1" w:rsidRDefault="00B126E1" w:rsidP="00B126E1">
      <w:pPr>
        <w:pStyle w:val="ListParagraph"/>
        <w:numPr>
          <w:ilvl w:val="0"/>
          <w:numId w:val="27"/>
        </w:numPr>
        <w:tabs>
          <w:tab w:val="left" w:pos="630"/>
        </w:tabs>
        <w:ind w:left="432" w:hanging="432"/>
        <w:rPr>
          <w:rFonts w:ascii="Times New Roman" w:hAnsi="Times New Roman" w:cs="Times New Roman"/>
          <w:sz w:val="20"/>
          <w:szCs w:val="20"/>
        </w:rPr>
      </w:pPr>
      <w:bookmarkStart w:id="1422" w:name="_Ref357030929"/>
      <w:r w:rsidRPr="00B126E1">
        <w:rPr>
          <w:rFonts w:ascii="Times New Roman" w:hAnsi="Times New Roman" w:cs="Times New Roman"/>
          <w:sz w:val="20"/>
          <w:szCs w:val="20"/>
        </w:rPr>
        <w:lastRenderedPageBreak/>
        <w:t>Gupta,</w:t>
      </w:r>
      <w:r w:rsidR="00D63CC0">
        <w:rPr>
          <w:rFonts w:ascii="Times New Roman" w:hAnsi="Times New Roman" w:cs="Times New Roman"/>
          <w:sz w:val="20"/>
          <w:szCs w:val="20"/>
        </w:rPr>
        <w:t xml:space="preserve"> A.;</w:t>
      </w:r>
      <w:r w:rsidRPr="00B126E1">
        <w:rPr>
          <w:rFonts w:ascii="Times New Roman" w:hAnsi="Times New Roman" w:cs="Times New Roman"/>
          <w:sz w:val="20"/>
          <w:szCs w:val="20"/>
        </w:rPr>
        <w:t xml:space="preserve"> Weber,</w:t>
      </w:r>
      <w:r w:rsidR="00D63CC0">
        <w:rPr>
          <w:rFonts w:ascii="Times New Roman" w:hAnsi="Times New Roman" w:cs="Times New Roman"/>
          <w:sz w:val="20"/>
          <w:szCs w:val="20"/>
        </w:rPr>
        <w:t xml:space="preserve"> W.-D.;</w:t>
      </w:r>
      <w:r w:rsidRPr="00B126E1">
        <w:rPr>
          <w:rFonts w:ascii="Times New Roman" w:hAnsi="Times New Roman" w:cs="Times New Roman"/>
          <w:sz w:val="20"/>
          <w:szCs w:val="20"/>
        </w:rPr>
        <w:t xml:space="preserve"> Mowry.</w:t>
      </w:r>
      <w:r w:rsidR="00D63CC0">
        <w:rPr>
          <w:rFonts w:ascii="Times New Roman" w:hAnsi="Times New Roman" w:cs="Times New Roman"/>
          <w:sz w:val="20"/>
          <w:szCs w:val="20"/>
        </w:rPr>
        <w:t xml:space="preserve"> T.,</w:t>
      </w:r>
      <w:r w:rsidRPr="00B126E1">
        <w:rPr>
          <w:rFonts w:ascii="Times New Roman" w:hAnsi="Times New Roman" w:cs="Times New Roman"/>
          <w:sz w:val="20"/>
          <w:szCs w:val="20"/>
        </w:rPr>
        <w:t xml:space="preserve"> “Reducing Memory and Traffic Requirements for Scalable Directory-Based Cache Coherence Schemes</w:t>
      </w:r>
      <w:r w:rsidR="00D63CC0">
        <w:rPr>
          <w:rFonts w:ascii="Times New Roman" w:hAnsi="Times New Roman" w:cs="Times New Roman"/>
          <w:sz w:val="20"/>
          <w:szCs w:val="20"/>
        </w:rPr>
        <w:t>,</w:t>
      </w:r>
      <w:r w:rsidRPr="00B126E1">
        <w:rPr>
          <w:rFonts w:ascii="Times New Roman" w:hAnsi="Times New Roman" w:cs="Times New Roman"/>
          <w:sz w:val="20"/>
          <w:szCs w:val="20"/>
        </w:rPr>
        <w:t>” Proc</w:t>
      </w:r>
      <w:r w:rsidR="00D63CC0">
        <w:rPr>
          <w:rFonts w:ascii="Times New Roman" w:hAnsi="Times New Roman" w:cs="Times New Roman"/>
          <w:sz w:val="20"/>
          <w:szCs w:val="20"/>
        </w:rPr>
        <w:t>eedings of</w:t>
      </w:r>
      <w:r w:rsidRPr="00B126E1">
        <w:rPr>
          <w:rFonts w:ascii="Times New Roman" w:hAnsi="Times New Roman" w:cs="Times New Roman"/>
          <w:sz w:val="20"/>
          <w:szCs w:val="20"/>
        </w:rPr>
        <w:t xml:space="preserve"> 1990 Int</w:t>
      </w:r>
      <w:r w:rsidR="00D63CC0">
        <w:rPr>
          <w:rFonts w:ascii="Times New Roman" w:hAnsi="Times New Roman" w:cs="Times New Roman"/>
          <w:sz w:val="20"/>
          <w:szCs w:val="20"/>
        </w:rPr>
        <w:t>ernational</w:t>
      </w:r>
      <w:r w:rsidRPr="00B126E1">
        <w:rPr>
          <w:rFonts w:ascii="Times New Roman" w:hAnsi="Times New Roman" w:cs="Times New Roman"/>
          <w:sz w:val="20"/>
          <w:szCs w:val="20"/>
        </w:rPr>
        <w:t xml:space="preserve"> Conf</w:t>
      </w:r>
      <w:r w:rsidR="00D63CC0">
        <w:rPr>
          <w:rFonts w:ascii="Times New Roman" w:hAnsi="Times New Roman" w:cs="Times New Roman"/>
          <w:sz w:val="20"/>
          <w:szCs w:val="20"/>
        </w:rPr>
        <w:t>erence</w:t>
      </w:r>
      <w:r>
        <w:rPr>
          <w:rFonts w:ascii="Times New Roman" w:hAnsi="Times New Roman" w:cs="Times New Roman"/>
          <w:sz w:val="20"/>
          <w:szCs w:val="20"/>
        </w:rPr>
        <w:t xml:space="preserve"> on Parallel Processing, </w:t>
      </w:r>
      <w:r w:rsidR="00D63CC0">
        <w:rPr>
          <w:rFonts w:ascii="Times New Roman" w:hAnsi="Times New Roman" w:cs="Times New Roman"/>
          <w:sz w:val="20"/>
          <w:szCs w:val="20"/>
        </w:rPr>
        <w:t>pp.</w:t>
      </w:r>
      <w:r>
        <w:rPr>
          <w:rFonts w:ascii="Times New Roman" w:hAnsi="Times New Roman" w:cs="Times New Roman"/>
          <w:sz w:val="20"/>
          <w:szCs w:val="20"/>
        </w:rPr>
        <w:t xml:space="preserve"> </w:t>
      </w:r>
      <w:r w:rsidRPr="00B126E1">
        <w:rPr>
          <w:rFonts w:ascii="Times New Roman" w:hAnsi="Times New Roman" w:cs="Times New Roman"/>
          <w:sz w:val="20"/>
          <w:szCs w:val="20"/>
        </w:rPr>
        <w:t>312-321, Aug 1990.</w:t>
      </w:r>
      <w:bookmarkEnd w:id="1422"/>
    </w:p>
    <w:p w:rsidR="00B126E1" w:rsidRDefault="0060102E" w:rsidP="00A234FA">
      <w:pPr>
        <w:pStyle w:val="ListParagraph"/>
        <w:numPr>
          <w:ilvl w:val="0"/>
          <w:numId w:val="27"/>
        </w:numPr>
        <w:tabs>
          <w:tab w:val="left" w:pos="630"/>
        </w:tabs>
        <w:ind w:left="432" w:hanging="432"/>
        <w:rPr>
          <w:rFonts w:ascii="Times New Roman" w:hAnsi="Times New Roman" w:cs="Times New Roman"/>
          <w:sz w:val="20"/>
          <w:szCs w:val="20"/>
        </w:rPr>
      </w:pPr>
      <w:bookmarkStart w:id="1423" w:name="_Ref355967182"/>
      <w:r>
        <w:rPr>
          <w:rFonts w:ascii="Times New Roman" w:hAnsi="Times New Roman" w:cs="Times New Roman"/>
          <w:sz w:val="20"/>
          <w:szCs w:val="20"/>
        </w:rPr>
        <w:t xml:space="preserve">ITRS 2011 Edition. </w:t>
      </w:r>
      <w:r w:rsidR="00A141B1">
        <w:fldChar w:fldCharType="begin"/>
      </w:r>
      <w:r w:rsidR="00A141B1">
        <w:instrText>HYPERLINK "http://www.itrs.net/Links/2011ITRS/Home2011.htm"</w:instrText>
      </w:r>
      <w:ins w:id="1424" w:author="Nuwan Jayasena" w:date="2013-06-18T09:15:00Z"/>
      <w:r w:rsidR="00A141B1">
        <w:fldChar w:fldCharType="separate"/>
      </w:r>
      <w:r w:rsidRPr="00AA72E9">
        <w:rPr>
          <w:rStyle w:val="Hyperlink"/>
          <w:rFonts w:ascii="Times New Roman" w:hAnsi="Times New Roman" w:cs="Times New Roman"/>
          <w:sz w:val="20"/>
          <w:szCs w:val="20"/>
        </w:rPr>
        <w:t>http://www.itrs.net/Links/2011ITRS/Home2011.htm</w:t>
      </w:r>
      <w:r w:rsidR="00A141B1">
        <w:fldChar w:fldCharType="end"/>
      </w:r>
      <w:r>
        <w:rPr>
          <w:rFonts w:ascii="Times New Roman" w:hAnsi="Times New Roman" w:cs="Times New Roman"/>
          <w:sz w:val="20"/>
          <w:szCs w:val="20"/>
        </w:rPr>
        <w:t>.</w:t>
      </w:r>
      <w:bookmarkEnd w:id="1423"/>
    </w:p>
    <w:p w:rsidR="00B126E1" w:rsidRDefault="00B126E1" w:rsidP="00A234FA">
      <w:pPr>
        <w:pStyle w:val="ListParagraph"/>
        <w:numPr>
          <w:ilvl w:val="0"/>
          <w:numId w:val="27"/>
        </w:numPr>
        <w:tabs>
          <w:tab w:val="left" w:pos="630"/>
        </w:tabs>
        <w:ind w:left="432" w:hanging="432"/>
        <w:rPr>
          <w:rFonts w:ascii="Times New Roman" w:hAnsi="Times New Roman" w:cs="Times New Roman"/>
          <w:sz w:val="20"/>
          <w:szCs w:val="20"/>
        </w:rPr>
      </w:pPr>
      <w:bookmarkStart w:id="1425" w:name="_Ref357031212"/>
      <w:r w:rsidRPr="00B126E1">
        <w:rPr>
          <w:rFonts w:ascii="Times New Roman" w:hAnsi="Times New Roman" w:cs="Times New Roman"/>
          <w:sz w:val="20"/>
          <w:szCs w:val="20"/>
        </w:rPr>
        <w:t>Linux Programmer's Manual</w:t>
      </w:r>
      <w:r>
        <w:rPr>
          <w:rFonts w:ascii="Times New Roman" w:hAnsi="Times New Roman" w:cs="Times New Roman"/>
          <w:sz w:val="20"/>
          <w:szCs w:val="20"/>
        </w:rPr>
        <w:t xml:space="preserve">, </w:t>
      </w:r>
      <w:proofErr w:type="spellStart"/>
      <w:r>
        <w:rPr>
          <w:rFonts w:ascii="Times New Roman" w:hAnsi="Times New Roman" w:cs="Times New Roman"/>
          <w:sz w:val="20"/>
          <w:szCs w:val="20"/>
        </w:rPr>
        <w:t>pthreads</w:t>
      </w:r>
      <w:proofErr w:type="spellEnd"/>
      <w:r>
        <w:rPr>
          <w:rFonts w:ascii="Times New Roman" w:hAnsi="Times New Roman" w:cs="Times New Roman"/>
          <w:sz w:val="20"/>
          <w:szCs w:val="20"/>
        </w:rPr>
        <w:t xml:space="preserve"> – POSIX threads.</w:t>
      </w:r>
      <w:bookmarkEnd w:id="1425"/>
    </w:p>
    <w:p w:rsidR="0060102E" w:rsidRDefault="00B126E1" w:rsidP="00A234FA">
      <w:pPr>
        <w:pStyle w:val="ListParagraph"/>
        <w:numPr>
          <w:ilvl w:val="0"/>
          <w:numId w:val="27"/>
        </w:numPr>
        <w:tabs>
          <w:tab w:val="left" w:pos="630"/>
        </w:tabs>
        <w:ind w:left="432" w:hanging="432"/>
        <w:rPr>
          <w:rFonts w:ascii="Times New Roman" w:hAnsi="Times New Roman" w:cs="Times New Roman"/>
          <w:sz w:val="20"/>
          <w:szCs w:val="20"/>
        </w:rPr>
      </w:pPr>
      <w:bookmarkStart w:id="1426" w:name="_Ref357031320"/>
      <w:proofErr w:type="spellStart"/>
      <w:r>
        <w:rPr>
          <w:rFonts w:ascii="Times New Roman" w:hAnsi="Times New Roman" w:cs="Times New Roman"/>
          <w:sz w:val="20"/>
          <w:szCs w:val="20"/>
        </w:rPr>
        <w:t>OpenCL</w:t>
      </w:r>
      <w:proofErr w:type="spellEnd"/>
      <w:r>
        <w:rPr>
          <w:rFonts w:ascii="Times New Roman" w:hAnsi="Times New Roman" w:cs="Times New Roman"/>
          <w:sz w:val="20"/>
          <w:szCs w:val="20"/>
        </w:rPr>
        <w:t xml:space="preserve"> 1.2 Reference Pages. </w:t>
      </w:r>
      <w:r w:rsidR="00A141B1">
        <w:fldChar w:fldCharType="begin"/>
      </w:r>
      <w:r w:rsidR="00A141B1">
        <w:instrText>HYPERLINK "http://www.khronos.org/registry/cl/sdk/1.2/docs/man/xhtml/"</w:instrText>
      </w:r>
      <w:ins w:id="1427" w:author="Nuwan Jayasena" w:date="2013-06-18T09:15:00Z"/>
      <w:r w:rsidR="00A141B1">
        <w:fldChar w:fldCharType="separate"/>
      </w:r>
      <w:r w:rsidRPr="006A7D8B">
        <w:rPr>
          <w:rStyle w:val="Hyperlink"/>
          <w:rFonts w:ascii="Times New Roman" w:hAnsi="Times New Roman" w:cs="Times New Roman"/>
          <w:sz w:val="20"/>
          <w:szCs w:val="20"/>
        </w:rPr>
        <w:t>http://www.khronos.org/registry/cl/sdk/1.2/docs/man/xhtml/</w:t>
      </w:r>
      <w:r w:rsidR="00A141B1">
        <w:fldChar w:fldCharType="end"/>
      </w:r>
      <w:r>
        <w:rPr>
          <w:rFonts w:ascii="Times New Roman" w:hAnsi="Times New Roman" w:cs="Times New Roman"/>
          <w:sz w:val="20"/>
          <w:szCs w:val="20"/>
        </w:rPr>
        <w:t>.</w:t>
      </w:r>
      <w:bookmarkEnd w:id="1426"/>
      <w:r>
        <w:rPr>
          <w:rFonts w:ascii="Times New Roman" w:hAnsi="Times New Roman" w:cs="Times New Roman"/>
          <w:sz w:val="20"/>
          <w:szCs w:val="20"/>
        </w:rPr>
        <w:t xml:space="preserve"> </w:t>
      </w:r>
      <w:r w:rsidR="0060102E">
        <w:rPr>
          <w:rFonts w:ascii="Times New Roman" w:hAnsi="Times New Roman" w:cs="Times New Roman"/>
          <w:sz w:val="20"/>
          <w:szCs w:val="20"/>
        </w:rPr>
        <w:t xml:space="preserve"> </w:t>
      </w:r>
    </w:p>
    <w:p w:rsidR="00A21753" w:rsidRDefault="00127D14" w:rsidP="00A234FA">
      <w:pPr>
        <w:pStyle w:val="ListParagraph"/>
        <w:numPr>
          <w:ilvl w:val="0"/>
          <w:numId w:val="27"/>
        </w:numPr>
        <w:tabs>
          <w:tab w:val="left" w:pos="630"/>
        </w:tabs>
        <w:ind w:left="432" w:hanging="432"/>
        <w:rPr>
          <w:rFonts w:ascii="Times New Roman" w:hAnsi="Times New Roman" w:cs="Times New Roman"/>
          <w:sz w:val="20"/>
          <w:szCs w:val="20"/>
        </w:rPr>
      </w:pPr>
      <w:bookmarkStart w:id="1428" w:name="_Ref356018730"/>
      <w:r>
        <w:rPr>
          <w:rFonts w:ascii="Times New Roman" w:hAnsi="Times New Roman" w:cs="Times New Roman"/>
          <w:sz w:val="20"/>
          <w:szCs w:val="20"/>
        </w:rPr>
        <w:t xml:space="preserve">Kitten Lightweight Kernel. </w:t>
      </w:r>
      <w:r w:rsidR="00A141B1">
        <w:fldChar w:fldCharType="begin"/>
      </w:r>
      <w:r w:rsidR="00A141B1">
        <w:instrText>HYPERLINK "https://software.sandia.gov/trac/kitten"</w:instrText>
      </w:r>
      <w:ins w:id="1429" w:author="Nuwan Jayasena" w:date="2013-06-18T09:15:00Z"/>
      <w:r w:rsidR="00A141B1">
        <w:fldChar w:fldCharType="separate"/>
      </w:r>
      <w:r w:rsidRPr="00BD3C68">
        <w:rPr>
          <w:rStyle w:val="Hyperlink"/>
          <w:rFonts w:ascii="Times New Roman" w:hAnsi="Times New Roman" w:cs="Times New Roman"/>
          <w:sz w:val="20"/>
          <w:szCs w:val="20"/>
        </w:rPr>
        <w:t>https://software.sandia.gov/trac/kitten</w:t>
      </w:r>
      <w:r w:rsidR="00A141B1">
        <w:fldChar w:fldCharType="end"/>
      </w:r>
      <w:r>
        <w:rPr>
          <w:rFonts w:ascii="Times New Roman" w:hAnsi="Times New Roman" w:cs="Times New Roman"/>
          <w:sz w:val="20"/>
          <w:szCs w:val="20"/>
        </w:rPr>
        <w:t>.</w:t>
      </w:r>
      <w:bookmarkEnd w:id="1428"/>
    </w:p>
    <w:p w:rsidR="006025DB" w:rsidDel="00C91EA6" w:rsidRDefault="006025DB" w:rsidP="00C91EA6">
      <w:pPr>
        <w:pStyle w:val="ListParagraph"/>
        <w:numPr>
          <w:ilvl w:val="0"/>
          <w:numId w:val="27"/>
        </w:numPr>
        <w:tabs>
          <w:tab w:val="left" w:pos="630"/>
        </w:tabs>
        <w:ind w:left="432" w:hanging="432"/>
        <w:rPr>
          <w:del w:id="1430" w:author="Nuwan Jayasena" w:date="2013-06-18T09:18:00Z"/>
          <w:rFonts w:ascii="Times New Roman" w:hAnsi="Times New Roman" w:cs="Times New Roman"/>
          <w:sz w:val="20"/>
          <w:szCs w:val="20"/>
        </w:rPr>
        <w:pPrChange w:id="1431" w:author="Nuwan Jayasena" w:date="2013-06-18T09:18:00Z">
          <w:pPr>
            <w:pStyle w:val="ListParagraph"/>
            <w:numPr>
              <w:numId w:val="27"/>
            </w:numPr>
            <w:tabs>
              <w:tab w:val="left" w:pos="630"/>
            </w:tabs>
            <w:ind w:left="432" w:hanging="432"/>
          </w:pPr>
        </w:pPrChange>
      </w:pPr>
      <w:bookmarkStart w:id="1432" w:name="_Ref356208190"/>
      <w:del w:id="1433" w:author="Nuwan Jayasena" w:date="2013-06-18T09:18:00Z">
        <w:r w:rsidRPr="00A21753" w:rsidDel="00C91EA6">
          <w:rPr>
            <w:rFonts w:ascii="Times New Roman" w:hAnsi="Times New Roman" w:cs="Times New Roman"/>
            <w:sz w:val="20"/>
            <w:szCs w:val="20"/>
          </w:rPr>
          <w:delText xml:space="preserve">Heroux, </w:delText>
        </w:r>
        <w:r w:rsidR="00D63CC0" w:rsidDel="00C91EA6">
          <w:rPr>
            <w:rFonts w:ascii="Times New Roman" w:hAnsi="Times New Roman" w:cs="Times New Roman"/>
            <w:sz w:val="20"/>
            <w:szCs w:val="20"/>
          </w:rPr>
          <w:delText xml:space="preserve">M.A.; </w:delText>
        </w:r>
        <w:r w:rsidRPr="00A21753" w:rsidDel="00C91EA6">
          <w:rPr>
            <w:rFonts w:ascii="Times New Roman" w:hAnsi="Times New Roman" w:cs="Times New Roman"/>
            <w:sz w:val="20"/>
            <w:szCs w:val="20"/>
          </w:rPr>
          <w:delText xml:space="preserve">Doerﬂer, </w:delText>
        </w:r>
        <w:r w:rsidR="00D63CC0" w:rsidDel="00C91EA6">
          <w:rPr>
            <w:rFonts w:ascii="Times New Roman" w:hAnsi="Times New Roman" w:cs="Times New Roman"/>
            <w:sz w:val="20"/>
            <w:szCs w:val="20"/>
          </w:rPr>
          <w:delText xml:space="preserve">D.W.; </w:delText>
        </w:r>
        <w:r w:rsidRPr="00A21753" w:rsidDel="00C91EA6">
          <w:rPr>
            <w:rFonts w:ascii="Times New Roman" w:hAnsi="Times New Roman" w:cs="Times New Roman"/>
            <w:sz w:val="20"/>
            <w:szCs w:val="20"/>
          </w:rPr>
          <w:delText>Crozier,</w:delText>
        </w:r>
        <w:r w:rsidR="00D63CC0" w:rsidDel="00C91EA6">
          <w:rPr>
            <w:rFonts w:ascii="Times New Roman" w:hAnsi="Times New Roman" w:cs="Times New Roman"/>
            <w:sz w:val="20"/>
            <w:szCs w:val="20"/>
          </w:rPr>
          <w:delText xml:space="preserve"> P.S.;</w:delText>
        </w:r>
        <w:r w:rsidRPr="00A21753" w:rsidDel="00C91EA6">
          <w:rPr>
            <w:rFonts w:ascii="Times New Roman" w:hAnsi="Times New Roman" w:cs="Times New Roman"/>
            <w:sz w:val="20"/>
            <w:szCs w:val="20"/>
          </w:rPr>
          <w:delText xml:space="preserve"> Willenbring,</w:delText>
        </w:r>
        <w:r w:rsidR="00D63CC0" w:rsidDel="00C91EA6">
          <w:rPr>
            <w:rFonts w:ascii="Times New Roman" w:hAnsi="Times New Roman" w:cs="Times New Roman"/>
            <w:sz w:val="20"/>
            <w:szCs w:val="20"/>
          </w:rPr>
          <w:delText xml:space="preserve"> J.M.;</w:delText>
        </w:r>
        <w:r w:rsidDel="00C91EA6">
          <w:rPr>
            <w:rFonts w:ascii="Times New Roman" w:hAnsi="Times New Roman" w:cs="Times New Roman"/>
            <w:sz w:val="20"/>
            <w:szCs w:val="20"/>
          </w:rPr>
          <w:delText xml:space="preserve"> </w:delText>
        </w:r>
        <w:r w:rsidRPr="00A21753" w:rsidDel="00C91EA6">
          <w:rPr>
            <w:rFonts w:ascii="Times New Roman" w:hAnsi="Times New Roman" w:cs="Times New Roman"/>
            <w:sz w:val="20"/>
            <w:szCs w:val="20"/>
          </w:rPr>
          <w:delText>Edwards,</w:delText>
        </w:r>
        <w:r w:rsidR="00D63CC0" w:rsidDel="00C91EA6">
          <w:rPr>
            <w:rFonts w:ascii="Times New Roman" w:hAnsi="Times New Roman" w:cs="Times New Roman"/>
            <w:sz w:val="20"/>
            <w:szCs w:val="20"/>
          </w:rPr>
          <w:delText xml:space="preserve"> H.C.;</w:delText>
        </w:r>
        <w:r w:rsidRPr="00A21753" w:rsidDel="00C91EA6">
          <w:rPr>
            <w:rFonts w:ascii="Times New Roman" w:hAnsi="Times New Roman" w:cs="Times New Roman"/>
            <w:sz w:val="20"/>
            <w:szCs w:val="20"/>
          </w:rPr>
          <w:delText xml:space="preserve"> Williams, </w:delText>
        </w:r>
        <w:r w:rsidR="00D63CC0" w:rsidDel="00C91EA6">
          <w:rPr>
            <w:rFonts w:ascii="Times New Roman" w:hAnsi="Times New Roman" w:cs="Times New Roman"/>
            <w:sz w:val="20"/>
            <w:szCs w:val="20"/>
          </w:rPr>
          <w:delText xml:space="preserve">A.; </w:delText>
        </w:r>
        <w:r w:rsidRPr="00A21753" w:rsidDel="00C91EA6">
          <w:rPr>
            <w:rFonts w:ascii="Times New Roman" w:hAnsi="Times New Roman" w:cs="Times New Roman"/>
            <w:sz w:val="20"/>
            <w:szCs w:val="20"/>
          </w:rPr>
          <w:delText>Rajan,</w:delText>
        </w:r>
        <w:r w:rsidR="00D63CC0" w:rsidDel="00C91EA6">
          <w:rPr>
            <w:rFonts w:ascii="Times New Roman" w:hAnsi="Times New Roman" w:cs="Times New Roman"/>
            <w:sz w:val="20"/>
            <w:szCs w:val="20"/>
          </w:rPr>
          <w:delText xml:space="preserve"> M.;</w:delText>
        </w:r>
        <w:r w:rsidRPr="00A21753" w:rsidDel="00C91EA6">
          <w:rPr>
            <w:rFonts w:ascii="Times New Roman" w:hAnsi="Times New Roman" w:cs="Times New Roman"/>
            <w:sz w:val="20"/>
            <w:szCs w:val="20"/>
          </w:rPr>
          <w:delText xml:space="preserve"> Keiter, </w:delText>
        </w:r>
        <w:r w:rsidR="00D63CC0" w:rsidDel="00C91EA6">
          <w:rPr>
            <w:rFonts w:ascii="Times New Roman" w:hAnsi="Times New Roman" w:cs="Times New Roman"/>
            <w:sz w:val="20"/>
            <w:szCs w:val="20"/>
          </w:rPr>
          <w:delText xml:space="preserve">E.R.; </w:delText>
        </w:r>
        <w:r w:rsidRPr="00A21753" w:rsidDel="00C91EA6">
          <w:rPr>
            <w:rFonts w:ascii="Times New Roman" w:hAnsi="Times New Roman" w:cs="Times New Roman"/>
            <w:sz w:val="20"/>
            <w:szCs w:val="20"/>
          </w:rPr>
          <w:delText xml:space="preserve">Thornquist, </w:delText>
        </w:r>
        <w:r w:rsidR="00D63CC0" w:rsidDel="00C91EA6">
          <w:rPr>
            <w:rFonts w:ascii="Times New Roman" w:hAnsi="Times New Roman" w:cs="Times New Roman"/>
            <w:sz w:val="20"/>
            <w:szCs w:val="20"/>
          </w:rPr>
          <w:delText xml:space="preserve">H.K.; </w:delText>
        </w:r>
        <w:r w:rsidRPr="00A21753" w:rsidDel="00C91EA6">
          <w:rPr>
            <w:rFonts w:ascii="Times New Roman" w:hAnsi="Times New Roman" w:cs="Times New Roman"/>
            <w:sz w:val="20"/>
            <w:szCs w:val="20"/>
          </w:rPr>
          <w:delText>Numrich</w:delText>
        </w:r>
        <w:r w:rsidDel="00C91EA6">
          <w:rPr>
            <w:rFonts w:ascii="Times New Roman" w:hAnsi="Times New Roman" w:cs="Times New Roman"/>
            <w:sz w:val="20"/>
            <w:szCs w:val="20"/>
          </w:rPr>
          <w:delText xml:space="preserve">, </w:delText>
        </w:r>
        <w:r w:rsidR="00D63CC0" w:rsidDel="00C91EA6">
          <w:rPr>
            <w:rFonts w:ascii="Times New Roman" w:hAnsi="Times New Roman" w:cs="Times New Roman"/>
            <w:sz w:val="20"/>
            <w:szCs w:val="20"/>
          </w:rPr>
          <w:delText>R.W.,</w:delText>
        </w:r>
        <w:r w:rsidDel="00C91EA6">
          <w:rPr>
            <w:rFonts w:ascii="Times New Roman" w:hAnsi="Times New Roman" w:cs="Times New Roman"/>
            <w:sz w:val="20"/>
            <w:szCs w:val="20"/>
          </w:rPr>
          <w:delText>“</w:delText>
        </w:r>
        <w:r w:rsidRPr="00A21753" w:rsidDel="00C91EA6">
          <w:rPr>
            <w:rFonts w:ascii="Times New Roman" w:hAnsi="Times New Roman" w:cs="Times New Roman"/>
            <w:sz w:val="20"/>
            <w:szCs w:val="20"/>
          </w:rPr>
          <w:delText>Improving Performance via Mini-applications</w:delText>
        </w:r>
        <w:r w:rsidR="00D63CC0" w:rsidDel="00C91EA6">
          <w:rPr>
            <w:rFonts w:ascii="Times New Roman" w:hAnsi="Times New Roman" w:cs="Times New Roman"/>
            <w:sz w:val="20"/>
            <w:szCs w:val="20"/>
          </w:rPr>
          <w:delText>,</w:delText>
        </w:r>
        <w:r w:rsidDel="00C91EA6">
          <w:rPr>
            <w:rFonts w:ascii="Times New Roman" w:hAnsi="Times New Roman" w:cs="Times New Roman"/>
            <w:sz w:val="20"/>
            <w:szCs w:val="20"/>
          </w:rPr>
          <w:delText xml:space="preserve">” Sandia Report </w:delText>
        </w:r>
        <w:r w:rsidRPr="00A21753" w:rsidDel="00C91EA6">
          <w:rPr>
            <w:rFonts w:ascii="Times New Roman" w:hAnsi="Times New Roman" w:cs="Times New Roman"/>
            <w:sz w:val="20"/>
            <w:szCs w:val="20"/>
          </w:rPr>
          <w:delText>SAND2009-5574</w:delText>
        </w:r>
        <w:r w:rsidDel="00C91EA6">
          <w:rPr>
            <w:rFonts w:ascii="Times New Roman" w:hAnsi="Times New Roman" w:cs="Times New Roman"/>
            <w:sz w:val="20"/>
            <w:szCs w:val="20"/>
          </w:rPr>
          <w:delText>, Sep 2009.</w:delText>
        </w:r>
        <w:bookmarkEnd w:id="1432"/>
      </w:del>
    </w:p>
    <w:p w:rsidR="007B0417" w:rsidDel="00C91EA6" w:rsidRDefault="007B0417" w:rsidP="00C91EA6">
      <w:pPr>
        <w:pStyle w:val="ListParagraph"/>
        <w:numPr>
          <w:ilvl w:val="0"/>
          <w:numId w:val="27"/>
        </w:numPr>
        <w:tabs>
          <w:tab w:val="left" w:pos="630"/>
        </w:tabs>
        <w:ind w:left="432" w:hanging="432"/>
        <w:rPr>
          <w:del w:id="1434" w:author="Nuwan Jayasena" w:date="2013-06-18T09:18:00Z"/>
          <w:rFonts w:ascii="Times New Roman" w:hAnsi="Times New Roman" w:cs="Times New Roman"/>
          <w:sz w:val="20"/>
          <w:szCs w:val="20"/>
        </w:rPr>
        <w:pPrChange w:id="1435" w:author="Nuwan Jayasena" w:date="2013-06-18T09:18:00Z">
          <w:pPr>
            <w:pStyle w:val="ListParagraph"/>
            <w:numPr>
              <w:numId w:val="27"/>
            </w:numPr>
            <w:tabs>
              <w:tab w:val="left" w:pos="630"/>
            </w:tabs>
            <w:ind w:left="432" w:hanging="432"/>
          </w:pPr>
        </w:pPrChange>
      </w:pPr>
      <w:bookmarkStart w:id="1436" w:name="_Ref357031979"/>
      <w:del w:id="1437" w:author="Nuwan Jayasena" w:date="2013-06-18T09:18:00Z">
        <w:r w:rsidDel="00C91EA6">
          <w:rPr>
            <w:rFonts w:ascii="Times New Roman" w:hAnsi="Times New Roman" w:cs="Times New Roman"/>
            <w:sz w:val="20"/>
            <w:szCs w:val="20"/>
          </w:rPr>
          <w:delText xml:space="preserve">AMD GPU Performance API User Guide. </w:delText>
        </w:r>
        <w:r w:rsidR="00A141B1" w:rsidDel="00C91EA6">
          <w:fldChar w:fldCharType="begin"/>
        </w:r>
        <w:r w:rsidR="00A141B1" w:rsidDel="00C91EA6">
          <w:delInstrText>HYPERLINK "http://developer.amd.com/wordpress/media/2012/10/GPUPerfAPI-UserGuide.pdf"</w:delInstrText>
        </w:r>
        <w:r w:rsidR="00A141B1" w:rsidDel="00C91EA6">
          <w:fldChar w:fldCharType="separate"/>
        </w:r>
        <w:r w:rsidRPr="006A7D8B" w:rsidDel="00C91EA6">
          <w:rPr>
            <w:rStyle w:val="Hyperlink"/>
            <w:rFonts w:ascii="Times New Roman" w:hAnsi="Times New Roman" w:cs="Times New Roman"/>
            <w:sz w:val="20"/>
            <w:szCs w:val="20"/>
          </w:rPr>
          <w:delText>http://developer.amd.com/wordpress/media/2012/10/GPUPerfAPI-UserGuide.pdf</w:delText>
        </w:r>
        <w:r w:rsidR="00A141B1" w:rsidDel="00C91EA6">
          <w:fldChar w:fldCharType="end"/>
        </w:r>
        <w:r w:rsidDel="00C91EA6">
          <w:rPr>
            <w:rFonts w:ascii="Times New Roman" w:hAnsi="Times New Roman" w:cs="Times New Roman"/>
            <w:sz w:val="20"/>
            <w:szCs w:val="20"/>
          </w:rPr>
          <w:delText>.</w:delText>
        </w:r>
        <w:bookmarkEnd w:id="1436"/>
        <w:r w:rsidDel="00C91EA6">
          <w:rPr>
            <w:rFonts w:ascii="Times New Roman" w:hAnsi="Times New Roman" w:cs="Times New Roman"/>
            <w:sz w:val="20"/>
            <w:szCs w:val="20"/>
          </w:rPr>
          <w:delText xml:space="preserve"> </w:delText>
        </w:r>
      </w:del>
    </w:p>
    <w:p w:rsidR="001C1352" w:rsidRPr="003C6D93" w:rsidDel="00C91EA6" w:rsidRDefault="001C1352" w:rsidP="00C91EA6">
      <w:pPr>
        <w:pStyle w:val="ListParagraph"/>
        <w:numPr>
          <w:ilvl w:val="0"/>
          <w:numId w:val="27"/>
        </w:numPr>
        <w:tabs>
          <w:tab w:val="left" w:pos="630"/>
        </w:tabs>
        <w:ind w:left="432" w:hanging="432"/>
        <w:rPr>
          <w:del w:id="1438" w:author="Nuwan Jayasena" w:date="2013-06-18T09:18:00Z"/>
          <w:rFonts w:ascii="Times New Roman" w:hAnsi="Times New Roman" w:cs="Times New Roman"/>
          <w:sz w:val="20"/>
          <w:szCs w:val="20"/>
        </w:rPr>
        <w:pPrChange w:id="1439" w:author="Nuwan Jayasena" w:date="2013-06-18T09:18:00Z">
          <w:pPr>
            <w:pStyle w:val="ListParagraph"/>
            <w:numPr>
              <w:numId w:val="27"/>
            </w:numPr>
            <w:tabs>
              <w:tab w:val="left" w:pos="630"/>
            </w:tabs>
            <w:ind w:left="432" w:hanging="432"/>
          </w:pPr>
        </w:pPrChange>
      </w:pPr>
      <w:bookmarkStart w:id="1440" w:name="_Ref356398016"/>
      <w:del w:id="1441" w:author="Nuwan Jayasena" w:date="2013-06-18T09:18:00Z">
        <w:r w:rsidRPr="001C1352" w:rsidDel="00C91EA6">
          <w:rPr>
            <w:rFonts w:ascii="Times New Roman" w:hAnsi="Times New Roman" w:cs="Times New Roman"/>
            <w:sz w:val="20"/>
            <w:szCs w:val="20"/>
          </w:rPr>
          <w:delText>Processing-In-Memory Emulator Software Usage Guide</w:delText>
        </w:r>
        <w:r w:rsidDel="00C91EA6">
          <w:rPr>
            <w:rFonts w:ascii="Times New Roman" w:hAnsi="Times New Roman" w:cs="Times New Roman"/>
            <w:sz w:val="20"/>
            <w:szCs w:val="20"/>
          </w:rPr>
          <w:delText xml:space="preserve">, AMD FastForward </w:delText>
        </w:r>
        <w:r w:rsidR="000C39D6" w:rsidDel="00C91EA6">
          <w:rPr>
            <w:rFonts w:ascii="Times New Roman" w:hAnsi="Times New Roman" w:cs="Times New Roman"/>
            <w:sz w:val="20"/>
            <w:szCs w:val="20"/>
          </w:rPr>
          <w:delText>M1 Delieverable</w:delText>
        </w:r>
        <w:r w:rsidDel="00C91EA6">
          <w:rPr>
            <w:rFonts w:ascii="Times New Roman" w:hAnsi="Times New Roman" w:cs="Times New Roman"/>
            <w:sz w:val="20"/>
            <w:szCs w:val="20"/>
          </w:rPr>
          <w:delText>, Jun 2013.</w:delText>
        </w:r>
        <w:bookmarkEnd w:id="1440"/>
      </w:del>
    </w:p>
    <w:p w:rsidR="000757A5" w:rsidRPr="000757A5" w:rsidRDefault="000757A5" w:rsidP="00C91EA6">
      <w:pPr>
        <w:tabs>
          <w:tab w:val="left" w:pos="630"/>
        </w:tabs>
        <w:ind w:left="432"/>
        <w:contextualSpacing/>
        <w:rPr>
          <w:rFonts w:ascii="Times New Roman" w:hAnsi="Times New Roman" w:cs="Times New Roman"/>
          <w:sz w:val="20"/>
          <w:szCs w:val="20"/>
        </w:rPr>
        <w:pPrChange w:id="1442" w:author="Nuwan Jayasena" w:date="2013-06-18T09:18:00Z">
          <w:pPr/>
        </w:pPrChange>
      </w:pPr>
    </w:p>
    <w:sectPr w:rsidR="000757A5" w:rsidRPr="000757A5" w:rsidSect="000F714F">
      <w:headerReference w:type="default" r:id="rId23"/>
      <w:footerReference w:type="default" r:id="rId24"/>
      <w:headerReference w:type="first" r:id="rId25"/>
      <w:footerReference w:type="first" r:id="rId26"/>
      <w:pgSz w:w="12240" w:h="15840"/>
      <w:pgMar w:top="1440" w:right="1440" w:bottom="1440" w:left="1440" w:header="720" w:footer="720" w:gutter="0"/>
      <w:pgNumType w:start="1"/>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F0D5CD" w15:done="0"/>
  <w15:commentEx w15:paraId="0A46E2C2" w15:done="0"/>
  <w15:commentEx w15:paraId="694C3676" w15:done="0"/>
  <w15:commentEx w15:paraId="2BD233BF" w15:done="0"/>
  <w15:commentEx w15:paraId="3A17E8EC" w15:done="0"/>
  <w15:commentEx w15:paraId="424F8AF6" w15:done="0"/>
  <w15:commentEx w15:paraId="3CDE304B" w15:done="0"/>
  <w15:commentEx w15:paraId="32EF864D" w15:done="0"/>
  <w15:commentEx w15:paraId="29FFFA10" w15:done="0"/>
  <w15:commentEx w15:paraId="5C28F33B" w15:done="0"/>
  <w15:commentEx w15:paraId="2A07F9D9" w15:done="0"/>
  <w15:commentEx w15:paraId="0F08C464" w15:done="0"/>
  <w15:commentEx w15:paraId="5E62D98A" w15:done="0"/>
  <w15:commentEx w15:paraId="1140593B" w15:done="0"/>
  <w15:commentEx w15:paraId="6CABD498" w15:done="0"/>
  <w15:commentEx w15:paraId="1707B2D9" w15:done="0"/>
  <w15:commentEx w15:paraId="43813467" w15:done="0"/>
  <w15:commentEx w15:paraId="4EC43C18"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675E" w:rsidRDefault="0083675E" w:rsidP="005866E9">
      <w:r>
        <w:separator/>
      </w:r>
    </w:p>
  </w:endnote>
  <w:endnote w:type="continuationSeparator" w:id="0">
    <w:p w:rsidR="0083675E" w:rsidRDefault="0083675E" w:rsidP="005866E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DC1" w:rsidRDefault="00F35DC1" w:rsidP="00E006F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AMD ADVANCED RESEARCH AND AMD CONFIDENTIAL</w:t>
    </w:r>
  </w:p>
  <w:p w:rsidR="00F35DC1" w:rsidDel="003A6A26" w:rsidRDefault="00F35DC1" w:rsidP="00E006F4">
    <w:pPr>
      <w:pStyle w:val="Footer"/>
      <w:pBdr>
        <w:top w:val="thinThickSmallGap" w:sz="24" w:space="1" w:color="622423" w:themeColor="accent2" w:themeShade="7F"/>
      </w:pBdr>
      <w:rPr>
        <w:del w:id="352" w:author="Nuwan Jayasena" w:date="2013-06-18T09:11:00Z"/>
        <w:rFonts w:asciiTheme="majorHAnsi" w:eastAsiaTheme="majorEastAsia" w:hAnsiTheme="majorHAnsi" w:cstheme="majorBidi"/>
      </w:rPr>
    </w:pPr>
    <w:del w:id="353" w:author="Nuwan Jayasena" w:date="2013-06-18T09:11:00Z">
      <w:r w:rsidDel="003A6A26">
        <w:rPr>
          <w:rFonts w:asciiTheme="majorHAnsi" w:eastAsiaTheme="majorEastAsia" w:hAnsiTheme="majorHAnsi" w:cstheme="majorBidi"/>
        </w:rPr>
        <w:delText>Subject to Disclosure Restrictions of Subcontract No. B600716</w:delText>
      </w:r>
    </w:del>
  </w:p>
  <w:p w:rsidR="00F35DC1" w:rsidDel="003A6A26" w:rsidRDefault="00F35DC1" w:rsidP="00E006F4">
    <w:pPr>
      <w:pStyle w:val="Footer"/>
      <w:pBdr>
        <w:top w:val="thinThickSmallGap" w:sz="24" w:space="1" w:color="622423" w:themeColor="accent2" w:themeShade="7F"/>
      </w:pBdr>
      <w:rPr>
        <w:del w:id="354" w:author="Nuwan Jayasena" w:date="2013-06-18T09:11:00Z"/>
        <w:rFonts w:asciiTheme="majorHAnsi" w:eastAsiaTheme="majorEastAsia" w:hAnsiTheme="majorHAnsi" w:cstheme="majorBidi"/>
      </w:rPr>
    </w:pPr>
    <w:del w:id="355" w:author="Nuwan Jayasena" w:date="2013-06-18T09:11:00Z">
      <w:r w:rsidDel="003A6A26">
        <w:rPr>
          <w:rFonts w:asciiTheme="majorHAnsi" w:eastAsiaTheme="majorEastAsia" w:hAnsiTheme="majorHAnsi" w:cstheme="majorBidi"/>
        </w:rPr>
        <w:delText>Disclose only within Lawrence Livermore National Laboratory and the Department of Energy on a Need to Know basis, with the express limitation that this report may not, without the prior written permission of AMD Advanced Research LLC be used for the purposes of manufacture nor disclosed externally.</w:delText>
      </w:r>
    </w:del>
  </w:p>
  <w:p w:rsidR="00F35DC1" w:rsidRDefault="00F35DC1" w:rsidP="00E006F4">
    <w:pPr>
      <w:pStyle w:val="Footer"/>
      <w:jc w:val="left"/>
      <w:rPr>
        <w:noProof/>
      </w:rPr>
    </w:pPr>
    <w:r>
      <w:tab/>
      <w:t xml:space="preserve">Page </w:t>
    </w:r>
    <w:fldSimple w:instr=" PAGE ">
      <w:r w:rsidR="00C91EA6">
        <w:rPr>
          <w:noProof/>
        </w:rPr>
        <w:t>iv</w:t>
      </w:r>
    </w:fldSimple>
    <w:r>
      <w:tab/>
    </w:r>
    <w:fldSimple w:instr=" DATE \@ &quot;M/d/yyyy&quot; ">
      <w:ins w:id="356" w:author="Nuwan Jayasena" w:date="2013-06-18T09:11:00Z">
        <w:r w:rsidR="003A6A26">
          <w:rPr>
            <w:noProof/>
          </w:rPr>
          <w:t>6/18/2013</w:t>
        </w:r>
      </w:ins>
      <w:del w:id="357" w:author="Nuwan Jayasena" w:date="2013-06-18T09:11:00Z">
        <w:r w:rsidDel="003A6A26">
          <w:rPr>
            <w:noProof/>
          </w:rPr>
          <w:delText>5/24/2013</w:delText>
        </w:r>
      </w:del>
    </w:fldSimple>
  </w:p>
  <w:p w:rsidR="00F35DC1" w:rsidRDefault="00F35DC1">
    <w:pPr>
      <w:pStyle w:val="DocID"/>
    </w:pPr>
  </w:p>
  <w:p w:rsidR="00F35DC1" w:rsidRDefault="00F35DC1">
    <w:pPr>
      <w:pStyle w:val="Footer"/>
      <w:tabs>
        <w:tab w:val="clear" w:pos="4680"/>
        <w:tab w:val="clear" w:pos="9360"/>
        <w:tab w:val="left" w:pos="5800"/>
      </w:tabs>
    </w:pP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DC1" w:rsidRDefault="00F35DC1">
    <w:pPr>
      <w:pStyle w:val="Footer"/>
    </w:pPr>
    <w:r>
      <w:t>AMD ADVANCED RESEARCH AND AMD CONFIDENTIAL</w:t>
    </w:r>
  </w:p>
  <w:p w:rsidR="00F35DC1" w:rsidDel="003A6A26" w:rsidRDefault="00F35DC1" w:rsidP="003A6A26">
    <w:pPr>
      <w:pStyle w:val="Footer"/>
      <w:rPr>
        <w:del w:id="358" w:author="Nuwan Jayasena" w:date="2013-06-18T09:11:00Z"/>
      </w:rPr>
      <w:pPrChange w:id="359" w:author="Nuwan Jayasena" w:date="2013-06-18T09:11:00Z">
        <w:pPr>
          <w:pStyle w:val="Footer"/>
        </w:pPr>
      </w:pPrChange>
    </w:pPr>
    <w:del w:id="360" w:author="Nuwan Jayasena" w:date="2013-06-18T09:11:00Z">
      <w:r w:rsidDel="003A6A26">
        <w:delText>Subject to Disclosure Restrictions of Subcontract No. B600716</w:delText>
      </w:r>
    </w:del>
  </w:p>
  <w:p w:rsidR="00F35DC1" w:rsidDel="003A6A26" w:rsidRDefault="00F35DC1" w:rsidP="003A6A26">
    <w:pPr>
      <w:pStyle w:val="Footer"/>
      <w:rPr>
        <w:del w:id="361" w:author="Nuwan Jayasena" w:date="2013-06-18T09:11:00Z"/>
      </w:rPr>
      <w:pPrChange w:id="362" w:author="Nuwan Jayasena" w:date="2013-06-18T09:11:00Z">
        <w:pPr>
          <w:pStyle w:val="Footer"/>
        </w:pPr>
      </w:pPrChange>
    </w:pPr>
    <w:del w:id="363" w:author="Nuwan Jayasena" w:date="2013-06-18T09:11:00Z">
      <w:r w:rsidDel="003A6A26">
        <w:delText>Disclose only within Lawrence Livermore National Laboratory and the Department of Energy on a Need to Know basis, with the express limitation that this report may not, without the prior written permission of AMD Advanced Research LLC be used for the purposes of manufacture nor disclosed externally.</w:delText>
      </w:r>
    </w:del>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DC1" w:rsidRDefault="00F35DC1" w:rsidP="00AA542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AMD ADVANCED RESEARCH AND AMD CONFIDENTIAL</w:t>
    </w:r>
  </w:p>
  <w:p w:rsidR="00F35DC1" w:rsidDel="003A6A26" w:rsidRDefault="00F35DC1" w:rsidP="00AA5427">
    <w:pPr>
      <w:pStyle w:val="Footer"/>
      <w:pBdr>
        <w:top w:val="thinThickSmallGap" w:sz="24" w:space="1" w:color="622423" w:themeColor="accent2" w:themeShade="7F"/>
      </w:pBdr>
      <w:rPr>
        <w:del w:id="1443" w:author="Nuwan Jayasena" w:date="2013-06-18T09:12:00Z"/>
        <w:rFonts w:asciiTheme="majorHAnsi" w:eastAsiaTheme="majorEastAsia" w:hAnsiTheme="majorHAnsi" w:cstheme="majorBidi"/>
      </w:rPr>
    </w:pPr>
    <w:del w:id="1444" w:author="Nuwan Jayasena" w:date="2013-06-18T09:12:00Z">
      <w:r w:rsidDel="003A6A26">
        <w:rPr>
          <w:rFonts w:asciiTheme="majorHAnsi" w:eastAsiaTheme="majorEastAsia" w:hAnsiTheme="majorHAnsi" w:cstheme="majorBidi"/>
        </w:rPr>
        <w:delText>Subject to Disclosure Restrictions of Subcontract No. B600716</w:delText>
      </w:r>
    </w:del>
  </w:p>
  <w:p w:rsidR="00F35DC1" w:rsidDel="003A6A26" w:rsidRDefault="00F35DC1" w:rsidP="00AA5427">
    <w:pPr>
      <w:pStyle w:val="Footer"/>
      <w:pBdr>
        <w:top w:val="thinThickSmallGap" w:sz="24" w:space="1" w:color="622423" w:themeColor="accent2" w:themeShade="7F"/>
      </w:pBdr>
      <w:rPr>
        <w:del w:id="1445" w:author="Nuwan Jayasena" w:date="2013-06-18T09:12:00Z"/>
        <w:rFonts w:asciiTheme="majorHAnsi" w:eastAsiaTheme="majorEastAsia" w:hAnsiTheme="majorHAnsi" w:cstheme="majorBidi"/>
      </w:rPr>
    </w:pPr>
    <w:del w:id="1446" w:author="Nuwan Jayasena" w:date="2013-06-18T09:12:00Z">
      <w:r w:rsidDel="003A6A26">
        <w:rPr>
          <w:rFonts w:asciiTheme="majorHAnsi" w:eastAsiaTheme="majorEastAsia" w:hAnsiTheme="majorHAnsi" w:cstheme="majorBidi"/>
        </w:rPr>
        <w:delText>Disclose only within Lawrence Livermore National Laboratory and the Department of Energy on a Need to Know basis, with the express limitation that this report may not, without the prior written permission of AMD Advanced Research LLC be used for the purposes of manufacture nor disclosed externally.</w:delText>
      </w:r>
    </w:del>
  </w:p>
  <w:p w:rsidR="00F35DC1" w:rsidRPr="000F714F" w:rsidRDefault="00F35DC1" w:rsidP="000F714F">
    <w:pPr>
      <w:pStyle w:val="Footer"/>
      <w:jc w:val="left"/>
      <w:rPr>
        <w:noProof/>
      </w:rPr>
    </w:pPr>
    <w:r>
      <w:tab/>
      <w:t xml:space="preserve">Page </w:t>
    </w:r>
    <w:fldSimple w:instr=" PAGE ">
      <w:r w:rsidR="00C91EA6">
        <w:rPr>
          <w:noProof/>
        </w:rPr>
        <w:t>59</w:t>
      </w:r>
    </w:fldSimple>
    <w:r>
      <w:tab/>
    </w:r>
    <w:fldSimple w:instr=" DATE \@ &quot;M/d/yyyy&quot; ">
      <w:ins w:id="1447" w:author="Nuwan Jayasena" w:date="2013-06-18T09:11:00Z">
        <w:r w:rsidR="003A6A26">
          <w:rPr>
            <w:noProof/>
          </w:rPr>
          <w:t>6/18/2013</w:t>
        </w:r>
      </w:ins>
      <w:del w:id="1448" w:author="Nuwan Jayasena" w:date="2013-06-18T09:11:00Z">
        <w:r w:rsidDel="003A6A26">
          <w:rPr>
            <w:noProof/>
          </w:rPr>
          <w:delText>5/24/2013</w:delText>
        </w:r>
      </w:del>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DC1" w:rsidRDefault="00F35DC1" w:rsidP="00AA542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AMD ADVANCED RESEARCH AND AMD CONFIDENTIAL</w:t>
    </w:r>
  </w:p>
  <w:p w:rsidR="00F35DC1" w:rsidDel="003A6A26" w:rsidRDefault="00F35DC1" w:rsidP="00AA5427">
    <w:pPr>
      <w:pStyle w:val="Footer"/>
      <w:pBdr>
        <w:top w:val="thinThickSmallGap" w:sz="24" w:space="1" w:color="622423" w:themeColor="accent2" w:themeShade="7F"/>
      </w:pBdr>
      <w:rPr>
        <w:del w:id="1449" w:author="Nuwan Jayasena" w:date="2013-06-18T09:11:00Z"/>
        <w:rFonts w:asciiTheme="majorHAnsi" w:eastAsiaTheme="majorEastAsia" w:hAnsiTheme="majorHAnsi" w:cstheme="majorBidi"/>
      </w:rPr>
    </w:pPr>
    <w:del w:id="1450" w:author="Nuwan Jayasena" w:date="2013-06-18T09:11:00Z">
      <w:r w:rsidDel="003A6A26">
        <w:rPr>
          <w:rFonts w:asciiTheme="majorHAnsi" w:eastAsiaTheme="majorEastAsia" w:hAnsiTheme="majorHAnsi" w:cstheme="majorBidi"/>
        </w:rPr>
        <w:delText>Subject to Disclosure Restrictions of Subcontract No. B600716</w:delText>
      </w:r>
    </w:del>
  </w:p>
  <w:p w:rsidR="00F35DC1" w:rsidDel="003A6A26" w:rsidRDefault="00F35DC1" w:rsidP="00AA5427">
    <w:pPr>
      <w:pStyle w:val="Footer"/>
      <w:pBdr>
        <w:top w:val="thinThickSmallGap" w:sz="24" w:space="1" w:color="622423" w:themeColor="accent2" w:themeShade="7F"/>
      </w:pBdr>
      <w:rPr>
        <w:del w:id="1451" w:author="Nuwan Jayasena" w:date="2013-06-18T09:11:00Z"/>
        <w:rFonts w:asciiTheme="majorHAnsi" w:eastAsiaTheme="majorEastAsia" w:hAnsiTheme="majorHAnsi" w:cstheme="majorBidi"/>
      </w:rPr>
    </w:pPr>
    <w:del w:id="1452" w:author="Nuwan Jayasena" w:date="2013-06-18T09:11:00Z">
      <w:r w:rsidDel="003A6A26">
        <w:rPr>
          <w:rFonts w:asciiTheme="majorHAnsi" w:eastAsiaTheme="majorEastAsia" w:hAnsiTheme="majorHAnsi" w:cstheme="majorBidi"/>
        </w:rPr>
        <w:delText>Disclose only within Lawrence Livermore National Laboratory and the Department of Energy on a Need to Know basis, with the express limitation that this report may not, without the prior written permission of AMD Advanced Research LLC be used for the purposes of manufacture nor disclosed externally.</w:delText>
      </w:r>
    </w:del>
  </w:p>
  <w:p w:rsidR="00F35DC1" w:rsidRPr="000F714F" w:rsidRDefault="00F35DC1" w:rsidP="000F714F">
    <w:pPr>
      <w:pStyle w:val="Footer"/>
      <w:jc w:val="left"/>
      <w:rPr>
        <w:noProof/>
      </w:rPr>
    </w:pPr>
    <w:r>
      <w:tab/>
      <w:t xml:space="preserve">Page </w:t>
    </w:r>
    <w:fldSimple w:instr=" PAGE ">
      <w:r w:rsidR="00C91EA6">
        <w:rPr>
          <w:noProof/>
        </w:rPr>
        <w:t>1</w:t>
      </w:r>
    </w:fldSimple>
    <w:r>
      <w:tab/>
    </w:r>
    <w:fldSimple w:instr=" DATE \@ &quot;M/d/yyyy&quot; ">
      <w:ins w:id="1453" w:author="Nuwan Jayasena" w:date="2013-06-18T09:11:00Z">
        <w:r w:rsidR="003A6A26">
          <w:rPr>
            <w:noProof/>
          </w:rPr>
          <w:t>6/18/2013</w:t>
        </w:r>
      </w:ins>
      <w:del w:id="1454" w:author="Nuwan Jayasena" w:date="2013-06-18T09:11:00Z">
        <w:r w:rsidDel="003A6A26">
          <w:rPr>
            <w:noProof/>
          </w:rPr>
          <w:delText>5/24/2013</w:delText>
        </w:r>
      </w:del>
    </w:fldSimple>
  </w:p>
  <w:p w:rsidR="00F35DC1" w:rsidRDefault="00F35D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675E" w:rsidRDefault="0083675E" w:rsidP="005866E9">
      <w:r>
        <w:separator/>
      </w:r>
    </w:p>
  </w:footnote>
  <w:footnote w:type="continuationSeparator" w:id="0">
    <w:p w:rsidR="0083675E" w:rsidRDefault="0083675E" w:rsidP="005866E9">
      <w:r>
        <w:continuationSeparator/>
      </w:r>
    </w:p>
  </w:footnote>
  <w:footnote w:id="1">
    <w:p w:rsidR="00F35DC1" w:rsidRDefault="00F35DC1">
      <w:pPr>
        <w:pStyle w:val="FootnoteText"/>
      </w:pPr>
      <w:r>
        <w:rPr>
          <w:rStyle w:val="FootnoteReference"/>
        </w:rPr>
        <w:footnoteRef/>
      </w:r>
      <w:r>
        <w:t xml:space="preserve"> Please refer to Section </w:t>
      </w:r>
      <w:r w:rsidR="00A141B1">
        <w:fldChar w:fldCharType="begin"/>
      </w:r>
      <w:r>
        <w:instrText xml:space="preserve"> REF _Ref352856865 \r \h </w:instrText>
      </w:r>
      <w:r w:rsidR="00A141B1">
        <w:fldChar w:fldCharType="separate"/>
      </w:r>
      <w:r>
        <w:t>4</w:t>
      </w:r>
      <w:r w:rsidR="00A141B1">
        <w:fldChar w:fldCharType="end"/>
      </w:r>
      <w:r>
        <w:t xml:space="preserve"> for work dispatch API descriptions.</w:t>
      </w:r>
    </w:p>
  </w:footnote>
  <w:footnote w:id="2">
    <w:p w:rsidR="00F35DC1" w:rsidRDefault="00F35DC1">
      <w:pPr>
        <w:pStyle w:val="FootnoteText"/>
      </w:pPr>
      <w:r>
        <w:rPr>
          <w:rStyle w:val="FootnoteReference"/>
        </w:rPr>
        <w:footnoteRef/>
      </w:r>
      <w:r>
        <w:t xml:space="preserve"> </w:t>
      </w:r>
      <w:r w:rsidRPr="00AF1A51">
        <w:t>While the baseline hardware/software architecture does not preclude the implementation of work-stealing and other load-balancing schemes on top of this queuing framework, exploration of such schemes is outside</w:t>
      </w:r>
      <w:r>
        <w:t xml:space="preserve"> the scope of this milestone.</w:t>
      </w:r>
    </w:p>
  </w:footnote>
  <w:footnote w:id="3">
    <w:p w:rsidR="00F35DC1" w:rsidRDefault="00F35DC1" w:rsidP="00E47FF7">
      <w:pPr>
        <w:pStyle w:val="FootnoteText"/>
      </w:pPr>
      <w:r>
        <w:rPr>
          <w:rStyle w:val="FootnoteReference"/>
        </w:rPr>
        <w:footnoteRef/>
      </w:r>
      <w:r>
        <w:t xml:space="preserve"> Enabling the OS components that update page tables and propagate those changes to all sharers of the tables to run on accelerators would require much more significant OS modifications than we assume for our baseline. </w:t>
      </w:r>
    </w:p>
  </w:footnote>
  <w:footnote w:id="4">
    <w:p w:rsidR="00F35DC1" w:rsidRDefault="00F35DC1" w:rsidP="00E47FF7">
      <w:pPr>
        <w:pStyle w:val="FootnoteText"/>
      </w:pPr>
      <w:r>
        <w:rPr>
          <w:rStyle w:val="FootnoteReference"/>
        </w:rPr>
        <w:footnoteRef/>
      </w:r>
      <w:r>
        <w:t xml:space="preserve"> If a PIM device needs access to data in another level of the memory system, we assume the path for that access consists of a combination of communication within the PIM’s level of the memory hierarchy and the links that need to exist between memory levels regardless of PIM capabilities.</w:t>
      </w:r>
    </w:p>
  </w:footnote>
  <w:footnote w:id="5">
    <w:p w:rsidR="00F35DC1" w:rsidRDefault="00F35DC1">
      <w:pPr>
        <w:pStyle w:val="FootnoteText"/>
      </w:pPr>
      <w:r>
        <w:rPr>
          <w:rStyle w:val="FootnoteReference"/>
        </w:rPr>
        <w:footnoteRef/>
      </w:r>
      <w:r>
        <w:t xml:space="preserve"> Please see Section </w:t>
      </w:r>
      <w:r w:rsidR="00A141B1">
        <w:fldChar w:fldCharType="begin"/>
      </w:r>
      <w:r>
        <w:instrText xml:space="preserve"> REF _Ref356337470 \r \h </w:instrText>
      </w:r>
      <w:r w:rsidR="00A141B1">
        <w:fldChar w:fldCharType="separate"/>
      </w:r>
      <w:r>
        <w:t>3.2.9</w:t>
      </w:r>
      <w:r w:rsidR="00A141B1">
        <w:fldChar w:fldCharType="end"/>
      </w:r>
      <w:r>
        <w:t xml:space="preserve"> for a discussion of host-PIM cache coherence considerations.</w:t>
      </w:r>
    </w:p>
  </w:footnote>
  <w:footnote w:id="6">
    <w:p w:rsidR="00F35DC1" w:rsidRDefault="00F35DC1">
      <w:pPr>
        <w:pStyle w:val="FootnoteText"/>
      </w:pPr>
      <w:r>
        <w:rPr>
          <w:rStyle w:val="FootnoteReference"/>
        </w:rPr>
        <w:footnoteRef/>
      </w:r>
      <w:r>
        <w:t xml:space="preserve"> Note that this organization likely increases memory switch area and energy due to higher bandwidth needs. However, that overhead is likely (at least in part) offset by unifying the switching among memory channels and L2 banks as well as the reduced size of cache bank accessed on each L2 access.</w:t>
      </w:r>
    </w:p>
  </w:footnote>
  <w:footnote w:id="7">
    <w:p w:rsidR="00F35DC1" w:rsidRDefault="00F35DC1">
      <w:pPr>
        <w:pStyle w:val="FootnoteText"/>
      </w:pPr>
      <w:r>
        <w:rPr>
          <w:rStyle w:val="FootnoteReference"/>
        </w:rPr>
        <w:footnoteRef/>
      </w:r>
      <w:r>
        <w:t xml:space="preserve"> We include snooping schemes with probe filtering in the general classification of “directory-based” coherence schemes from a storage overhead point of view.</w:t>
      </w:r>
    </w:p>
  </w:footnote>
  <w:footnote w:id="8">
    <w:p w:rsidR="00F35DC1" w:rsidRDefault="00F35DC1">
      <w:pPr>
        <w:pStyle w:val="FootnoteText"/>
      </w:pPr>
      <w:r>
        <w:rPr>
          <w:rStyle w:val="FootnoteReference"/>
        </w:rPr>
        <w:footnoteRef/>
      </w:r>
      <w:r>
        <w:t xml:space="preserve"> While this is not a strict requirement, matching the die sizes helps improve interposer area utilization for a given DRAM capacity or bandwidth.</w:t>
      </w:r>
    </w:p>
  </w:footnote>
  <w:footnote w:id="9">
    <w:p w:rsidR="00F35DC1" w:rsidRDefault="00F35DC1" w:rsidP="008A090A">
      <w:pPr>
        <w:pStyle w:val="FootnoteText"/>
      </w:pPr>
      <w:r>
        <w:rPr>
          <w:rStyle w:val="FootnoteReference"/>
        </w:rPr>
        <w:footnoteRef/>
      </w:r>
      <w:r>
        <w:t xml:space="preserve"> CU area estimates are based on 14nm technology for which we have better visibility; further technology scaling may be available in the </w:t>
      </w:r>
      <w:proofErr w:type="spellStart"/>
      <w:r>
        <w:t>exascale</w:t>
      </w:r>
      <w:proofErr w:type="spellEnd"/>
      <w:r>
        <w:t xml:space="preserve"> timeframe that may allow additional capabilities.</w:t>
      </w:r>
    </w:p>
  </w:footnote>
  <w:footnote w:id="10">
    <w:p w:rsidR="00F35DC1" w:rsidRDefault="00F35DC1">
      <w:pPr>
        <w:pStyle w:val="FootnoteText"/>
      </w:pPr>
      <w:r>
        <w:rPr>
          <w:rStyle w:val="FootnoteReference"/>
        </w:rPr>
        <w:footnoteRef/>
      </w:r>
      <w:r>
        <w:t xml:space="preserve"> We make conservative assumptions about in-stack bandwidth that assume DRAM die designs that are expected to be viable as commodity parts in 2020. More aggressive assumptions about freedom to customize DRAM die architectures can provide significantly greater in-stack bandwidth.</w:t>
      </w:r>
    </w:p>
  </w:footnote>
  <w:footnote w:id="11">
    <w:p w:rsidR="00F35DC1" w:rsidRDefault="00F35DC1">
      <w:pPr>
        <w:pStyle w:val="FootnoteText"/>
      </w:pPr>
      <w:r>
        <w:rPr>
          <w:rStyle w:val="FootnoteReference"/>
        </w:rPr>
        <w:footnoteRef/>
      </w:r>
      <w:r>
        <w:t xml:space="preserve"> This assumes an in-stack logic die size of 8mm x 12mm, and average traversal of half of each dimension. Includes only the energy to drive the wires (i.e., excludes routing energy).</w:t>
      </w:r>
    </w:p>
  </w:footnote>
  <w:footnote w:id="12">
    <w:p w:rsidR="00F35DC1" w:rsidRDefault="00F35DC1">
      <w:pPr>
        <w:pStyle w:val="FootnoteText"/>
      </w:pPr>
      <w:r>
        <w:rPr>
          <w:rStyle w:val="FootnoteReference"/>
        </w:rPr>
        <w:footnoteRef/>
      </w:r>
      <w:r>
        <w:t xml:space="preserve"> This assumes </w:t>
      </w:r>
      <w:proofErr w:type="gramStart"/>
      <w:r>
        <w:t>a host die</w:t>
      </w:r>
      <w:proofErr w:type="gramEnd"/>
      <w:r>
        <w:t xml:space="preserve"> size of 30mm x 30mm, which is comparable to the anticipated planar area of AMD’s EHP baseline, and average traversal of half of each dimension. Includes only the energy to drive the wires (i.e., excludes routing energy).</w:t>
      </w:r>
    </w:p>
  </w:footnote>
  <w:footnote w:id="13">
    <w:p w:rsidR="00F35DC1" w:rsidRDefault="00F35DC1">
      <w:pPr>
        <w:pStyle w:val="FootnoteText"/>
      </w:pPr>
      <w:r>
        <w:rPr>
          <w:rStyle w:val="FootnoteReference"/>
        </w:rPr>
        <w:footnoteRef/>
      </w:r>
      <w:r>
        <w:t xml:space="preserve"> This assumes a host die size of 30mm x 30mm, which is comparable to the anticipated planar area of AMD’s EHP baseline, and average traversal of a quarter of each dimension as a result of data and compute placement to improve locality. Includes only the energy to drive the wires (i.e., excludes routing energy).</w:t>
      </w:r>
    </w:p>
  </w:footnote>
  <w:footnote w:id="14">
    <w:p w:rsidR="00F35DC1" w:rsidRDefault="00F35DC1">
      <w:pPr>
        <w:pStyle w:val="FootnoteText"/>
      </w:pPr>
      <w:r>
        <w:rPr>
          <w:rStyle w:val="FootnoteReference"/>
        </w:rPr>
        <w:footnoteRef/>
      </w:r>
      <w:r>
        <w:t xml:space="preserve"> This assumes the same GPU CU cluster architecture as EHP, with a similar 2MB cache per cluster.</w:t>
      </w:r>
    </w:p>
  </w:footnote>
  <w:footnote w:id="15">
    <w:p w:rsidR="00F35DC1" w:rsidRDefault="00F35DC1">
      <w:pPr>
        <w:pStyle w:val="FootnoteText"/>
      </w:pPr>
      <w:r>
        <w:rPr>
          <w:rStyle w:val="FootnoteReference"/>
        </w:rPr>
        <w:footnoteRef/>
      </w:r>
      <w:r>
        <w:t xml:space="preserve"> EHP incorporates 2MB L2 per CU cluster. Please refer to</w:t>
      </w:r>
      <w:r w:rsidRPr="00C72897">
        <w:t xml:space="preserve"> </w:t>
      </w:r>
      <w:r>
        <w:t xml:space="preserve">EHP documentation </w:t>
      </w:r>
      <w:r w:rsidR="00A141B1">
        <w:fldChar w:fldCharType="begin"/>
      </w:r>
      <w:r>
        <w:instrText xml:space="preserve"> REF _Ref355822857 \r \h </w:instrText>
      </w:r>
      <w:r w:rsidR="00A141B1">
        <w:fldChar w:fldCharType="separate"/>
      </w:r>
      <w:r>
        <w:t>[18]</w:t>
      </w:r>
      <w:r w:rsidR="00A141B1">
        <w:fldChar w:fldCharType="end"/>
      </w:r>
      <w:r w:rsidR="00A141B1">
        <w:fldChar w:fldCharType="begin"/>
      </w:r>
      <w:r>
        <w:instrText xml:space="preserve"> REF _Ref355967557 \r \h  \* MERGEFORMAT </w:instrText>
      </w:r>
      <w:r w:rsidR="00A141B1">
        <w:fldChar w:fldCharType="end"/>
      </w:r>
      <w:r w:rsidRPr="00C72897">
        <w:t xml:space="preserve"> </w:t>
      </w:r>
      <w:r>
        <w:t>for more details.</w:t>
      </w:r>
    </w:p>
  </w:footnote>
  <w:footnote w:id="16">
    <w:p w:rsidR="00F35DC1" w:rsidRDefault="00F35DC1">
      <w:pPr>
        <w:pStyle w:val="FootnoteText"/>
      </w:pPr>
      <w:r>
        <w:rPr>
          <w:rStyle w:val="FootnoteReference"/>
        </w:rPr>
        <w:footnoteRef/>
      </w:r>
      <w:r>
        <w:t xml:space="preserve"> EHP incorporates 4MB LLC per </w:t>
      </w:r>
      <w:r w:rsidRPr="00C570C6">
        <w:rPr>
          <w:i/>
        </w:rPr>
        <w:t>memory slice</w:t>
      </w:r>
      <w:r>
        <w:t xml:space="preserve"> (this estimate ignores the additional L3 on EHP for CPU accesses). Please refer to EHP documentation </w:t>
      </w:r>
      <w:r w:rsidR="00A141B1">
        <w:fldChar w:fldCharType="begin"/>
      </w:r>
      <w:r>
        <w:instrText xml:space="preserve"> REF _Ref355822857 \r \h </w:instrText>
      </w:r>
      <w:r w:rsidR="00A141B1">
        <w:fldChar w:fldCharType="separate"/>
      </w:r>
      <w:r>
        <w:t>[18]</w:t>
      </w:r>
      <w:r w:rsidR="00A141B1">
        <w:fldChar w:fldCharType="end"/>
      </w:r>
      <w:r>
        <w:t xml:space="preserve"> for more details.</w:t>
      </w:r>
    </w:p>
  </w:footnote>
  <w:footnote w:id="17">
    <w:p w:rsidR="00F35DC1" w:rsidRDefault="00F35DC1">
      <w:pPr>
        <w:pStyle w:val="FootnoteText"/>
      </w:pPr>
      <w:r>
        <w:rPr>
          <w:rStyle w:val="FootnoteReference"/>
        </w:rPr>
        <w:footnoteRef/>
      </w:r>
      <w:r>
        <w:t xml:space="preserve"> This list is based on our current needs and potential future use cases currently envisioned. Supported parameters may evolve in the future as our understanding of PIM and usage models mature.</w:t>
      </w:r>
    </w:p>
  </w:footnote>
  <w:footnote w:id="18">
    <w:p w:rsidR="00F35DC1" w:rsidRDefault="00F35DC1">
      <w:pPr>
        <w:pStyle w:val="FootnoteText"/>
      </w:pPr>
      <w:r>
        <w:rPr>
          <w:rStyle w:val="FootnoteReference"/>
        </w:rPr>
        <w:footnoteRef/>
      </w:r>
      <w:r>
        <w:t xml:space="preserve"> Supported memory types may evolve in the future as our understanding of PIM and usage models mature.</w:t>
      </w:r>
    </w:p>
  </w:footnote>
  <w:footnote w:id="19">
    <w:p w:rsidR="00F35DC1" w:rsidRDefault="00F35DC1">
      <w:pPr>
        <w:pStyle w:val="FootnoteText"/>
      </w:pPr>
      <w:r>
        <w:rPr>
          <w:rStyle w:val="FootnoteReference"/>
        </w:rPr>
        <w:footnoteRef/>
      </w:r>
      <w:r>
        <w:t xml:space="preserve"> The current version of the API assumes that PIM processors at different levels of a multi-level main memory hierarchy are not cache coherent with each other.</w:t>
      </w:r>
    </w:p>
  </w:footnote>
  <w:footnote w:id="20">
    <w:p w:rsidR="00F35DC1" w:rsidRDefault="00F35DC1">
      <w:pPr>
        <w:pStyle w:val="FootnoteText"/>
      </w:pPr>
      <w:r>
        <w:rPr>
          <w:rStyle w:val="FootnoteReference"/>
        </w:rPr>
        <w:footnoteRef/>
      </w:r>
      <w:r>
        <w:t xml:space="preserve"> The current version of the API does not differentiate between specific NVRAM implementation technologies. It is expected that the application must query other memory and PIM parameters to determine the detailed capability profile. We envision extending these capabilities to fully reflect emerging NVRAM technology characteristics in future revisions of the API</w:t>
      </w:r>
      <w:proofErr w:type="gramStart"/>
      <w:r>
        <w:t>.</w:t>
      </w:r>
      <w:r w:rsidRPr="00A60AE5">
        <w:rPr>
          <w:rFonts w:ascii="Calibri" w:eastAsia="Times New Roman" w:hAnsi="Calibri" w:cs="Calibri"/>
          <w:b/>
          <w:color w:val="C00000"/>
          <w:vertAlign w:val="superscript"/>
        </w:rPr>
        <w:t>[</w:t>
      </w:r>
      <w:proofErr w:type="gramEnd"/>
      <w:r w:rsidRPr="00A60AE5">
        <w:rPr>
          <w:rFonts w:ascii="Calibri" w:eastAsia="Times New Roman" w:hAnsi="Calibri" w:cs="Calibri"/>
          <w:b/>
          <w:color w:val="C00000"/>
          <w:vertAlign w:val="superscript"/>
        </w:rPr>
        <w:t>*]</w:t>
      </w:r>
    </w:p>
  </w:footnote>
  <w:footnote w:id="21">
    <w:p w:rsidR="00F35DC1" w:rsidRDefault="00F35DC1">
      <w:pPr>
        <w:pStyle w:val="FootnoteText"/>
      </w:pPr>
      <w:r>
        <w:rPr>
          <w:rStyle w:val="FootnoteReference"/>
        </w:rPr>
        <w:footnoteRef/>
      </w:r>
      <w:r>
        <w:t xml:space="preserve"> While inter-PIM </w:t>
      </w:r>
      <w:proofErr w:type="gramStart"/>
      <w:r>
        <w:t>interconnect</w:t>
      </w:r>
      <w:proofErr w:type="gramEnd"/>
      <w:r>
        <w:t xml:space="preserve"> may use dedicated interfaces and protocols, using a variant of the memory interface enables a variety of flexible design and implementation simplifications.</w:t>
      </w:r>
    </w:p>
  </w:footnote>
  <w:footnote w:id="22">
    <w:p w:rsidR="00F35DC1" w:rsidDel="00C91EA6" w:rsidRDefault="00F35DC1">
      <w:pPr>
        <w:pStyle w:val="FootnoteText"/>
        <w:rPr>
          <w:del w:id="819" w:author="Nuwan Jayasena" w:date="2013-06-18T09:14:00Z"/>
        </w:rPr>
      </w:pPr>
      <w:del w:id="820" w:author="Nuwan Jayasena" w:date="2013-06-18T09:14:00Z">
        <w:r w:rsidDel="00C91EA6">
          <w:rPr>
            <w:rStyle w:val="FootnoteReference"/>
          </w:rPr>
          <w:footnoteRef/>
        </w:r>
        <w:r w:rsidDel="00C91EA6">
          <w:delText xml:space="preserve"> This is the percentage of time the GPU ALUs are busy when there is a kernel executing on the GPU.</w:delText>
        </w:r>
      </w:del>
    </w:p>
  </w:footnote>
  <w:footnote w:id="23">
    <w:p w:rsidR="00F35DC1" w:rsidDel="00C91EA6" w:rsidRDefault="00F35DC1" w:rsidP="00915C1D">
      <w:pPr>
        <w:pStyle w:val="FootnoteText"/>
        <w:rPr>
          <w:del w:id="903" w:author="Nuwan Jayasena" w:date="2013-06-18T09:14:00Z"/>
        </w:rPr>
      </w:pPr>
      <w:del w:id="904" w:author="Nuwan Jayasena" w:date="2013-06-18T09:14:00Z">
        <w:r w:rsidDel="00C91EA6">
          <w:rPr>
            <w:rStyle w:val="FootnoteReference"/>
          </w:rPr>
          <w:footnoteRef/>
        </w:r>
        <w:r w:rsidDel="00C91EA6">
          <w:delText xml:space="preserve"> Note, however, that this restriction is expected to be relaxed in OpenCL 2.0.</w:delText>
        </w:r>
      </w:del>
    </w:p>
  </w:footnote>
  <w:footnote w:id="24">
    <w:p w:rsidR="00F35DC1" w:rsidDel="00C91EA6" w:rsidRDefault="00F35DC1" w:rsidP="00915C1D">
      <w:pPr>
        <w:pStyle w:val="FootnoteText"/>
        <w:rPr>
          <w:del w:id="1005" w:author="Nuwan Jayasena" w:date="2013-06-18T09:14:00Z"/>
        </w:rPr>
      </w:pPr>
      <w:del w:id="1006" w:author="Nuwan Jayasena" w:date="2013-06-18T09:14:00Z">
        <w:r w:rsidDel="00C91EA6">
          <w:rPr>
            <w:rStyle w:val="FootnoteReference"/>
          </w:rPr>
          <w:footnoteRef/>
        </w:r>
        <w:r w:rsidDel="00C91EA6">
          <w:delText xml:space="preserve"> Please refer to PIM emulator documentation </w:delText>
        </w:r>
        <w:r w:rsidR="00A141B1" w:rsidDel="00C91EA6">
          <w:fldChar w:fldCharType="begin"/>
        </w:r>
        <w:r w:rsidDel="00C91EA6">
          <w:delInstrText xml:space="preserve"> REF _Ref356398016 \r \h </w:delInstrText>
        </w:r>
        <w:r w:rsidR="00A141B1" w:rsidDel="00C91EA6">
          <w:fldChar w:fldCharType="separate"/>
        </w:r>
        <w:r w:rsidDel="00C91EA6">
          <w:delText>[31]</w:delText>
        </w:r>
        <w:r w:rsidR="00A141B1" w:rsidDel="00C91EA6">
          <w:fldChar w:fldCharType="end"/>
        </w:r>
        <w:r w:rsidDel="00C91EA6">
          <w:delText xml:space="preserve"> for details on the XML specification of node configurations for emulation.</w:delText>
        </w:r>
      </w:del>
    </w:p>
  </w:footnote>
  <w:footnote w:id="25">
    <w:p w:rsidR="00F35DC1" w:rsidDel="00C91EA6" w:rsidRDefault="00F35DC1" w:rsidP="001376DE">
      <w:pPr>
        <w:pStyle w:val="FootnoteText"/>
        <w:rPr>
          <w:del w:id="1089" w:author="Nuwan Jayasena" w:date="2013-06-18T09:14:00Z"/>
        </w:rPr>
      </w:pPr>
      <w:del w:id="1090" w:author="Nuwan Jayasena" w:date="2013-06-18T09:14:00Z">
        <w:r w:rsidDel="00C91EA6">
          <w:rPr>
            <w:rStyle w:val="FootnoteReference"/>
          </w:rPr>
          <w:footnoteRef/>
        </w:r>
        <w:r w:rsidDel="00C91EA6">
          <w:delText xml:space="preserve"> A CU in AMD Southern Islands architecture is composed of four SIMD units, each with a physical vector width of 16.</w:delText>
        </w:r>
      </w:del>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DC1" w:rsidRDefault="00F35DC1" w:rsidP="00AD19A0">
    <w:pPr>
      <w:pStyle w:val="Header"/>
      <w:tabs>
        <w:tab w:val="clear" w:pos="4680"/>
        <w:tab w:val="center" w:pos="3060"/>
      </w:tabs>
      <w:jc w:val="right"/>
    </w:pPr>
    <w:r w:rsidRPr="00AD19A0">
      <w:t>Processing-In-Memory Baseline Architecture and API Report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DC1" w:rsidRDefault="00F35DC1" w:rsidP="00AD19A0">
    <w:pPr>
      <w:pStyle w:val="Header"/>
      <w:ind w:left="720"/>
      <w:jc w:val="right"/>
    </w:pPr>
    <w:r w:rsidRPr="00AD19A0">
      <w:t>Processing-In-Memory Baseline Architecture and API Report</w:t>
    </w:r>
    <w:r w:rsidRPr="004F7A4C">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DC1" w:rsidRDefault="00F35DC1" w:rsidP="005866E9">
    <w:pPr>
      <w:pStyle w:val="Header"/>
    </w:pPr>
    <w:r>
      <w:t xml:space="preserve">                    </w:t>
    </w:r>
    <w:r>
      <w:tab/>
    </w:r>
    <w:r w:rsidRPr="00A723BD">
      <w:tab/>
    </w:r>
  </w:p>
  <w:p w:rsidR="00F35DC1" w:rsidRDefault="00F35DC1" w:rsidP="00A723BD">
    <w:pPr>
      <w:autoSpaceDE w:val="0"/>
      <w:autoSpaceDN w:val="0"/>
      <w:snapToGrid w:val="0"/>
      <w:jc w:val="right"/>
    </w:pPr>
    <w:r w:rsidRPr="007B7BCF">
      <w:t>Processing-In-Memory Baseline Architecture and API Report</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DC1" w:rsidRPr="007B7BCF" w:rsidRDefault="00F35DC1" w:rsidP="007B7BCF">
    <w:pPr>
      <w:pStyle w:val="Header"/>
      <w:jc w:val="right"/>
    </w:pPr>
    <w:r w:rsidRPr="007B7BCF">
      <w:t>Processing-In-Memory Baseline Architecture and API Report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853F3"/>
    <w:multiLevelType w:val="multilevel"/>
    <w:tmpl w:val="AF2A93AE"/>
    <w:lvl w:ilvl="0">
      <w:start w:val="1"/>
      <w:numFmt w:val="decimal"/>
      <w:pStyle w:val="Heading1"/>
      <w:lvlText w:val="%1"/>
      <w:lvlJc w:val="left"/>
      <w:pPr>
        <w:ind w:left="432" w:hanging="432"/>
      </w:pPr>
    </w:lvl>
    <w:lvl w:ilvl="1">
      <w:start w:val="1"/>
      <w:numFmt w:val="decimal"/>
      <w:pStyle w:val="Heading2"/>
      <w:lvlText w:val="%1.%2"/>
      <w:lvlJc w:val="left"/>
      <w:pPr>
        <w:ind w:left="23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57D49DA"/>
    <w:multiLevelType w:val="hybridMultilevel"/>
    <w:tmpl w:val="CFDEF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E593013"/>
    <w:multiLevelType w:val="hybridMultilevel"/>
    <w:tmpl w:val="FA26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B517C0"/>
    <w:multiLevelType w:val="hybridMultilevel"/>
    <w:tmpl w:val="AC14FCD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F095B55"/>
    <w:multiLevelType w:val="hybridMultilevel"/>
    <w:tmpl w:val="EAECE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164BF8"/>
    <w:multiLevelType w:val="hybridMultilevel"/>
    <w:tmpl w:val="7AE04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8A3265"/>
    <w:multiLevelType w:val="hybridMultilevel"/>
    <w:tmpl w:val="FED02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DA319F"/>
    <w:multiLevelType w:val="hybridMultilevel"/>
    <w:tmpl w:val="A83E05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9D281D"/>
    <w:multiLevelType w:val="hybridMultilevel"/>
    <w:tmpl w:val="5A90C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736F19"/>
    <w:multiLevelType w:val="hybridMultilevel"/>
    <w:tmpl w:val="CD500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E83924"/>
    <w:multiLevelType w:val="hybridMultilevel"/>
    <w:tmpl w:val="BD2CF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2420B9"/>
    <w:multiLevelType w:val="hybridMultilevel"/>
    <w:tmpl w:val="082CE8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9537D67"/>
    <w:multiLevelType w:val="hybridMultilevel"/>
    <w:tmpl w:val="3FCCD9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nsid w:val="29FB4CC9"/>
    <w:multiLevelType w:val="hybridMultilevel"/>
    <w:tmpl w:val="22127F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BB50296"/>
    <w:multiLevelType w:val="hybridMultilevel"/>
    <w:tmpl w:val="C8D2D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BC61CA"/>
    <w:multiLevelType w:val="hybridMultilevel"/>
    <w:tmpl w:val="92EE59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318B68B7"/>
    <w:multiLevelType w:val="hybridMultilevel"/>
    <w:tmpl w:val="27123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851C50"/>
    <w:multiLevelType w:val="hybridMultilevel"/>
    <w:tmpl w:val="B38EC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E14D99"/>
    <w:multiLevelType w:val="hybridMultilevel"/>
    <w:tmpl w:val="5FD0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EE3220"/>
    <w:multiLevelType w:val="hybridMultilevel"/>
    <w:tmpl w:val="0DE69618"/>
    <w:lvl w:ilvl="0" w:tplc="47F864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15D478C"/>
    <w:multiLevelType w:val="hybridMultilevel"/>
    <w:tmpl w:val="31B8C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E2792E"/>
    <w:multiLevelType w:val="hybridMultilevel"/>
    <w:tmpl w:val="774A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D53095"/>
    <w:multiLevelType w:val="hybridMultilevel"/>
    <w:tmpl w:val="ECBEF2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7A55521"/>
    <w:multiLevelType w:val="hybridMultilevel"/>
    <w:tmpl w:val="43A44E36"/>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24">
    <w:nsid w:val="49295E99"/>
    <w:multiLevelType w:val="hybridMultilevel"/>
    <w:tmpl w:val="D04EE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C1666"/>
    <w:multiLevelType w:val="hybridMultilevel"/>
    <w:tmpl w:val="D1B0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730CA7"/>
    <w:multiLevelType w:val="hybridMultilevel"/>
    <w:tmpl w:val="04D0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7C2785"/>
    <w:multiLevelType w:val="hybridMultilevel"/>
    <w:tmpl w:val="36C0B09A"/>
    <w:lvl w:ilvl="0" w:tplc="779AE54C">
      <w:start w:val="1"/>
      <w:numFmt w:val="decimal"/>
      <w:lvlText w:val="%1."/>
      <w:lvlJc w:val="left"/>
      <w:pPr>
        <w:ind w:left="720" w:hanging="36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4F720F"/>
    <w:multiLevelType w:val="hybridMultilevel"/>
    <w:tmpl w:val="0B6EB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55609A"/>
    <w:multiLevelType w:val="hybridMultilevel"/>
    <w:tmpl w:val="59BC0F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90A2F0E"/>
    <w:multiLevelType w:val="hybridMultilevel"/>
    <w:tmpl w:val="DA466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1300C7"/>
    <w:multiLevelType w:val="hybridMultilevel"/>
    <w:tmpl w:val="26BEB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9C58BE"/>
    <w:multiLevelType w:val="hybridMultilevel"/>
    <w:tmpl w:val="6A14E6C8"/>
    <w:lvl w:ilvl="0" w:tplc="9D00AE6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6BA3250"/>
    <w:multiLevelType w:val="hybridMultilevel"/>
    <w:tmpl w:val="BC688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B7245D"/>
    <w:multiLevelType w:val="hybridMultilevel"/>
    <w:tmpl w:val="82B28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882F60"/>
    <w:multiLevelType w:val="hybridMultilevel"/>
    <w:tmpl w:val="42B22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FE001E"/>
    <w:multiLevelType w:val="hybridMultilevel"/>
    <w:tmpl w:val="790EB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F379FB"/>
    <w:multiLevelType w:val="hybridMultilevel"/>
    <w:tmpl w:val="CD2EE6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2A4CF4"/>
    <w:multiLevelType w:val="hybridMultilevel"/>
    <w:tmpl w:val="AF2CD0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B734071"/>
    <w:multiLevelType w:val="hybridMultilevel"/>
    <w:tmpl w:val="BEE0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20"/>
  </w:num>
  <w:num w:numId="4">
    <w:abstractNumId w:val="8"/>
  </w:num>
  <w:num w:numId="5">
    <w:abstractNumId w:val="9"/>
  </w:num>
  <w:num w:numId="6">
    <w:abstractNumId w:val="24"/>
  </w:num>
  <w:num w:numId="7">
    <w:abstractNumId w:val="16"/>
  </w:num>
  <w:num w:numId="8">
    <w:abstractNumId w:val="36"/>
  </w:num>
  <w:num w:numId="9">
    <w:abstractNumId w:val="39"/>
  </w:num>
  <w:num w:numId="10">
    <w:abstractNumId w:val="18"/>
  </w:num>
  <w:num w:numId="11">
    <w:abstractNumId w:val="10"/>
  </w:num>
  <w:num w:numId="12">
    <w:abstractNumId w:val="6"/>
  </w:num>
  <w:num w:numId="13">
    <w:abstractNumId w:val="35"/>
  </w:num>
  <w:num w:numId="14">
    <w:abstractNumId w:val="22"/>
  </w:num>
  <w:num w:numId="15">
    <w:abstractNumId w:val="13"/>
  </w:num>
  <w:num w:numId="16">
    <w:abstractNumId w:val="21"/>
  </w:num>
  <w:num w:numId="17">
    <w:abstractNumId w:val="5"/>
  </w:num>
  <w:num w:numId="18">
    <w:abstractNumId w:val="15"/>
  </w:num>
  <w:num w:numId="19">
    <w:abstractNumId w:val="31"/>
  </w:num>
  <w:num w:numId="20">
    <w:abstractNumId w:val="34"/>
  </w:num>
  <w:num w:numId="21">
    <w:abstractNumId w:val="12"/>
  </w:num>
  <w:num w:numId="22">
    <w:abstractNumId w:val="26"/>
  </w:num>
  <w:num w:numId="23">
    <w:abstractNumId w:val="33"/>
  </w:num>
  <w:num w:numId="24">
    <w:abstractNumId w:val="25"/>
  </w:num>
  <w:num w:numId="25">
    <w:abstractNumId w:val="3"/>
  </w:num>
  <w:num w:numId="26">
    <w:abstractNumId w:val="14"/>
  </w:num>
  <w:num w:numId="27">
    <w:abstractNumId w:val="32"/>
  </w:num>
  <w:num w:numId="28">
    <w:abstractNumId w:val="29"/>
  </w:num>
  <w:num w:numId="29">
    <w:abstractNumId w:val="38"/>
  </w:num>
  <w:num w:numId="30">
    <w:abstractNumId w:val="30"/>
  </w:num>
  <w:num w:numId="31">
    <w:abstractNumId w:val="4"/>
  </w:num>
  <w:num w:numId="32">
    <w:abstractNumId w:val="19"/>
  </w:num>
  <w:num w:numId="33">
    <w:abstractNumId w:val="27"/>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23"/>
  </w:num>
  <w:num w:numId="37">
    <w:abstractNumId w:val="2"/>
  </w:num>
  <w:num w:numId="38">
    <w:abstractNumId w:val="1"/>
  </w:num>
  <w:num w:numId="39">
    <w:abstractNumId w:val="17"/>
  </w:num>
  <w:num w:numId="40">
    <w:abstractNumId w:val="7"/>
  </w:num>
  <w:num w:numId="41">
    <w:abstractNumId w:val="37"/>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hang, Dongping">
    <w15:presenceInfo w15:providerId="AD" w15:userId="S-1-5-21-249263827-1212357926-315576832-217898"/>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1004"/>
  <w:revisionView w:markup="0"/>
  <w:trackRevision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8194"/>
  </w:hdrShapeDefaults>
  <w:footnotePr>
    <w:footnote w:id="-1"/>
    <w:footnote w:id="0"/>
  </w:footnotePr>
  <w:endnotePr>
    <w:endnote w:id="-1"/>
    <w:endnote w:id="0"/>
  </w:endnotePr>
  <w:compat>
    <w:useFELayout/>
  </w:compat>
  <w:rsids>
    <w:rsidRoot w:val="008B785D"/>
    <w:rsid w:val="00001240"/>
    <w:rsid w:val="000019AD"/>
    <w:rsid w:val="0000323D"/>
    <w:rsid w:val="0000391B"/>
    <w:rsid w:val="0000697A"/>
    <w:rsid w:val="00006F69"/>
    <w:rsid w:val="00011706"/>
    <w:rsid w:val="00013365"/>
    <w:rsid w:val="00013F93"/>
    <w:rsid w:val="00015CB0"/>
    <w:rsid w:val="00016879"/>
    <w:rsid w:val="00017ABE"/>
    <w:rsid w:val="00024DD7"/>
    <w:rsid w:val="00025911"/>
    <w:rsid w:val="00025F14"/>
    <w:rsid w:val="000270A1"/>
    <w:rsid w:val="000323D2"/>
    <w:rsid w:val="00036A42"/>
    <w:rsid w:val="0003753F"/>
    <w:rsid w:val="0004012D"/>
    <w:rsid w:val="00040F98"/>
    <w:rsid w:val="00041357"/>
    <w:rsid w:val="000414F3"/>
    <w:rsid w:val="00042BF7"/>
    <w:rsid w:val="00043088"/>
    <w:rsid w:val="00043226"/>
    <w:rsid w:val="000478F4"/>
    <w:rsid w:val="00050B4C"/>
    <w:rsid w:val="00050BF0"/>
    <w:rsid w:val="00051105"/>
    <w:rsid w:val="0005261B"/>
    <w:rsid w:val="00055586"/>
    <w:rsid w:val="00056739"/>
    <w:rsid w:val="0006175C"/>
    <w:rsid w:val="000617B3"/>
    <w:rsid w:val="000633D3"/>
    <w:rsid w:val="0007027F"/>
    <w:rsid w:val="00072726"/>
    <w:rsid w:val="00072877"/>
    <w:rsid w:val="00072D3D"/>
    <w:rsid w:val="000736F4"/>
    <w:rsid w:val="0007431E"/>
    <w:rsid w:val="000757A5"/>
    <w:rsid w:val="000775AB"/>
    <w:rsid w:val="00077942"/>
    <w:rsid w:val="00077EFF"/>
    <w:rsid w:val="00082386"/>
    <w:rsid w:val="0008239D"/>
    <w:rsid w:val="00082801"/>
    <w:rsid w:val="00082A7B"/>
    <w:rsid w:val="00082F85"/>
    <w:rsid w:val="0008337E"/>
    <w:rsid w:val="00084D1B"/>
    <w:rsid w:val="00084FCC"/>
    <w:rsid w:val="0008595E"/>
    <w:rsid w:val="00085C52"/>
    <w:rsid w:val="000866A9"/>
    <w:rsid w:val="00087272"/>
    <w:rsid w:val="00090E39"/>
    <w:rsid w:val="00091647"/>
    <w:rsid w:val="00091CD7"/>
    <w:rsid w:val="00092FDD"/>
    <w:rsid w:val="00093752"/>
    <w:rsid w:val="000941B0"/>
    <w:rsid w:val="00095721"/>
    <w:rsid w:val="00095B31"/>
    <w:rsid w:val="00096658"/>
    <w:rsid w:val="000A0376"/>
    <w:rsid w:val="000A0713"/>
    <w:rsid w:val="000A0B80"/>
    <w:rsid w:val="000A136F"/>
    <w:rsid w:val="000A2FFE"/>
    <w:rsid w:val="000A33F3"/>
    <w:rsid w:val="000A718F"/>
    <w:rsid w:val="000B26B6"/>
    <w:rsid w:val="000B689B"/>
    <w:rsid w:val="000B694D"/>
    <w:rsid w:val="000B7370"/>
    <w:rsid w:val="000C10AB"/>
    <w:rsid w:val="000C1FB8"/>
    <w:rsid w:val="000C2A2E"/>
    <w:rsid w:val="000C2DE2"/>
    <w:rsid w:val="000C38EA"/>
    <w:rsid w:val="000C39D6"/>
    <w:rsid w:val="000C454E"/>
    <w:rsid w:val="000C5887"/>
    <w:rsid w:val="000C5F02"/>
    <w:rsid w:val="000C61B5"/>
    <w:rsid w:val="000D23C3"/>
    <w:rsid w:val="000D5CCE"/>
    <w:rsid w:val="000D6629"/>
    <w:rsid w:val="000D6C93"/>
    <w:rsid w:val="000D7910"/>
    <w:rsid w:val="000D7D2A"/>
    <w:rsid w:val="000D7EC5"/>
    <w:rsid w:val="000E2E1C"/>
    <w:rsid w:val="000E7621"/>
    <w:rsid w:val="000F1148"/>
    <w:rsid w:val="000F234A"/>
    <w:rsid w:val="000F2C34"/>
    <w:rsid w:val="000F31CB"/>
    <w:rsid w:val="000F464C"/>
    <w:rsid w:val="000F4A60"/>
    <w:rsid w:val="000F5509"/>
    <w:rsid w:val="000F6E90"/>
    <w:rsid w:val="000F714F"/>
    <w:rsid w:val="001001F0"/>
    <w:rsid w:val="00100BD2"/>
    <w:rsid w:val="00103524"/>
    <w:rsid w:val="00104BDA"/>
    <w:rsid w:val="0010515C"/>
    <w:rsid w:val="00105590"/>
    <w:rsid w:val="00105DB2"/>
    <w:rsid w:val="00106760"/>
    <w:rsid w:val="00106A19"/>
    <w:rsid w:val="00107235"/>
    <w:rsid w:val="001101A3"/>
    <w:rsid w:val="001102D8"/>
    <w:rsid w:val="00110DA6"/>
    <w:rsid w:val="0011109C"/>
    <w:rsid w:val="00112AEA"/>
    <w:rsid w:val="00112DBE"/>
    <w:rsid w:val="0011552A"/>
    <w:rsid w:val="00115F85"/>
    <w:rsid w:val="00116EA8"/>
    <w:rsid w:val="001205EB"/>
    <w:rsid w:val="00121703"/>
    <w:rsid w:val="00123EC8"/>
    <w:rsid w:val="0012402C"/>
    <w:rsid w:val="001242B2"/>
    <w:rsid w:val="00125436"/>
    <w:rsid w:val="00126899"/>
    <w:rsid w:val="0012752F"/>
    <w:rsid w:val="00127B17"/>
    <w:rsid w:val="00127D14"/>
    <w:rsid w:val="00130EA0"/>
    <w:rsid w:val="0013108E"/>
    <w:rsid w:val="0013368C"/>
    <w:rsid w:val="001344D6"/>
    <w:rsid w:val="00134A4C"/>
    <w:rsid w:val="00134B94"/>
    <w:rsid w:val="00134C82"/>
    <w:rsid w:val="00134E72"/>
    <w:rsid w:val="001354F8"/>
    <w:rsid w:val="00137018"/>
    <w:rsid w:val="001376DE"/>
    <w:rsid w:val="00141051"/>
    <w:rsid w:val="00142897"/>
    <w:rsid w:val="001437EA"/>
    <w:rsid w:val="00146DDF"/>
    <w:rsid w:val="00147BBC"/>
    <w:rsid w:val="001502E4"/>
    <w:rsid w:val="0015148F"/>
    <w:rsid w:val="00151BF6"/>
    <w:rsid w:val="00153A8D"/>
    <w:rsid w:val="00153AAE"/>
    <w:rsid w:val="00154341"/>
    <w:rsid w:val="001546C9"/>
    <w:rsid w:val="00157ECA"/>
    <w:rsid w:val="00160D89"/>
    <w:rsid w:val="00161230"/>
    <w:rsid w:val="00161D78"/>
    <w:rsid w:val="00163B98"/>
    <w:rsid w:val="00163D8C"/>
    <w:rsid w:val="001642C2"/>
    <w:rsid w:val="001657F2"/>
    <w:rsid w:val="00165F64"/>
    <w:rsid w:val="00166376"/>
    <w:rsid w:val="00171DAB"/>
    <w:rsid w:val="00171EAA"/>
    <w:rsid w:val="00172901"/>
    <w:rsid w:val="00173CEB"/>
    <w:rsid w:val="00175F36"/>
    <w:rsid w:val="001761CE"/>
    <w:rsid w:val="00177B55"/>
    <w:rsid w:val="001804B3"/>
    <w:rsid w:val="001808DD"/>
    <w:rsid w:val="00181DDD"/>
    <w:rsid w:val="0018449D"/>
    <w:rsid w:val="00185B67"/>
    <w:rsid w:val="00186A07"/>
    <w:rsid w:val="001876B3"/>
    <w:rsid w:val="00191528"/>
    <w:rsid w:val="00193891"/>
    <w:rsid w:val="00193F83"/>
    <w:rsid w:val="0019424F"/>
    <w:rsid w:val="001948BD"/>
    <w:rsid w:val="00197074"/>
    <w:rsid w:val="001A0C18"/>
    <w:rsid w:val="001A4578"/>
    <w:rsid w:val="001A4AC2"/>
    <w:rsid w:val="001A59D2"/>
    <w:rsid w:val="001A5CE5"/>
    <w:rsid w:val="001A67E9"/>
    <w:rsid w:val="001A6AFF"/>
    <w:rsid w:val="001B00EB"/>
    <w:rsid w:val="001B01D8"/>
    <w:rsid w:val="001B07C0"/>
    <w:rsid w:val="001B1EE9"/>
    <w:rsid w:val="001B2D37"/>
    <w:rsid w:val="001B3A27"/>
    <w:rsid w:val="001B3CEB"/>
    <w:rsid w:val="001B44B6"/>
    <w:rsid w:val="001B7553"/>
    <w:rsid w:val="001C0270"/>
    <w:rsid w:val="001C1352"/>
    <w:rsid w:val="001C212D"/>
    <w:rsid w:val="001C54A6"/>
    <w:rsid w:val="001C58FA"/>
    <w:rsid w:val="001C7462"/>
    <w:rsid w:val="001D1E3A"/>
    <w:rsid w:val="001D229D"/>
    <w:rsid w:val="001D2BA7"/>
    <w:rsid w:val="001D2F81"/>
    <w:rsid w:val="001D48A1"/>
    <w:rsid w:val="001D5AF2"/>
    <w:rsid w:val="001D5EAD"/>
    <w:rsid w:val="001D7957"/>
    <w:rsid w:val="001E18D0"/>
    <w:rsid w:val="001E22C9"/>
    <w:rsid w:val="001E2FB7"/>
    <w:rsid w:val="001E383B"/>
    <w:rsid w:val="001E3F5D"/>
    <w:rsid w:val="001E526E"/>
    <w:rsid w:val="001E6525"/>
    <w:rsid w:val="001E67DF"/>
    <w:rsid w:val="001E7B4F"/>
    <w:rsid w:val="001F00D1"/>
    <w:rsid w:val="001F20F8"/>
    <w:rsid w:val="001F3920"/>
    <w:rsid w:val="001F4B49"/>
    <w:rsid w:val="001F5459"/>
    <w:rsid w:val="001F5EC6"/>
    <w:rsid w:val="00203BE8"/>
    <w:rsid w:val="002058AA"/>
    <w:rsid w:val="002064CB"/>
    <w:rsid w:val="00207DE7"/>
    <w:rsid w:val="00210357"/>
    <w:rsid w:val="00211066"/>
    <w:rsid w:val="0021247C"/>
    <w:rsid w:val="00213DD0"/>
    <w:rsid w:val="00216700"/>
    <w:rsid w:val="0021783A"/>
    <w:rsid w:val="00217F59"/>
    <w:rsid w:val="00220031"/>
    <w:rsid w:val="002217C3"/>
    <w:rsid w:val="00225C24"/>
    <w:rsid w:val="00226A85"/>
    <w:rsid w:val="002276AC"/>
    <w:rsid w:val="002310BA"/>
    <w:rsid w:val="00235C38"/>
    <w:rsid w:val="00236218"/>
    <w:rsid w:val="00237BC6"/>
    <w:rsid w:val="002406FF"/>
    <w:rsid w:val="00243732"/>
    <w:rsid w:val="00243BFD"/>
    <w:rsid w:val="00245B00"/>
    <w:rsid w:val="00245DB9"/>
    <w:rsid w:val="00245E10"/>
    <w:rsid w:val="00247007"/>
    <w:rsid w:val="00247C1F"/>
    <w:rsid w:val="002532C0"/>
    <w:rsid w:val="002542FD"/>
    <w:rsid w:val="002554A1"/>
    <w:rsid w:val="00256167"/>
    <w:rsid w:val="002568E6"/>
    <w:rsid w:val="0025711F"/>
    <w:rsid w:val="00257BA2"/>
    <w:rsid w:val="00257DEA"/>
    <w:rsid w:val="00260A55"/>
    <w:rsid w:val="00262B28"/>
    <w:rsid w:val="00263104"/>
    <w:rsid w:val="0026425A"/>
    <w:rsid w:val="00265D1F"/>
    <w:rsid w:val="00270AC8"/>
    <w:rsid w:val="00271B4E"/>
    <w:rsid w:val="00271F1B"/>
    <w:rsid w:val="00272C02"/>
    <w:rsid w:val="00273A41"/>
    <w:rsid w:val="00273DEF"/>
    <w:rsid w:val="00275240"/>
    <w:rsid w:val="00276340"/>
    <w:rsid w:val="00277468"/>
    <w:rsid w:val="00277C46"/>
    <w:rsid w:val="00277C9F"/>
    <w:rsid w:val="00281ACB"/>
    <w:rsid w:val="00282F5B"/>
    <w:rsid w:val="0028317B"/>
    <w:rsid w:val="00283BF6"/>
    <w:rsid w:val="0028441B"/>
    <w:rsid w:val="002857E0"/>
    <w:rsid w:val="00287E84"/>
    <w:rsid w:val="00291FA8"/>
    <w:rsid w:val="002922B5"/>
    <w:rsid w:val="00292314"/>
    <w:rsid w:val="00293477"/>
    <w:rsid w:val="00294319"/>
    <w:rsid w:val="0029478A"/>
    <w:rsid w:val="0029655B"/>
    <w:rsid w:val="002A0F38"/>
    <w:rsid w:val="002A0FF1"/>
    <w:rsid w:val="002A13C3"/>
    <w:rsid w:val="002A14BD"/>
    <w:rsid w:val="002A1A04"/>
    <w:rsid w:val="002A275B"/>
    <w:rsid w:val="002A32D9"/>
    <w:rsid w:val="002A337F"/>
    <w:rsid w:val="002A4D73"/>
    <w:rsid w:val="002A5B6E"/>
    <w:rsid w:val="002A7EE2"/>
    <w:rsid w:val="002B3A56"/>
    <w:rsid w:val="002B3AD8"/>
    <w:rsid w:val="002B3D7B"/>
    <w:rsid w:val="002B5B38"/>
    <w:rsid w:val="002B7037"/>
    <w:rsid w:val="002C0FA1"/>
    <w:rsid w:val="002C11A1"/>
    <w:rsid w:val="002C13F7"/>
    <w:rsid w:val="002C4A11"/>
    <w:rsid w:val="002C6492"/>
    <w:rsid w:val="002C6816"/>
    <w:rsid w:val="002C787C"/>
    <w:rsid w:val="002D574B"/>
    <w:rsid w:val="002D6637"/>
    <w:rsid w:val="002E1787"/>
    <w:rsid w:val="002E3122"/>
    <w:rsid w:val="002E3F12"/>
    <w:rsid w:val="002E42C3"/>
    <w:rsid w:val="002E57C7"/>
    <w:rsid w:val="002E6CD4"/>
    <w:rsid w:val="002E7D73"/>
    <w:rsid w:val="002F1A86"/>
    <w:rsid w:val="002F1E5A"/>
    <w:rsid w:val="002F226F"/>
    <w:rsid w:val="002F3415"/>
    <w:rsid w:val="002F3519"/>
    <w:rsid w:val="002F585F"/>
    <w:rsid w:val="002F5B2B"/>
    <w:rsid w:val="002F74D4"/>
    <w:rsid w:val="002F77DE"/>
    <w:rsid w:val="003009CF"/>
    <w:rsid w:val="00301E2B"/>
    <w:rsid w:val="00302F02"/>
    <w:rsid w:val="00303E1A"/>
    <w:rsid w:val="00305052"/>
    <w:rsid w:val="00305474"/>
    <w:rsid w:val="0031293F"/>
    <w:rsid w:val="00313DCA"/>
    <w:rsid w:val="003153A7"/>
    <w:rsid w:val="00315F89"/>
    <w:rsid w:val="003165D6"/>
    <w:rsid w:val="00317E3B"/>
    <w:rsid w:val="003201F9"/>
    <w:rsid w:val="003217C8"/>
    <w:rsid w:val="00321B2D"/>
    <w:rsid w:val="00321CAB"/>
    <w:rsid w:val="00323D2E"/>
    <w:rsid w:val="00324CBD"/>
    <w:rsid w:val="003250AE"/>
    <w:rsid w:val="003259DD"/>
    <w:rsid w:val="00326075"/>
    <w:rsid w:val="0033667B"/>
    <w:rsid w:val="003373B1"/>
    <w:rsid w:val="00337FE7"/>
    <w:rsid w:val="00342EAA"/>
    <w:rsid w:val="003457E8"/>
    <w:rsid w:val="00345C01"/>
    <w:rsid w:val="00351517"/>
    <w:rsid w:val="00351BFD"/>
    <w:rsid w:val="0035259D"/>
    <w:rsid w:val="00353A36"/>
    <w:rsid w:val="00355375"/>
    <w:rsid w:val="00355B62"/>
    <w:rsid w:val="003563C0"/>
    <w:rsid w:val="00356B77"/>
    <w:rsid w:val="003627B8"/>
    <w:rsid w:val="00362929"/>
    <w:rsid w:val="003645D4"/>
    <w:rsid w:val="003649D9"/>
    <w:rsid w:val="00365AB7"/>
    <w:rsid w:val="00367E79"/>
    <w:rsid w:val="00370B1E"/>
    <w:rsid w:val="003728DA"/>
    <w:rsid w:val="0037290B"/>
    <w:rsid w:val="003732D5"/>
    <w:rsid w:val="00373C00"/>
    <w:rsid w:val="00373FFC"/>
    <w:rsid w:val="003744A0"/>
    <w:rsid w:val="00375CAD"/>
    <w:rsid w:val="00376140"/>
    <w:rsid w:val="00377378"/>
    <w:rsid w:val="0037772A"/>
    <w:rsid w:val="0037788D"/>
    <w:rsid w:val="00377BBE"/>
    <w:rsid w:val="0038253E"/>
    <w:rsid w:val="00383B52"/>
    <w:rsid w:val="00384ABD"/>
    <w:rsid w:val="00385A2D"/>
    <w:rsid w:val="00386B88"/>
    <w:rsid w:val="003870C1"/>
    <w:rsid w:val="003908EB"/>
    <w:rsid w:val="00391E25"/>
    <w:rsid w:val="003929E1"/>
    <w:rsid w:val="0039372F"/>
    <w:rsid w:val="00396380"/>
    <w:rsid w:val="003965C6"/>
    <w:rsid w:val="003969BC"/>
    <w:rsid w:val="00396E0A"/>
    <w:rsid w:val="00397E3B"/>
    <w:rsid w:val="00397ECA"/>
    <w:rsid w:val="003A05AA"/>
    <w:rsid w:val="003A1385"/>
    <w:rsid w:val="003A28DB"/>
    <w:rsid w:val="003A2C3C"/>
    <w:rsid w:val="003A2CA2"/>
    <w:rsid w:val="003A335D"/>
    <w:rsid w:val="003A4031"/>
    <w:rsid w:val="003A6A26"/>
    <w:rsid w:val="003A7822"/>
    <w:rsid w:val="003A7BFE"/>
    <w:rsid w:val="003A7EA8"/>
    <w:rsid w:val="003B061C"/>
    <w:rsid w:val="003B081E"/>
    <w:rsid w:val="003B09E1"/>
    <w:rsid w:val="003B21A5"/>
    <w:rsid w:val="003B3799"/>
    <w:rsid w:val="003B46CA"/>
    <w:rsid w:val="003B4C6C"/>
    <w:rsid w:val="003B5F08"/>
    <w:rsid w:val="003B6481"/>
    <w:rsid w:val="003B76B6"/>
    <w:rsid w:val="003C0A14"/>
    <w:rsid w:val="003C1646"/>
    <w:rsid w:val="003C21A9"/>
    <w:rsid w:val="003C395F"/>
    <w:rsid w:val="003C5703"/>
    <w:rsid w:val="003C5AD0"/>
    <w:rsid w:val="003C6080"/>
    <w:rsid w:val="003C6C83"/>
    <w:rsid w:val="003C6D93"/>
    <w:rsid w:val="003C794C"/>
    <w:rsid w:val="003C7ADE"/>
    <w:rsid w:val="003C7E50"/>
    <w:rsid w:val="003D054A"/>
    <w:rsid w:val="003D144D"/>
    <w:rsid w:val="003D223E"/>
    <w:rsid w:val="003D2CB7"/>
    <w:rsid w:val="003D46B7"/>
    <w:rsid w:val="003D4CA0"/>
    <w:rsid w:val="003D66AF"/>
    <w:rsid w:val="003E3A98"/>
    <w:rsid w:val="003E4BDF"/>
    <w:rsid w:val="003E63FE"/>
    <w:rsid w:val="003E765D"/>
    <w:rsid w:val="003F020D"/>
    <w:rsid w:val="003F026C"/>
    <w:rsid w:val="003F02B0"/>
    <w:rsid w:val="003F044B"/>
    <w:rsid w:val="003F25DC"/>
    <w:rsid w:val="003F2B6F"/>
    <w:rsid w:val="003F3902"/>
    <w:rsid w:val="003F423E"/>
    <w:rsid w:val="003F49F7"/>
    <w:rsid w:val="003F616B"/>
    <w:rsid w:val="003F6511"/>
    <w:rsid w:val="003F658E"/>
    <w:rsid w:val="003F662A"/>
    <w:rsid w:val="003F6CD2"/>
    <w:rsid w:val="003F7992"/>
    <w:rsid w:val="003F7D7B"/>
    <w:rsid w:val="00400483"/>
    <w:rsid w:val="00400493"/>
    <w:rsid w:val="00400842"/>
    <w:rsid w:val="00401963"/>
    <w:rsid w:val="00402DF6"/>
    <w:rsid w:val="00403AAB"/>
    <w:rsid w:val="004055F5"/>
    <w:rsid w:val="00411F0C"/>
    <w:rsid w:val="0041258E"/>
    <w:rsid w:val="004125D9"/>
    <w:rsid w:val="00412AAB"/>
    <w:rsid w:val="00415298"/>
    <w:rsid w:val="004163AF"/>
    <w:rsid w:val="0041737E"/>
    <w:rsid w:val="00421754"/>
    <w:rsid w:val="00421C65"/>
    <w:rsid w:val="00422219"/>
    <w:rsid w:val="00422869"/>
    <w:rsid w:val="00422F58"/>
    <w:rsid w:val="0042483A"/>
    <w:rsid w:val="00425244"/>
    <w:rsid w:val="00425917"/>
    <w:rsid w:val="00426461"/>
    <w:rsid w:val="00427DBE"/>
    <w:rsid w:val="00427F8D"/>
    <w:rsid w:val="00430179"/>
    <w:rsid w:val="004302C4"/>
    <w:rsid w:val="00430FC9"/>
    <w:rsid w:val="00431561"/>
    <w:rsid w:val="00435E49"/>
    <w:rsid w:val="00437182"/>
    <w:rsid w:val="00437FDE"/>
    <w:rsid w:val="00443480"/>
    <w:rsid w:val="00443527"/>
    <w:rsid w:val="00443719"/>
    <w:rsid w:val="00444B2B"/>
    <w:rsid w:val="00444B49"/>
    <w:rsid w:val="00444D48"/>
    <w:rsid w:val="004459B6"/>
    <w:rsid w:val="00446D77"/>
    <w:rsid w:val="00447DB1"/>
    <w:rsid w:val="00447EA6"/>
    <w:rsid w:val="004509C4"/>
    <w:rsid w:val="004519C8"/>
    <w:rsid w:val="00452257"/>
    <w:rsid w:val="0045348E"/>
    <w:rsid w:val="004538C0"/>
    <w:rsid w:val="00453E10"/>
    <w:rsid w:val="0045477F"/>
    <w:rsid w:val="00456AB1"/>
    <w:rsid w:val="00457150"/>
    <w:rsid w:val="00460D2A"/>
    <w:rsid w:val="004628F0"/>
    <w:rsid w:val="00462B34"/>
    <w:rsid w:val="004638F8"/>
    <w:rsid w:val="004640D4"/>
    <w:rsid w:val="00464193"/>
    <w:rsid w:val="00464E89"/>
    <w:rsid w:val="0046540D"/>
    <w:rsid w:val="004659DF"/>
    <w:rsid w:val="00467961"/>
    <w:rsid w:val="004679FE"/>
    <w:rsid w:val="00472D48"/>
    <w:rsid w:val="00473B32"/>
    <w:rsid w:val="00473BBD"/>
    <w:rsid w:val="004755D3"/>
    <w:rsid w:val="004769DC"/>
    <w:rsid w:val="004771A5"/>
    <w:rsid w:val="004821A3"/>
    <w:rsid w:val="00482584"/>
    <w:rsid w:val="004911AB"/>
    <w:rsid w:val="0049194F"/>
    <w:rsid w:val="0049353C"/>
    <w:rsid w:val="0049381E"/>
    <w:rsid w:val="00494A24"/>
    <w:rsid w:val="00497E67"/>
    <w:rsid w:val="004A0A06"/>
    <w:rsid w:val="004A1100"/>
    <w:rsid w:val="004A41CF"/>
    <w:rsid w:val="004A45C2"/>
    <w:rsid w:val="004A5D9F"/>
    <w:rsid w:val="004A7354"/>
    <w:rsid w:val="004B0E77"/>
    <w:rsid w:val="004B10A4"/>
    <w:rsid w:val="004B1117"/>
    <w:rsid w:val="004B1BAE"/>
    <w:rsid w:val="004B1FAD"/>
    <w:rsid w:val="004B5D1B"/>
    <w:rsid w:val="004B71A8"/>
    <w:rsid w:val="004B7204"/>
    <w:rsid w:val="004C008D"/>
    <w:rsid w:val="004C069E"/>
    <w:rsid w:val="004C0F1D"/>
    <w:rsid w:val="004C0F38"/>
    <w:rsid w:val="004C2563"/>
    <w:rsid w:val="004C29E9"/>
    <w:rsid w:val="004C5B78"/>
    <w:rsid w:val="004D195A"/>
    <w:rsid w:val="004D7476"/>
    <w:rsid w:val="004D796E"/>
    <w:rsid w:val="004D7A49"/>
    <w:rsid w:val="004E0254"/>
    <w:rsid w:val="004E2B59"/>
    <w:rsid w:val="004E349B"/>
    <w:rsid w:val="004E36BE"/>
    <w:rsid w:val="004E3F1F"/>
    <w:rsid w:val="004E73DF"/>
    <w:rsid w:val="004E7686"/>
    <w:rsid w:val="004F0D5C"/>
    <w:rsid w:val="004F11C5"/>
    <w:rsid w:val="004F1C79"/>
    <w:rsid w:val="004F36EF"/>
    <w:rsid w:val="004F3AEB"/>
    <w:rsid w:val="004F5D36"/>
    <w:rsid w:val="004F636E"/>
    <w:rsid w:val="004F6918"/>
    <w:rsid w:val="004F7F55"/>
    <w:rsid w:val="005008BA"/>
    <w:rsid w:val="005017C1"/>
    <w:rsid w:val="005019F8"/>
    <w:rsid w:val="0050228B"/>
    <w:rsid w:val="00503ABF"/>
    <w:rsid w:val="00505009"/>
    <w:rsid w:val="00506F48"/>
    <w:rsid w:val="00507811"/>
    <w:rsid w:val="00510CC1"/>
    <w:rsid w:val="00510E01"/>
    <w:rsid w:val="0051249A"/>
    <w:rsid w:val="00513154"/>
    <w:rsid w:val="005163C0"/>
    <w:rsid w:val="0051678C"/>
    <w:rsid w:val="005211D2"/>
    <w:rsid w:val="0052152A"/>
    <w:rsid w:val="00522013"/>
    <w:rsid w:val="0052270E"/>
    <w:rsid w:val="00523965"/>
    <w:rsid w:val="0052489F"/>
    <w:rsid w:val="0052506B"/>
    <w:rsid w:val="005256F9"/>
    <w:rsid w:val="00525D1F"/>
    <w:rsid w:val="0052606B"/>
    <w:rsid w:val="005260A8"/>
    <w:rsid w:val="00527A96"/>
    <w:rsid w:val="00527E69"/>
    <w:rsid w:val="00531051"/>
    <w:rsid w:val="005316B3"/>
    <w:rsid w:val="00531FD9"/>
    <w:rsid w:val="00533078"/>
    <w:rsid w:val="00533F74"/>
    <w:rsid w:val="00536A67"/>
    <w:rsid w:val="005379D2"/>
    <w:rsid w:val="0054021A"/>
    <w:rsid w:val="00540354"/>
    <w:rsid w:val="00540B80"/>
    <w:rsid w:val="005424E3"/>
    <w:rsid w:val="005455C8"/>
    <w:rsid w:val="00545644"/>
    <w:rsid w:val="00545BD9"/>
    <w:rsid w:val="00545DC6"/>
    <w:rsid w:val="005507DA"/>
    <w:rsid w:val="00552183"/>
    <w:rsid w:val="005527C4"/>
    <w:rsid w:val="00552DAC"/>
    <w:rsid w:val="00554C3F"/>
    <w:rsid w:val="00555FB0"/>
    <w:rsid w:val="00556399"/>
    <w:rsid w:val="005563FB"/>
    <w:rsid w:val="00565181"/>
    <w:rsid w:val="00570496"/>
    <w:rsid w:val="00570ABB"/>
    <w:rsid w:val="00571386"/>
    <w:rsid w:val="005725C8"/>
    <w:rsid w:val="005730B6"/>
    <w:rsid w:val="005744E0"/>
    <w:rsid w:val="00574981"/>
    <w:rsid w:val="00575B1D"/>
    <w:rsid w:val="00576970"/>
    <w:rsid w:val="005823ED"/>
    <w:rsid w:val="005830E5"/>
    <w:rsid w:val="00583C05"/>
    <w:rsid w:val="00585411"/>
    <w:rsid w:val="00586169"/>
    <w:rsid w:val="005863A5"/>
    <w:rsid w:val="005866E9"/>
    <w:rsid w:val="005933BB"/>
    <w:rsid w:val="0059382D"/>
    <w:rsid w:val="00594D49"/>
    <w:rsid w:val="00594E17"/>
    <w:rsid w:val="005967D6"/>
    <w:rsid w:val="00597917"/>
    <w:rsid w:val="005A0833"/>
    <w:rsid w:val="005A2958"/>
    <w:rsid w:val="005A33D2"/>
    <w:rsid w:val="005A3EC1"/>
    <w:rsid w:val="005A5298"/>
    <w:rsid w:val="005A5892"/>
    <w:rsid w:val="005A5C79"/>
    <w:rsid w:val="005A5D5C"/>
    <w:rsid w:val="005A6EE3"/>
    <w:rsid w:val="005A6FC0"/>
    <w:rsid w:val="005B4D1C"/>
    <w:rsid w:val="005B52AA"/>
    <w:rsid w:val="005C11C4"/>
    <w:rsid w:val="005C1434"/>
    <w:rsid w:val="005C1C4F"/>
    <w:rsid w:val="005C21E7"/>
    <w:rsid w:val="005C789B"/>
    <w:rsid w:val="005D0AFC"/>
    <w:rsid w:val="005D1C62"/>
    <w:rsid w:val="005D3936"/>
    <w:rsid w:val="005D4662"/>
    <w:rsid w:val="005D50ED"/>
    <w:rsid w:val="005D52DB"/>
    <w:rsid w:val="005E006D"/>
    <w:rsid w:val="005E0597"/>
    <w:rsid w:val="005E0891"/>
    <w:rsid w:val="005E2C17"/>
    <w:rsid w:val="005E6A34"/>
    <w:rsid w:val="005E6F91"/>
    <w:rsid w:val="005F1033"/>
    <w:rsid w:val="005F17AC"/>
    <w:rsid w:val="005F2357"/>
    <w:rsid w:val="005F38E3"/>
    <w:rsid w:val="005F3F6B"/>
    <w:rsid w:val="005F5F14"/>
    <w:rsid w:val="005F68C5"/>
    <w:rsid w:val="005F6AA6"/>
    <w:rsid w:val="005F74CD"/>
    <w:rsid w:val="00600BCB"/>
    <w:rsid w:val="0060102E"/>
    <w:rsid w:val="006025DB"/>
    <w:rsid w:val="00602F7A"/>
    <w:rsid w:val="006037AC"/>
    <w:rsid w:val="006037F9"/>
    <w:rsid w:val="00603D5D"/>
    <w:rsid w:val="00605BE2"/>
    <w:rsid w:val="006070D0"/>
    <w:rsid w:val="00607699"/>
    <w:rsid w:val="00607A8A"/>
    <w:rsid w:val="00607CAB"/>
    <w:rsid w:val="00610112"/>
    <w:rsid w:val="00610CFA"/>
    <w:rsid w:val="00610F6E"/>
    <w:rsid w:val="00611CD3"/>
    <w:rsid w:val="00613715"/>
    <w:rsid w:val="00614821"/>
    <w:rsid w:val="0061489E"/>
    <w:rsid w:val="0061543B"/>
    <w:rsid w:val="0062063E"/>
    <w:rsid w:val="006228CF"/>
    <w:rsid w:val="0062321F"/>
    <w:rsid w:val="00623BA0"/>
    <w:rsid w:val="0062582D"/>
    <w:rsid w:val="00625998"/>
    <w:rsid w:val="00626872"/>
    <w:rsid w:val="00627DEB"/>
    <w:rsid w:val="00630DE8"/>
    <w:rsid w:val="00630FF5"/>
    <w:rsid w:val="006324AA"/>
    <w:rsid w:val="006340AA"/>
    <w:rsid w:val="0063449D"/>
    <w:rsid w:val="006351C4"/>
    <w:rsid w:val="006352D7"/>
    <w:rsid w:val="00636423"/>
    <w:rsid w:val="00636B09"/>
    <w:rsid w:val="0063777B"/>
    <w:rsid w:val="0063793E"/>
    <w:rsid w:val="00641A26"/>
    <w:rsid w:val="006421BE"/>
    <w:rsid w:val="006426E2"/>
    <w:rsid w:val="006434B0"/>
    <w:rsid w:val="00643676"/>
    <w:rsid w:val="00643FEA"/>
    <w:rsid w:val="00644EBF"/>
    <w:rsid w:val="006455BB"/>
    <w:rsid w:val="00646411"/>
    <w:rsid w:val="00646709"/>
    <w:rsid w:val="00652DBF"/>
    <w:rsid w:val="00655034"/>
    <w:rsid w:val="0065761F"/>
    <w:rsid w:val="0065798D"/>
    <w:rsid w:val="00663841"/>
    <w:rsid w:val="00663C3A"/>
    <w:rsid w:val="00664998"/>
    <w:rsid w:val="00664AF2"/>
    <w:rsid w:val="006717EF"/>
    <w:rsid w:val="00672B62"/>
    <w:rsid w:val="00674490"/>
    <w:rsid w:val="00674B4F"/>
    <w:rsid w:val="00674B7A"/>
    <w:rsid w:val="00675017"/>
    <w:rsid w:val="006765C2"/>
    <w:rsid w:val="00677FB9"/>
    <w:rsid w:val="00680359"/>
    <w:rsid w:val="00680AEE"/>
    <w:rsid w:val="00681168"/>
    <w:rsid w:val="00682180"/>
    <w:rsid w:val="00685051"/>
    <w:rsid w:val="00685491"/>
    <w:rsid w:val="00685BC6"/>
    <w:rsid w:val="00687F1E"/>
    <w:rsid w:val="00690AEF"/>
    <w:rsid w:val="00692F33"/>
    <w:rsid w:val="00693529"/>
    <w:rsid w:val="00695328"/>
    <w:rsid w:val="00697075"/>
    <w:rsid w:val="00697D22"/>
    <w:rsid w:val="006A2AC5"/>
    <w:rsid w:val="006A6EA8"/>
    <w:rsid w:val="006B1B24"/>
    <w:rsid w:val="006B3163"/>
    <w:rsid w:val="006B4164"/>
    <w:rsid w:val="006B5DF8"/>
    <w:rsid w:val="006B79DE"/>
    <w:rsid w:val="006C0753"/>
    <w:rsid w:val="006C1A23"/>
    <w:rsid w:val="006C215A"/>
    <w:rsid w:val="006C2A47"/>
    <w:rsid w:val="006C2CE5"/>
    <w:rsid w:val="006C30E0"/>
    <w:rsid w:val="006C3652"/>
    <w:rsid w:val="006C46EB"/>
    <w:rsid w:val="006C4FD1"/>
    <w:rsid w:val="006C53A7"/>
    <w:rsid w:val="006C618F"/>
    <w:rsid w:val="006D1CA1"/>
    <w:rsid w:val="006D2420"/>
    <w:rsid w:val="006D256A"/>
    <w:rsid w:val="006D25B0"/>
    <w:rsid w:val="006D2CDE"/>
    <w:rsid w:val="006D3224"/>
    <w:rsid w:val="006D58F8"/>
    <w:rsid w:val="006D6A3B"/>
    <w:rsid w:val="006E0782"/>
    <w:rsid w:val="006E27B7"/>
    <w:rsid w:val="006E3178"/>
    <w:rsid w:val="006E4CEC"/>
    <w:rsid w:val="006E6F91"/>
    <w:rsid w:val="006F1C68"/>
    <w:rsid w:val="006F2A67"/>
    <w:rsid w:val="006F4470"/>
    <w:rsid w:val="006F5D09"/>
    <w:rsid w:val="006F602A"/>
    <w:rsid w:val="006F722C"/>
    <w:rsid w:val="006F7251"/>
    <w:rsid w:val="006F74C3"/>
    <w:rsid w:val="007027C2"/>
    <w:rsid w:val="0070455B"/>
    <w:rsid w:val="0070552D"/>
    <w:rsid w:val="00705DF9"/>
    <w:rsid w:val="00706FFB"/>
    <w:rsid w:val="00707911"/>
    <w:rsid w:val="00713C33"/>
    <w:rsid w:val="007152B6"/>
    <w:rsid w:val="00716B2F"/>
    <w:rsid w:val="00717E53"/>
    <w:rsid w:val="00720F52"/>
    <w:rsid w:val="007224D5"/>
    <w:rsid w:val="0072318B"/>
    <w:rsid w:val="007233FE"/>
    <w:rsid w:val="007239ED"/>
    <w:rsid w:val="007249A3"/>
    <w:rsid w:val="00725F41"/>
    <w:rsid w:val="007265B2"/>
    <w:rsid w:val="00726D95"/>
    <w:rsid w:val="0073080C"/>
    <w:rsid w:val="00731FAA"/>
    <w:rsid w:val="007334C6"/>
    <w:rsid w:val="00734703"/>
    <w:rsid w:val="007349D9"/>
    <w:rsid w:val="00734FCB"/>
    <w:rsid w:val="007352FF"/>
    <w:rsid w:val="0073799A"/>
    <w:rsid w:val="00740793"/>
    <w:rsid w:val="007459D7"/>
    <w:rsid w:val="00746A6F"/>
    <w:rsid w:val="00747FF6"/>
    <w:rsid w:val="0075447C"/>
    <w:rsid w:val="007544E1"/>
    <w:rsid w:val="00755197"/>
    <w:rsid w:val="00757837"/>
    <w:rsid w:val="007604E7"/>
    <w:rsid w:val="00760C24"/>
    <w:rsid w:val="00764529"/>
    <w:rsid w:val="00764E77"/>
    <w:rsid w:val="00766727"/>
    <w:rsid w:val="0076750D"/>
    <w:rsid w:val="00770660"/>
    <w:rsid w:val="00770847"/>
    <w:rsid w:val="00770E64"/>
    <w:rsid w:val="0077122B"/>
    <w:rsid w:val="00774060"/>
    <w:rsid w:val="007748D1"/>
    <w:rsid w:val="00775125"/>
    <w:rsid w:val="007753F0"/>
    <w:rsid w:val="0077674F"/>
    <w:rsid w:val="00780B1A"/>
    <w:rsid w:val="00780E09"/>
    <w:rsid w:val="00781166"/>
    <w:rsid w:val="00782CC2"/>
    <w:rsid w:val="00784163"/>
    <w:rsid w:val="00786DFB"/>
    <w:rsid w:val="00787FE0"/>
    <w:rsid w:val="0079041E"/>
    <w:rsid w:val="007927F6"/>
    <w:rsid w:val="0079355E"/>
    <w:rsid w:val="00793648"/>
    <w:rsid w:val="00793AA7"/>
    <w:rsid w:val="00793D60"/>
    <w:rsid w:val="00795130"/>
    <w:rsid w:val="0079774F"/>
    <w:rsid w:val="00797BFD"/>
    <w:rsid w:val="00797E83"/>
    <w:rsid w:val="007A12A3"/>
    <w:rsid w:val="007A33AD"/>
    <w:rsid w:val="007A3D39"/>
    <w:rsid w:val="007A4CEC"/>
    <w:rsid w:val="007A548E"/>
    <w:rsid w:val="007A5CDC"/>
    <w:rsid w:val="007A60F6"/>
    <w:rsid w:val="007A6C71"/>
    <w:rsid w:val="007B0417"/>
    <w:rsid w:val="007B1310"/>
    <w:rsid w:val="007B14FC"/>
    <w:rsid w:val="007B22C5"/>
    <w:rsid w:val="007B2B23"/>
    <w:rsid w:val="007B2FD2"/>
    <w:rsid w:val="007B3D69"/>
    <w:rsid w:val="007B3F77"/>
    <w:rsid w:val="007B6637"/>
    <w:rsid w:val="007B6902"/>
    <w:rsid w:val="007B693A"/>
    <w:rsid w:val="007B7BCF"/>
    <w:rsid w:val="007C0219"/>
    <w:rsid w:val="007C03CB"/>
    <w:rsid w:val="007C15CB"/>
    <w:rsid w:val="007C2148"/>
    <w:rsid w:val="007C2604"/>
    <w:rsid w:val="007C49DB"/>
    <w:rsid w:val="007C656C"/>
    <w:rsid w:val="007D06B1"/>
    <w:rsid w:val="007D1266"/>
    <w:rsid w:val="007D1DB0"/>
    <w:rsid w:val="007D2879"/>
    <w:rsid w:val="007D2D04"/>
    <w:rsid w:val="007D3455"/>
    <w:rsid w:val="007D660D"/>
    <w:rsid w:val="007D6D89"/>
    <w:rsid w:val="007D7088"/>
    <w:rsid w:val="007E58F4"/>
    <w:rsid w:val="007F02C6"/>
    <w:rsid w:val="007F14EF"/>
    <w:rsid w:val="007F26E6"/>
    <w:rsid w:val="007F27E2"/>
    <w:rsid w:val="007F3621"/>
    <w:rsid w:val="007F398C"/>
    <w:rsid w:val="007F41CD"/>
    <w:rsid w:val="007F47C1"/>
    <w:rsid w:val="007F5A6A"/>
    <w:rsid w:val="007F7AD5"/>
    <w:rsid w:val="007F7E30"/>
    <w:rsid w:val="00804568"/>
    <w:rsid w:val="00804755"/>
    <w:rsid w:val="0080624B"/>
    <w:rsid w:val="00806614"/>
    <w:rsid w:val="00807C8E"/>
    <w:rsid w:val="00810558"/>
    <w:rsid w:val="00810C70"/>
    <w:rsid w:val="008115C6"/>
    <w:rsid w:val="008118C8"/>
    <w:rsid w:val="00811A92"/>
    <w:rsid w:val="008138EE"/>
    <w:rsid w:val="008158B9"/>
    <w:rsid w:val="0081612E"/>
    <w:rsid w:val="00816C9B"/>
    <w:rsid w:val="00817083"/>
    <w:rsid w:val="00817A58"/>
    <w:rsid w:val="00817F01"/>
    <w:rsid w:val="00820487"/>
    <w:rsid w:val="008204F0"/>
    <w:rsid w:val="00821103"/>
    <w:rsid w:val="00822EA1"/>
    <w:rsid w:val="00822FA7"/>
    <w:rsid w:val="00825221"/>
    <w:rsid w:val="00825991"/>
    <w:rsid w:val="008305C4"/>
    <w:rsid w:val="0083115B"/>
    <w:rsid w:val="00831D6E"/>
    <w:rsid w:val="00831E47"/>
    <w:rsid w:val="00831EA7"/>
    <w:rsid w:val="0083250B"/>
    <w:rsid w:val="0083279E"/>
    <w:rsid w:val="00834226"/>
    <w:rsid w:val="008345A4"/>
    <w:rsid w:val="008362F4"/>
    <w:rsid w:val="0083675E"/>
    <w:rsid w:val="00836D52"/>
    <w:rsid w:val="008404D3"/>
    <w:rsid w:val="0084272A"/>
    <w:rsid w:val="00846C21"/>
    <w:rsid w:val="008474EA"/>
    <w:rsid w:val="00850FF6"/>
    <w:rsid w:val="00852CA2"/>
    <w:rsid w:val="008534DD"/>
    <w:rsid w:val="00853A9A"/>
    <w:rsid w:val="00855BF0"/>
    <w:rsid w:val="00855F82"/>
    <w:rsid w:val="0085681A"/>
    <w:rsid w:val="00857B4D"/>
    <w:rsid w:val="00861C34"/>
    <w:rsid w:val="00863952"/>
    <w:rsid w:val="008644F9"/>
    <w:rsid w:val="008652BA"/>
    <w:rsid w:val="008661E7"/>
    <w:rsid w:val="00867199"/>
    <w:rsid w:val="008704CF"/>
    <w:rsid w:val="008714D8"/>
    <w:rsid w:val="00873405"/>
    <w:rsid w:val="00874E24"/>
    <w:rsid w:val="008758AE"/>
    <w:rsid w:val="00875923"/>
    <w:rsid w:val="008771D2"/>
    <w:rsid w:val="00877B49"/>
    <w:rsid w:val="00881FB9"/>
    <w:rsid w:val="0088551D"/>
    <w:rsid w:val="0089194D"/>
    <w:rsid w:val="00891D66"/>
    <w:rsid w:val="008947EC"/>
    <w:rsid w:val="00895179"/>
    <w:rsid w:val="00896012"/>
    <w:rsid w:val="0089628D"/>
    <w:rsid w:val="00896C03"/>
    <w:rsid w:val="00897AEB"/>
    <w:rsid w:val="008A090A"/>
    <w:rsid w:val="008A0DD8"/>
    <w:rsid w:val="008A4588"/>
    <w:rsid w:val="008A5C07"/>
    <w:rsid w:val="008A6FD4"/>
    <w:rsid w:val="008A72A5"/>
    <w:rsid w:val="008A7B67"/>
    <w:rsid w:val="008A7B79"/>
    <w:rsid w:val="008B23E0"/>
    <w:rsid w:val="008B2F88"/>
    <w:rsid w:val="008B38D0"/>
    <w:rsid w:val="008B4421"/>
    <w:rsid w:val="008B454D"/>
    <w:rsid w:val="008B55BD"/>
    <w:rsid w:val="008B745C"/>
    <w:rsid w:val="008B785D"/>
    <w:rsid w:val="008B7E5B"/>
    <w:rsid w:val="008C005F"/>
    <w:rsid w:val="008C039D"/>
    <w:rsid w:val="008C332B"/>
    <w:rsid w:val="008C333B"/>
    <w:rsid w:val="008C642E"/>
    <w:rsid w:val="008C678F"/>
    <w:rsid w:val="008C79FC"/>
    <w:rsid w:val="008D0D0A"/>
    <w:rsid w:val="008D1B49"/>
    <w:rsid w:val="008D2C23"/>
    <w:rsid w:val="008D33F6"/>
    <w:rsid w:val="008D4ABE"/>
    <w:rsid w:val="008D60B5"/>
    <w:rsid w:val="008D6CF0"/>
    <w:rsid w:val="008E0243"/>
    <w:rsid w:val="008E14B8"/>
    <w:rsid w:val="008E43F3"/>
    <w:rsid w:val="008E4BD2"/>
    <w:rsid w:val="008E4D2A"/>
    <w:rsid w:val="008E5372"/>
    <w:rsid w:val="008E649F"/>
    <w:rsid w:val="008E72C0"/>
    <w:rsid w:val="008E7500"/>
    <w:rsid w:val="008E75CB"/>
    <w:rsid w:val="008E792C"/>
    <w:rsid w:val="008F2B22"/>
    <w:rsid w:val="008F2E71"/>
    <w:rsid w:val="008F38DD"/>
    <w:rsid w:val="008F3C0C"/>
    <w:rsid w:val="008F49F3"/>
    <w:rsid w:val="008F70AA"/>
    <w:rsid w:val="009008DB"/>
    <w:rsid w:val="00905EF8"/>
    <w:rsid w:val="009065A0"/>
    <w:rsid w:val="00906F31"/>
    <w:rsid w:val="00907477"/>
    <w:rsid w:val="00911119"/>
    <w:rsid w:val="009149BE"/>
    <w:rsid w:val="00915C1D"/>
    <w:rsid w:val="0091774F"/>
    <w:rsid w:val="00917D6B"/>
    <w:rsid w:val="0092179E"/>
    <w:rsid w:val="00923748"/>
    <w:rsid w:val="00924039"/>
    <w:rsid w:val="009242FC"/>
    <w:rsid w:val="00925E60"/>
    <w:rsid w:val="00932F13"/>
    <w:rsid w:val="00932F32"/>
    <w:rsid w:val="0093332A"/>
    <w:rsid w:val="009344A3"/>
    <w:rsid w:val="00935777"/>
    <w:rsid w:val="00935E18"/>
    <w:rsid w:val="0093661A"/>
    <w:rsid w:val="009371DF"/>
    <w:rsid w:val="00937626"/>
    <w:rsid w:val="00940980"/>
    <w:rsid w:val="009414F9"/>
    <w:rsid w:val="009420C8"/>
    <w:rsid w:val="00942D84"/>
    <w:rsid w:val="0094452A"/>
    <w:rsid w:val="009470EE"/>
    <w:rsid w:val="009511CC"/>
    <w:rsid w:val="00951FAC"/>
    <w:rsid w:val="00952CA3"/>
    <w:rsid w:val="00952FAD"/>
    <w:rsid w:val="00954877"/>
    <w:rsid w:val="00955508"/>
    <w:rsid w:val="009604E3"/>
    <w:rsid w:val="009617B8"/>
    <w:rsid w:val="00962682"/>
    <w:rsid w:val="00962DD5"/>
    <w:rsid w:val="00962E44"/>
    <w:rsid w:val="009630B6"/>
    <w:rsid w:val="00963DB9"/>
    <w:rsid w:val="009645F1"/>
    <w:rsid w:val="009646EB"/>
    <w:rsid w:val="009657AC"/>
    <w:rsid w:val="00967A16"/>
    <w:rsid w:val="00971D95"/>
    <w:rsid w:val="00972C2C"/>
    <w:rsid w:val="0097428A"/>
    <w:rsid w:val="0097653C"/>
    <w:rsid w:val="0098008B"/>
    <w:rsid w:val="00980A0B"/>
    <w:rsid w:val="00981163"/>
    <w:rsid w:val="00983512"/>
    <w:rsid w:val="00983B31"/>
    <w:rsid w:val="0098481C"/>
    <w:rsid w:val="00984989"/>
    <w:rsid w:val="00985DC8"/>
    <w:rsid w:val="00986F2B"/>
    <w:rsid w:val="00991774"/>
    <w:rsid w:val="00991D85"/>
    <w:rsid w:val="009931CB"/>
    <w:rsid w:val="0099438B"/>
    <w:rsid w:val="00996157"/>
    <w:rsid w:val="00996CFD"/>
    <w:rsid w:val="00996DDC"/>
    <w:rsid w:val="0099741F"/>
    <w:rsid w:val="00997884"/>
    <w:rsid w:val="009A03BC"/>
    <w:rsid w:val="009A1429"/>
    <w:rsid w:val="009A189B"/>
    <w:rsid w:val="009A1C36"/>
    <w:rsid w:val="009A43D7"/>
    <w:rsid w:val="009A7FC9"/>
    <w:rsid w:val="009B085C"/>
    <w:rsid w:val="009B1A23"/>
    <w:rsid w:val="009B2170"/>
    <w:rsid w:val="009B298E"/>
    <w:rsid w:val="009B32A9"/>
    <w:rsid w:val="009B3938"/>
    <w:rsid w:val="009B3A69"/>
    <w:rsid w:val="009B5FFD"/>
    <w:rsid w:val="009B663E"/>
    <w:rsid w:val="009C0CE8"/>
    <w:rsid w:val="009C1A01"/>
    <w:rsid w:val="009C4BA1"/>
    <w:rsid w:val="009C6161"/>
    <w:rsid w:val="009C67C7"/>
    <w:rsid w:val="009C6C93"/>
    <w:rsid w:val="009D06AE"/>
    <w:rsid w:val="009D2BF4"/>
    <w:rsid w:val="009D561B"/>
    <w:rsid w:val="009D5CFD"/>
    <w:rsid w:val="009E1AB4"/>
    <w:rsid w:val="009E24A0"/>
    <w:rsid w:val="009E2E00"/>
    <w:rsid w:val="009E56A8"/>
    <w:rsid w:val="009E61BD"/>
    <w:rsid w:val="009E6CED"/>
    <w:rsid w:val="009E744C"/>
    <w:rsid w:val="009F09B9"/>
    <w:rsid w:val="009F11B7"/>
    <w:rsid w:val="009F1D49"/>
    <w:rsid w:val="009F301D"/>
    <w:rsid w:val="009F3211"/>
    <w:rsid w:val="009F7525"/>
    <w:rsid w:val="00A0060C"/>
    <w:rsid w:val="00A01CD0"/>
    <w:rsid w:val="00A044D4"/>
    <w:rsid w:val="00A04DBB"/>
    <w:rsid w:val="00A050E1"/>
    <w:rsid w:val="00A06471"/>
    <w:rsid w:val="00A065EC"/>
    <w:rsid w:val="00A10301"/>
    <w:rsid w:val="00A10A1E"/>
    <w:rsid w:val="00A112BF"/>
    <w:rsid w:val="00A11338"/>
    <w:rsid w:val="00A12A9C"/>
    <w:rsid w:val="00A141B1"/>
    <w:rsid w:val="00A15D57"/>
    <w:rsid w:val="00A164B6"/>
    <w:rsid w:val="00A20440"/>
    <w:rsid w:val="00A209A7"/>
    <w:rsid w:val="00A20EF1"/>
    <w:rsid w:val="00A21753"/>
    <w:rsid w:val="00A234FA"/>
    <w:rsid w:val="00A23762"/>
    <w:rsid w:val="00A2397A"/>
    <w:rsid w:val="00A246CF"/>
    <w:rsid w:val="00A260DE"/>
    <w:rsid w:val="00A26128"/>
    <w:rsid w:val="00A3016E"/>
    <w:rsid w:val="00A302F8"/>
    <w:rsid w:val="00A33064"/>
    <w:rsid w:val="00A35E10"/>
    <w:rsid w:val="00A36493"/>
    <w:rsid w:val="00A40515"/>
    <w:rsid w:val="00A43E86"/>
    <w:rsid w:val="00A446D2"/>
    <w:rsid w:val="00A50053"/>
    <w:rsid w:val="00A501D5"/>
    <w:rsid w:val="00A51B8E"/>
    <w:rsid w:val="00A523A8"/>
    <w:rsid w:val="00A525FF"/>
    <w:rsid w:val="00A540C9"/>
    <w:rsid w:val="00A551B7"/>
    <w:rsid w:val="00A56276"/>
    <w:rsid w:val="00A5659A"/>
    <w:rsid w:val="00A571ED"/>
    <w:rsid w:val="00A60AE5"/>
    <w:rsid w:val="00A61C41"/>
    <w:rsid w:val="00A61E83"/>
    <w:rsid w:val="00A65722"/>
    <w:rsid w:val="00A65CC0"/>
    <w:rsid w:val="00A65EB8"/>
    <w:rsid w:val="00A66650"/>
    <w:rsid w:val="00A66845"/>
    <w:rsid w:val="00A67402"/>
    <w:rsid w:val="00A67F6E"/>
    <w:rsid w:val="00A70E50"/>
    <w:rsid w:val="00A7145F"/>
    <w:rsid w:val="00A723BD"/>
    <w:rsid w:val="00A72628"/>
    <w:rsid w:val="00A7328E"/>
    <w:rsid w:val="00A73769"/>
    <w:rsid w:val="00A7489B"/>
    <w:rsid w:val="00A75E00"/>
    <w:rsid w:val="00A81C05"/>
    <w:rsid w:val="00A82D56"/>
    <w:rsid w:val="00A8458B"/>
    <w:rsid w:val="00A87219"/>
    <w:rsid w:val="00A93480"/>
    <w:rsid w:val="00A936B2"/>
    <w:rsid w:val="00A95EBA"/>
    <w:rsid w:val="00AA0CB8"/>
    <w:rsid w:val="00AA2088"/>
    <w:rsid w:val="00AA21A3"/>
    <w:rsid w:val="00AA223A"/>
    <w:rsid w:val="00AA2940"/>
    <w:rsid w:val="00AA3217"/>
    <w:rsid w:val="00AA37BE"/>
    <w:rsid w:val="00AA39C9"/>
    <w:rsid w:val="00AA42DC"/>
    <w:rsid w:val="00AA52A0"/>
    <w:rsid w:val="00AA5427"/>
    <w:rsid w:val="00AA6B83"/>
    <w:rsid w:val="00AA73DB"/>
    <w:rsid w:val="00AB4F89"/>
    <w:rsid w:val="00AC0216"/>
    <w:rsid w:val="00AC0303"/>
    <w:rsid w:val="00AC037D"/>
    <w:rsid w:val="00AC3C51"/>
    <w:rsid w:val="00AC3CD0"/>
    <w:rsid w:val="00AC3D59"/>
    <w:rsid w:val="00AC61FC"/>
    <w:rsid w:val="00AC7000"/>
    <w:rsid w:val="00AC7BE7"/>
    <w:rsid w:val="00AD19A0"/>
    <w:rsid w:val="00AD2500"/>
    <w:rsid w:val="00AD3760"/>
    <w:rsid w:val="00AD4AF7"/>
    <w:rsid w:val="00AD4F66"/>
    <w:rsid w:val="00AD7222"/>
    <w:rsid w:val="00AE231D"/>
    <w:rsid w:val="00AE32E0"/>
    <w:rsid w:val="00AE3D6B"/>
    <w:rsid w:val="00AE748B"/>
    <w:rsid w:val="00AE768C"/>
    <w:rsid w:val="00AE7927"/>
    <w:rsid w:val="00AE7B8C"/>
    <w:rsid w:val="00AF1A51"/>
    <w:rsid w:val="00AF2394"/>
    <w:rsid w:val="00AF2FED"/>
    <w:rsid w:val="00AF3D06"/>
    <w:rsid w:val="00AF4902"/>
    <w:rsid w:val="00AF5AAB"/>
    <w:rsid w:val="00AF682C"/>
    <w:rsid w:val="00AF6B31"/>
    <w:rsid w:val="00B00056"/>
    <w:rsid w:val="00B013E8"/>
    <w:rsid w:val="00B0175D"/>
    <w:rsid w:val="00B036A1"/>
    <w:rsid w:val="00B05D5D"/>
    <w:rsid w:val="00B06FA2"/>
    <w:rsid w:val="00B07854"/>
    <w:rsid w:val="00B109A1"/>
    <w:rsid w:val="00B11D91"/>
    <w:rsid w:val="00B126E1"/>
    <w:rsid w:val="00B133E8"/>
    <w:rsid w:val="00B13BA8"/>
    <w:rsid w:val="00B13D13"/>
    <w:rsid w:val="00B15524"/>
    <w:rsid w:val="00B16439"/>
    <w:rsid w:val="00B167AC"/>
    <w:rsid w:val="00B20122"/>
    <w:rsid w:val="00B20234"/>
    <w:rsid w:val="00B203F4"/>
    <w:rsid w:val="00B21017"/>
    <w:rsid w:val="00B21510"/>
    <w:rsid w:val="00B23AA5"/>
    <w:rsid w:val="00B25593"/>
    <w:rsid w:val="00B2665D"/>
    <w:rsid w:val="00B272BB"/>
    <w:rsid w:val="00B30083"/>
    <w:rsid w:val="00B302C6"/>
    <w:rsid w:val="00B3221B"/>
    <w:rsid w:val="00B32366"/>
    <w:rsid w:val="00B33A32"/>
    <w:rsid w:val="00B33F2A"/>
    <w:rsid w:val="00B34D1C"/>
    <w:rsid w:val="00B352C1"/>
    <w:rsid w:val="00B359E9"/>
    <w:rsid w:val="00B36A05"/>
    <w:rsid w:val="00B3791B"/>
    <w:rsid w:val="00B37A73"/>
    <w:rsid w:val="00B37FB2"/>
    <w:rsid w:val="00B420B5"/>
    <w:rsid w:val="00B447EE"/>
    <w:rsid w:val="00B45B02"/>
    <w:rsid w:val="00B45D5E"/>
    <w:rsid w:val="00B47F3B"/>
    <w:rsid w:val="00B51303"/>
    <w:rsid w:val="00B52FDB"/>
    <w:rsid w:val="00B54512"/>
    <w:rsid w:val="00B54669"/>
    <w:rsid w:val="00B562B4"/>
    <w:rsid w:val="00B56A10"/>
    <w:rsid w:val="00B60565"/>
    <w:rsid w:val="00B60E51"/>
    <w:rsid w:val="00B61C60"/>
    <w:rsid w:val="00B61FDE"/>
    <w:rsid w:val="00B639DC"/>
    <w:rsid w:val="00B6596C"/>
    <w:rsid w:val="00B67048"/>
    <w:rsid w:val="00B70C51"/>
    <w:rsid w:val="00B74969"/>
    <w:rsid w:val="00B75D39"/>
    <w:rsid w:val="00B77392"/>
    <w:rsid w:val="00B777AC"/>
    <w:rsid w:val="00B77B2E"/>
    <w:rsid w:val="00B77B51"/>
    <w:rsid w:val="00B80238"/>
    <w:rsid w:val="00B80CDA"/>
    <w:rsid w:val="00B820BC"/>
    <w:rsid w:val="00B8338D"/>
    <w:rsid w:val="00B8342A"/>
    <w:rsid w:val="00B84929"/>
    <w:rsid w:val="00B85FBC"/>
    <w:rsid w:val="00B872CE"/>
    <w:rsid w:val="00B87F4F"/>
    <w:rsid w:val="00B91EED"/>
    <w:rsid w:val="00B91FEF"/>
    <w:rsid w:val="00B92FB2"/>
    <w:rsid w:val="00B93713"/>
    <w:rsid w:val="00B95622"/>
    <w:rsid w:val="00B96A61"/>
    <w:rsid w:val="00B96A66"/>
    <w:rsid w:val="00B96D71"/>
    <w:rsid w:val="00B97CBE"/>
    <w:rsid w:val="00BA1D1A"/>
    <w:rsid w:val="00BA4EC7"/>
    <w:rsid w:val="00BA5767"/>
    <w:rsid w:val="00BA5CF3"/>
    <w:rsid w:val="00BA7B02"/>
    <w:rsid w:val="00BB062A"/>
    <w:rsid w:val="00BB323A"/>
    <w:rsid w:val="00BB38D7"/>
    <w:rsid w:val="00BB4AA9"/>
    <w:rsid w:val="00BB501A"/>
    <w:rsid w:val="00BB6A89"/>
    <w:rsid w:val="00BB7AF3"/>
    <w:rsid w:val="00BC21A7"/>
    <w:rsid w:val="00BC4B79"/>
    <w:rsid w:val="00BC55C0"/>
    <w:rsid w:val="00BC55F3"/>
    <w:rsid w:val="00BC5F9C"/>
    <w:rsid w:val="00BC5FE1"/>
    <w:rsid w:val="00BC6B71"/>
    <w:rsid w:val="00BC6CDD"/>
    <w:rsid w:val="00BD28C7"/>
    <w:rsid w:val="00BD347B"/>
    <w:rsid w:val="00BD3A3B"/>
    <w:rsid w:val="00BD4B92"/>
    <w:rsid w:val="00BD781B"/>
    <w:rsid w:val="00BE05A4"/>
    <w:rsid w:val="00BE2411"/>
    <w:rsid w:val="00BE2484"/>
    <w:rsid w:val="00BE2FA6"/>
    <w:rsid w:val="00BE4217"/>
    <w:rsid w:val="00BE5CAC"/>
    <w:rsid w:val="00BE65AB"/>
    <w:rsid w:val="00BE7A22"/>
    <w:rsid w:val="00BF2FEC"/>
    <w:rsid w:val="00BF3F2C"/>
    <w:rsid w:val="00BF64EE"/>
    <w:rsid w:val="00BF673E"/>
    <w:rsid w:val="00BF7634"/>
    <w:rsid w:val="00BF7755"/>
    <w:rsid w:val="00C02752"/>
    <w:rsid w:val="00C034C3"/>
    <w:rsid w:val="00C047BF"/>
    <w:rsid w:val="00C06E5E"/>
    <w:rsid w:val="00C0749B"/>
    <w:rsid w:val="00C076B8"/>
    <w:rsid w:val="00C1026B"/>
    <w:rsid w:val="00C10900"/>
    <w:rsid w:val="00C10ABC"/>
    <w:rsid w:val="00C10FD2"/>
    <w:rsid w:val="00C118FD"/>
    <w:rsid w:val="00C148DA"/>
    <w:rsid w:val="00C14BB6"/>
    <w:rsid w:val="00C16677"/>
    <w:rsid w:val="00C17202"/>
    <w:rsid w:val="00C2006D"/>
    <w:rsid w:val="00C20BB9"/>
    <w:rsid w:val="00C20E95"/>
    <w:rsid w:val="00C22D8A"/>
    <w:rsid w:val="00C247C0"/>
    <w:rsid w:val="00C30810"/>
    <w:rsid w:val="00C30EC7"/>
    <w:rsid w:val="00C30F27"/>
    <w:rsid w:val="00C312E1"/>
    <w:rsid w:val="00C32B73"/>
    <w:rsid w:val="00C3499F"/>
    <w:rsid w:val="00C360D4"/>
    <w:rsid w:val="00C36AD4"/>
    <w:rsid w:val="00C370D4"/>
    <w:rsid w:val="00C40781"/>
    <w:rsid w:val="00C41040"/>
    <w:rsid w:val="00C424E2"/>
    <w:rsid w:val="00C44670"/>
    <w:rsid w:val="00C46E9C"/>
    <w:rsid w:val="00C5086E"/>
    <w:rsid w:val="00C52D31"/>
    <w:rsid w:val="00C56D59"/>
    <w:rsid w:val="00C570C6"/>
    <w:rsid w:val="00C61303"/>
    <w:rsid w:val="00C61411"/>
    <w:rsid w:val="00C61C46"/>
    <w:rsid w:val="00C642E6"/>
    <w:rsid w:val="00C64906"/>
    <w:rsid w:val="00C64ECB"/>
    <w:rsid w:val="00C66102"/>
    <w:rsid w:val="00C66AFF"/>
    <w:rsid w:val="00C71261"/>
    <w:rsid w:val="00C720AA"/>
    <w:rsid w:val="00C72897"/>
    <w:rsid w:val="00C75961"/>
    <w:rsid w:val="00C76621"/>
    <w:rsid w:val="00C76ECD"/>
    <w:rsid w:val="00C77835"/>
    <w:rsid w:val="00C77E7D"/>
    <w:rsid w:val="00C80FFF"/>
    <w:rsid w:val="00C82634"/>
    <w:rsid w:val="00C83687"/>
    <w:rsid w:val="00C857DA"/>
    <w:rsid w:val="00C8795A"/>
    <w:rsid w:val="00C904FF"/>
    <w:rsid w:val="00C916EB"/>
    <w:rsid w:val="00C91EA6"/>
    <w:rsid w:val="00C939BE"/>
    <w:rsid w:val="00C94F38"/>
    <w:rsid w:val="00C959EB"/>
    <w:rsid w:val="00C96D4E"/>
    <w:rsid w:val="00C97CFD"/>
    <w:rsid w:val="00CA050D"/>
    <w:rsid w:val="00CA06D3"/>
    <w:rsid w:val="00CA0D53"/>
    <w:rsid w:val="00CA1980"/>
    <w:rsid w:val="00CA1A0B"/>
    <w:rsid w:val="00CA1A71"/>
    <w:rsid w:val="00CA234C"/>
    <w:rsid w:val="00CA2C09"/>
    <w:rsid w:val="00CA46D8"/>
    <w:rsid w:val="00CA5809"/>
    <w:rsid w:val="00CA58E0"/>
    <w:rsid w:val="00CA5934"/>
    <w:rsid w:val="00CA6094"/>
    <w:rsid w:val="00CA7189"/>
    <w:rsid w:val="00CB2DCE"/>
    <w:rsid w:val="00CB51DF"/>
    <w:rsid w:val="00CB52FC"/>
    <w:rsid w:val="00CB7E8D"/>
    <w:rsid w:val="00CC06AF"/>
    <w:rsid w:val="00CC4FEF"/>
    <w:rsid w:val="00CC5BA4"/>
    <w:rsid w:val="00CC6F51"/>
    <w:rsid w:val="00CC77FD"/>
    <w:rsid w:val="00CD1269"/>
    <w:rsid w:val="00CD37E7"/>
    <w:rsid w:val="00CD39D7"/>
    <w:rsid w:val="00CD3DC0"/>
    <w:rsid w:val="00CD4226"/>
    <w:rsid w:val="00CD43D8"/>
    <w:rsid w:val="00CD4509"/>
    <w:rsid w:val="00CD59B5"/>
    <w:rsid w:val="00CE0B2D"/>
    <w:rsid w:val="00CE1343"/>
    <w:rsid w:val="00CE1605"/>
    <w:rsid w:val="00CE22D3"/>
    <w:rsid w:val="00CE27E2"/>
    <w:rsid w:val="00CE2CED"/>
    <w:rsid w:val="00CE2F88"/>
    <w:rsid w:val="00CE5321"/>
    <w:rsid w:val="00CE6D01"/>
    <w:rsid w:val="00CE6F14"/>
    <w:rsid w:val="00CF150A"/>
    <w:rsid w:val="00CF1A51"/>
    <w:rsid w:val="00CF32B3"/>
    <w:rsid w:val="00CF3EAB"/>
    <w:rsid w:val="00CF592B"/>
    <w:rsid w:val="00CF7B3C"/>
    <w:rsid w:val="00D00F3E"/>
    <w:rsid w:val="00D04224"/>
    <w:rsid w:val="00D04B0C"/>
    <w:rsid w:val="00D05455"/>
    <w:rsid w:val="00D05620"/>
    <w:rsid w:val="00D06188"/>
    <w:rsid w:val="00D07241"/>
    <w:rsid w:val="00D10A58"/>
    <w:rsid w:val="00D1209D"/>
    <w:rsid w:val="00D13F7F"/>
    <w:rsid w:val="00D15A05"/>
    <w:rsid w:val="00D177F7"/>
    <w:rsid w:val="00D17822"/>
    <w:rsid w:val="00D17C2E"/>
    <w:rsid w:val="00D214BE"/>
    <w:rsid w:val="00D228AC"/>
    <w:rsid w:val="00D24464"/>
    <w:rsid w:val="00D244D6"/>
    <w:rsid w:val="00D25A62"/>
    <w:rsid w:val="00D2652A"/>
    <w:rsid w:val="00D265F8"/>
    <w:rsid w:val="00D266A7"/>
    <w:rsid w:val="00D307DA"/>
    <w:rsid w:val="00D30E64"/>
    <w:rsid w:val="00D30EC3"/>
    <w:rsid w:val="00D3551F"/>
    <w:rsid w:val="00D35C2C"/>
    <w:rsid w:val="00D40AF1"/>
    <w:rsid w:val="00D40E77"/>
    <w:rsid w:val="00D43078"/>
    <w:rsid w:val="00D4339A"/>
    <w:rsid w:val="00D43B19"/>
    <w:rsid w:val="00D443D2"/>
    <w:rsid w:val="00D445DC"/>
    <w:rsid w:val="00D472DE"/>
    <w:rsid w:val="00D50806"/>
    <w:rsid w:val="00D52A18"/>
    <w:rsid w:val="00D53EC6"/>
    <w:rsid w:val="00D54E16"/>
    <w:rsid w:val="00D55364"/>
    <w:rsid w:val="00D56246"/>
    <w:rsid w:val="00D57A09"/>
    <w:rsid w:val="00D61171"/>
    <w:rsid w:val="00D62E5B"/>
    <w:rsid w:val="00D635B0"/>
    <w:rsid w:val="00D63CC0"/>
    <w:rsid w:val="00D66E12"/>
    <w:rsid w:val="00D672F7"/>
    <w:rsid w:val="00D722BB"/>
    <w:rsid w:val="00D72F26"/>
    <w:rsid w:val="00D72F6D"/>
    <w:rsid w:val="00D730BC"/>
    <w:rsid w:val="00D73633"/>
    <w:rsid w:val="00D7390C"/>
    <w:rsid w:val="00D73AB1"/>
    <w:rsid w:val="00D74AB1"/>
    <w:rsid w:val="00D753F0"/>
    <w:rsid w:val="00D76F74"/>
    <w:rsid w:val="00D802B7"/>
    <w:rsid w:val="00D81D08"/>
    <w:rsid w:val="00D82EDF"/>
    <w:rsid w:val="00D857D2"/>
    <w:rsid w:val="00D86F78"/>
    <w:rsid w:val="00D8736B"/>
    <w:rsid w:val="00D90540"/>
    <w:rsid w:val="00D9079D"/>
    <w:rsid w:val="00D908F5"/>
    <w:rsid w:val="00D92C1E"/>
    <w:rsid w:val="00D93E2E"/>
    <w:rsid w:val="00D944FE"/>
    <w:rsid w:val="00D94BD3"/>
    <w:rsid w:val="00D94FDE"/>
    <w:rsid w:val="00D9503A"/>
    <w:rsid w:val="00D97760"/>
    <w:rsid w:val="00DA0C7C"/>
    <w:rsid w:val="00DA12F3"/>
    <w:rsid w:val="00DA1E9D"/>
    <w:rsid w:val="00DA1EAF"/>
    <w:rsid w:val="00DA22F0"/>
    <w:rsid w:val="00DA2D5A"/>
    <w:rsid w:val="00DA3DEA"/>
    <w:rsid w:val="00DA657D"/>
    <w:rsid w:val="00DA6FEF"/>
    <w:rsid w:val="00DB09A8"/>
    <w:rsid w:val="00DB0DC1"/>
    <w:rsid w:val="00DB17D0"/>
    <w:rsid w:val="00DB1CE3"/>
    <w:rsid w:val="00DB25DA"/>
    <w:rsid w:val="00DB2C0B"/>
    <w:rsid w:val="00DB3E4B"/>
    <w:rsid w:val="00DB5368"/>
    <w:rsid w:val="00DB5412"/>
    <w:rsid w:val="00DC1412"/>
    <w:rsid w:val="00DC14D9"/>
    <w:rsid w:val="00DC5354"/>
    <w:rsid w:val="00DC7109"/>
    <w:rsid w:val="00DD3485"/>
    <w:rsid w:val="00DD43CD"/>
    <w:rsid w:val="00DD6487"/>
    <w:rsid w:val="00DD74FB"/>
    <w:rsid w:val="00DE2350"/>
    <w:rsid w:val="00DE4358"/>
    <w:rsid w:val="00DE50CA"/>
    <w:rsid w:val="00DE6624"/>
    <w:rsid w:val="00DE6EAD"/>
    <w:rsid w:val="00DE7B66"/>
    <w:rsid w:val="00DE7F99"/>
    <w:rsid w:val="00DF060C"/>
    <w:rsid w:val="00DF1059"/>
    <w:rsid w:val="00DF21E4"/>
    <w:rsid w:val="00DF2606"/>
    <w:rsid w:val="00DF4026"/>
    <w:rsid w:val="00DF4508"/>
    <w:rsid w:val="00DF4B4F"/>
    <w:rsid w:val="00DF50D9"/>
    <w:rsid w:val="00DF5BE8"/>
    <w:rsid w:val="00DF6B0E"/>
    <w:rsid w:val="00DF792D"/>
    <w:rsid w:val="00E006A3"/>
    <w:rsid w:val="00E006F4"/>
    <w:rsid w:val="00E02582"/>
    <w:rsid w:val="00E029DD"/>
    <w:rsid w:val="00E03D68"/>
    <w:rsid w:val="00E049B6"/>
    <w:rsid w:val="00E05628"/>
    <w:rsid w:val="00E070BF"/>
    <w:rsid w:val="00E0795D"/>
    <w:rsid w:val="00E108A1"/>
    <w:rsid w:val="00E13D28"/>
    <w:rsid w:val="00E16C8B"/>
    <w:rsid w:val="00E215E9"/>
    <w:rsid w:val="00E21FF4"/>
    <w:rsid w:val="00E223F6"/>
    <w:rsid w:val="00E22C69"/>
    <w:rsid w:val="00E25422"/>
    <w:rsid w:val="00E25915"/>
    <w:rsid w:val="00E27978"/>
    <w:rsid w:val="00E31B93"/>
    <w:rsid w:val="00E33248"/>
    <w:rsid w:val="00E33BAA"/>
    <w:rsid w:val="00E34B34"/>
    <w:rsid w:val="00E35056"/>
    <w:rsid w:val="00E36BC5"/>
    <w:rsid w:val="00E37E02"/>
    <w:rsid w:val="00E4123B"/>
    <w:rsid w:val="00E41C06"/>
    <w:rsid w:val="00E4402B"/>
    <w:rsid w:val="00E445F2"/>
    <w:rsid w:val="00E45E6F"/>
    <w:rsid w:val="00E47453"/>
    <w:rsid w:val="00E47E17"/>
    <w:rsid w:val="00E47FF7"/>
    <w:rsid w:val="00E52864"/>
    <w:rsid w:val="00E52F39"/>
    <w:rsid w:val="00E5445B"/>
    <w:rsid w:val="00E54723"/>
    <w:rsid w:val="00E54D1A"/>
    <w:rsid w:val="00E55C7B"/>
    <w:rsid w:val="00E56B8B"/>
    <w:rsid w:val="00E56BCF"/>
    <w:rsid w:val="00E56EFC"/>
    <w:rsid w:val="00E60650"/>
    <w:rsid w:val="00E6127D"/>
    <w:rsid w:val="00E613FD"/>
    <w:rsid w:val="00E62353"/>
    <w:rsid w:val="00E62AD5"/>
    <w:rsid w:val="00E67BDF"/>
    <w:rsid w:val="00E7063A"/>
    <w:rsid w:val="00E708A8"/>
    <w:rsid w:val="00E7161E"/>
    <w:rsid w:val="00E71F06"/>
    <w:rsid w:val="00E71FD7"/>
    <w:rsid w:val="00E73B1E"/>
    <w:rsid w:val="00E74BAD"/>
    <w:rsid w:val="00E760D7"/>
    <w:rsid w:val="00E80BC7"/>
    <w:rsid w:val="00E80E33"/>
    <w:rsid w:val="00E852D0"/>
    <w:rsid w:val="00E856C7"/>
    <w:rsid w:val="00E8614E"/>
    <w:rsid w:val="00E87C03"/>
    <w:rsid w:val="00E87FB7"/>
    <w:rsid w:val="00E90B3C"/>
    <w:rsid w:val="00E923F2"/>
    <w:rsid w:val="00E942E4"/>
    <w:rsid w:val="00E96501"/>
    <w:rsid w:val="00E9658D"/>
    <w:rsid w:val="00E96B77"/>
    <w:rsid w:val="00E9764B"/>
    <w:rsid w:val="00E97992"/>
    <w:rsid w:val="00EA0A68"/>
    <w:rsid w:val="00EA0BCD"/>
    <w:rsid w:val="00EA3939"/>
    <w:rsid w:val="00EA41A8"/>
    <w:rsid w:val="00EA4ABD"/>
    <w:rsid w:val="00EA5980"/>
    <w:rsid w:val="00EA7606"/>
    <w:rsid w:val="00EA79CD"/>
    <w:rsid w:val="00EA7D09"/>
    <w:rsid w:val="00EB2A89"/>
    <w:rsid w:val="00EB678C"/>
    <w:rsid w:val="00EB711B"/>
    <w:rsid w:val="00EC0EC6"/>
    <w:rsid w:val="00EC24E4"/>
    <w:rsid w:val="00EC3075"/>
    <w:rsid w:val="00EC5E46"/>
    <w:rsid w:val="00ED1F00"/>
    <w:rsid w:val="00ED3FFF"/>
    <w:rsid w:val="00ED6566"/>
    <w:rsid w:val="00EE05A4"/>
    <w:rsid w:val="00EE0ED0"/>
    <w:rsid w:val="00EE1176"/>
    <w:rsid w:val="00EE15AB"/>
    <w:rsid w:val="00EE43A1"/>
    <w:rsid w:val="00EE5064"/>
    <w:rsid w:val="00EE51EA"/>
    <w:rsid w:val="00EF16EC"/>
    <w:rsid w:val="00EF3B64"/>
    <w:rsid w:val="00EF5E09"/>
    <w:rsid w:val="00EF63F4"/>
    <w:rsid w:val="00EF6983"/>
    <w:rsid w:val="00EF6B2E"/>
    <w:rsid w:val="00F0025C"/>
    <w:rsid w:val="00F01F78"/>
    <w:rsid w:val="00F021B9"/>
    <w:rsid w:val="00F021C7"/>
    <w:rsid w:val="00F0253B"/>
    <w:rsid w:val="00F02B3A"/>
    <w:rsid w:val="00F02DF2"/>
    <w:rsid w:val="00F043DD"/>
    <w:rsid w:val="00F04C7D"/>
    <w:rsid w:val="00F04C95"/>
    <w:rsid w:val="00F05868"/>
    <w:rsid w:val="00F066A9"/>
    <w:rsid w:val="00F06A19"/>
    <w:rsid w:val="00F06F24"/>
    <w:rsid w:val="00F06F25"/>
    <w:rsid w:val="00F06F9D"/>
    <w:rsid w:val="00F07295"/>
    <w:rsid w:val="00F10F74"/>
    <w:rsid w:val="00F11A65"/>
    <w:rsid w:val="00F12F02"/>
    <w:rsid w:val="00F13A41"/>
    <w:rsid w:val="00F16B17"/>
    <w:rsid w:val="00F1767C"/>
    <w:rsid w:val="00F17B17"/>
    <w:rsid w:val="00F2157C"/>
    <w:rsid w:val="00F22089"/>
    <w:rsid w:val="00F22640"/>
    <w:rsid w:val="00F22C47"/>
    <w:rsid w:val="00F23759"/>
    <w:rsid w:val="00F24B2B"/>
    <w:rsid w:val="00F25039"/>
    <w:rsid w:val="00F26994"/>
    <w:rsid w:val="00F26A0A"/>
    <w:rsid w:val="00F26CAD"/>
    <w:rsid w:val="00F273B9"/>
    <w:rsid w:val="00F316A3"/>
    <w:rsid w:val="00F3396C"/>
    <w:rsid w:val="00F33C09"/>
    <w:rsid w:val="00F34989"/>
    <w:rsid w:val="00F3502B"/>
    <w:rsid w:val="00F3517C"/>
    <w:rsid w:val="00F3543A"/>
    <w:rsid w:val="00F357FE"/>
    <w:rsid w:val="00F35C33"/>
    <w:rsid w:val="00F35DC1"/>
    <w:rsid w:val="00F35DEE"/>
    <w:rsid w:val="00F37CC4"/>
    <w:rsid w:val="00F402DF"/>
    <w:rsid w:val="00F41E81"/>
    <w:rsid w:val="00F43313"/>
    <w:rsid w:val="00F4587D"/>
    <w:rsid w:val="00F45E66"/>
    <w:rsid w:val="00F47AB5"/>
    <w:rsid w:val="00F50664"/>
    <w:rsid w:val="00F50CA0"/>
    <w:rsid w:val="00F5337A"/>
    <w:rsid w:val="00F53B26"/>
    <w:rsid w:val="00F541D9"/>
    <w:rsid w:val="00F549BF"/>
    <w:rsid w:val="00F550CA"/>
    <w:rsid w:val="00F554B2"/>
    <w:rsid w:val="00F55BD5"/>
    <w:rsid w:val="00F57C16"/>
    <w:rsid w:val="00F57C50"/>
    <w:rsid w:val="00F57E02"/>
    <w:rsid w:val="00F60375"/>
    <w:rsid w:val="00F65B3B"/>
    <w:rsid w:val="00F6748D"/>
    <w:rsid w:val="00F67E19"/>
    <w:rsid w:val="00F7025F"/>
    <w:rsid w:val="00F71CD9"/>
    <w:rsid w:val="00F71E36"/>
    <w:rsid w:val="00F7331E"/>
    <w:rsid w:val="00F73D4B"/>
    <w:rsid w:val="00F74066"/>
    <w:rsid w:val="00F748E1"/>
    <w:rsid w:val="00F7516C"/>
    <w:rsid w:val="00F75B27"/>
    <w:rsid w:val="00F75C4D"/>
    <w:rsid w:val="00F801CD"/>
    <w:rsid w:val="00F80821"/>
    <w:rsid w:val="00F812C1"/>
    <w:rsid w:val="00F81A08"/>
    <w:rsid w:val="00F826BB"/>
    <w:rsid w:val="00F82825"/>
    <w:rsid w:val="00F86BFC"/>
    <w:rsid w:val="00F911EB"/>
    <w:rsid w:val="00F94EB3"/>
    <w:rsid w:val="00F95930"/>
    <w:rsid w:val="00F95E4A"/>
    <w:rsid w:val="00F95F52"/>
    <w:rsid w:val="00FA184E"/>
    <w:rsid w:val="00FA3DA1"/>
    <w:rsid w:val="00FA501D"/>
    <w:rsid w:val="00FA697F"/>
    <w:rsid w:val="00FA6DA9"/>
    <w:rsid w:val="00FB01AA"/>
    <w:rsid w:val="00FB120F"/>
    <w:rsid w:val="00FB188A"/>
    <w:rsid w:val="00FB79BD"/>
    <w:rsid w:val="00FC1BB6"/>
    <w:rsid w:val="00FC2B60"/>
    <w:rsid w:val="00FC48E0"/>
    <w:rsid w:val="00FD17C7"/>
    <w:rsid w:val="00FD1F52"/>
    <w:rsid w:val="00FD5551"/>
    <w:rsid w:val="00FD5C3A"/>
    <w:rsid w:val="00FD7398"/>
    <w:rsid w:val="00FD7825"/>
    <w:rsid w:val="00FD7866"/>
    <w:rsid w:val="00FE043F"/>
    <w:rsid w:val="00FE04F8"/>
    <w:rsid w:val="00FE2085"/>
    <w:rsid w:val="00FE284B"/>
    <w:rsid w:val="00FE2D34"/>
    <w:rsid w:val="00FE558F"/>
    <w:rsid w:val="00FF09AD"/>
    <w:rsid w:val="00FF252E"/>
    <w:rsid w:val="00FF3ED7"/>
    <w:rsid w:val="00FF40E6"/>
    <w:rsid w:val="00FF5197"/>
    <w:rsid w:val="00FF7CD2"/>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4EA"/>
    <w:pPr>
      <w:jc w:val="both"/>
    </w:pPr>
    <w:rPr>
      <w:sz w:val="24"/>
      <w:szCs w:val="24"/>
    </w:rPr>
  </w:style>
  <w:style w:type="paragraph" w:styleId="Heading1">
    <w:name w:val="heading 1"/>
    <w:basedOn w:val="Normal"/>
    <w:next w:val="Normal"/>
    <w:link w:val="Heading1Char"/>
    <w:uiPriority w:val="9"/>
    <w:qFormat/>
    <w:rsid w:val="00E8614E"/>
    <w:pPr>
      <w:keepNext/>
      <w:keepLines/>
      <w:pageBreakBefore/>
      <w:numPr>
        <w:numId w:val="1"/>
      </w:numPr>
      <w:spacing w:before="600" w:after="24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57E02"/>
    <w:pPr>
      <w:keepNext/>
      <w:keepLines/>
      <w:numPr>
        <w:ilvl w:val="1"/>
        <w:numId w:val="1"/>
      </w:numPr>
      <w:spacing w:before="480" w:after="120"/>
      <w:ind w:left="576"/>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F57E02"/>
    <w:pPr>
      <w:keepNext/>
      <w:keepLines/>
      <w:numPr>
        <w:ilvl w:val="2"/>
        <w:numId w:val="1"/>
      </w:numPr>
      <w:spacing w:before="360" w:after="12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8B785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785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785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785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785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785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14E"/>
    <w:rPr>
      <w:rFonts w:eastAsiaTheme="majorEastAsia" w:cstheme="majorBidi"/>
      <w:b/>
      <w:bCs/>
      <w:color w:val="345A8A" w:themeColor="accent1" w:themeShade="B5"/>
      <w:sz w:val="32"/>
      <w:szCs w:val="32"/>
    </w:rPr>
  </w:style>
  <w:style w:type="character" w:customStyle="1" w:styleId="Heading2Char">
    <w:name w:val="Heading 2 Char"/>
    <w:basedOn w:val="DefaultParagraphFont"/>
    <w:link w:val="Heading2"/>
    <w:uiPriority w:val="9"/>
    <w:rsid w:val="00F57E02"/>
    <w:rPr>
      <w:rFonts w:eastAsiaTheme="majorEastAsia" w:cstheme="majorBidi"/>
      <w:b/>
      <w:bCs/>
      <w:color w:val="4F81BD" w:themeColor="accent1"/>
      <w:sz w:val="26"/>
      <w:szCs w:val="26"/>
    </w:rPr>
  </w:style>
  <w:style w:type="character" w:customStyle="1" w:styleId="Heading3Char">
    <w:name w:val="Heading 3 Char"/>
    <w:basedOn w:val="DefaultParagraphFont"/>
    <w:link w:val="Heading3"/>
    <w:uiPriority w:val="9"/>
    <w:rsid w:val="00F57E02"/>
    <w:rPr>
      <w:rFonts w:eastAsiaTheme="majorEastAsia" w:cstheme="majorBidi"/>
      <w:b/>
      <w:bCs/>
      <w:color w:val="4F81BD" w:themeColor="accent1"/>
      <w:sz w:val="24"/>
      <w:szCs w:val="24"/>
    </w:rPr>
  </w:style>
  <w:style w:type="character" w:customStyle="1" w:styleId="Heading4Char">
    <w:name w:val="Heading 4 Char"/>
    <w:basedOn w:val="DefaultParagraphFont"/>
    <w:link w:val="Heading4"/>
    <w:uiPriority w:val="9"/>
    <w:semiHidden/>
    <w:rsid w:val="008B78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8B785D"/>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8B785D"/>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8B785D"/>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8B785D"/>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B785D"/>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8B78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B785D"/>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8B785D"/>
    <w:pPr>
      <w:numPr>
        <w:numId w:val="0"/>
      </w:numPr>
      <w:spacing w:line="276" w:lineRule="auto"/>
      <w:outlineLvl w:val="9"/>
    </w:pPr>
    <w:rPr>
      <w:color w:val="365F91" w:themeColor="accent1" w:themeShade="BF"/>
      <w:sz w:val="28"/>
      <w:szCs w:val="28"/>
      <w:lang w:eastAsia="en-US"/>
    </w:rPr>
  </w:style>
  <w:style w:type="paragraph" w:styleId="TOC1">
    <w:name w:val="toc 1"/>
    <w:basedOn w:val="Normal"/>
    <w:next w:val="Normal"/>
    <w:autoRedefine/>
    <w:uiPriority w:val="39"/>
    <w:unhideWhenUsed/>
    <w:rsid w:val="008B785D"/>
    <w:pPr>
      <w:spacing w:before="120"/>
    </w:pPr>
    <w:rPr>
      <w:b/>
    </w:rPr>
  </w:style>
  <w:style w:type="paragraph" w:styleId="TOC2">
    <w:name w:val="toc 2"/>
    <w:basedOn w:val="Normal"/>
    <w:next w:val="Normal"/>
    <w:autoRedefine/>
    <w:uiPriority w:val="39"/>
    <w:unhideWhenUsed/>
    <w:rsid w:val="008B785D"/>
    <w:pPr>
      <w:ind w:left="240"/>
    </w:pPr>
    <w:rPr>
      <w:b/>
      <w:sz w:val="22"/>
      <w:szCs w:val="22"/>
    </w:rPr>
  </w:style>
  <w:style w:type="paragraph" w:styleId="TOC3">
    <w:name w:val="toc 3"/>
    <w:basedOn w:val="Normal"/>
    <w:next w:val="Normal"/>
    <w:autoRedefine/>
    <w:uiPriority w:val="39"/>
    <w:unhideWhenUsed/>
    <w:rsid w:val="008B785D"/>
    <w:pPr>
      <w:ind w:left="480"/>
    </w:pPr>
    <w:rPr>
      <w:sz w:val="22"/>
      <w:szCs w:val="22"/>
    </w:rPr>
  </w:style>
  <w:style w:type="paragraph" w:styleId="ListParagraph">
    <w:name w:val="List Paragraph"/>
    <w:basedOn w:val="Normal"/>
    <w:uiPriority w:val="34"/>
    <w:qFormat/>
    <w:rsid w:val="008B785D"/>
    <w:pPr>
      <w:ind w:left="720"/>
      <w:contextualSpacing/>
    </w:pPr>
  </w:style>
  <w:style w:type="paragraph" w:styleId="BalloonText">
    <w:name w:val="Balloon Text"/>
    <w:basedOn w:val="Normal"/>
    <w:link w:val="BalloonTextChar"/>
    <w:uiPriority w:val="99"/>
    <w:semiHidden/>
    <w:unhideWhenUsed/>
    <w:rsid w:val="008B785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785D"/>
    <w:rPr>
      <w:rFonts w:ascii="Lucida Grande" w:hAnsi="Lucida Grande" w:cs="Lucida Grande"/>
      <w:sz w:val="18"/>
      <w:szCs w:val="18"/>
    </w:rPr>
  </w:style>
  <w:style w:type="character" w:styleId="CommentReference">
    <w:name w:val="annotation reference"/>
    <w:basedOn w:val="DefaultParagraphFont"/>
    <w:uiPriority w:val="99"/>
    <w:semiHidden/>
    <w:unhideWhenUsed/>
    <w:rsid w:val="00A40515"/>
    <w:rPr>
      <w:sz w:val="18"/>
      <w:szCs w:val="18"/>
    </w:rPr>
  </w:style>
  <w:style w:type="paragraph" w:styleId="CommentText">
    <w:name w:val="annotation text"/>
    <w:basedOn w:val="Normal"/>
    <w:link w:val="CommentTextChar"/>
    <w:uiPriority w:val="99"/>
    <w:unhideWhenUsed/>
    <w:rsid w:val="00A40515"/>
  </w:style>
  <w:style w:type="character" w:customStyle="1" w:styleId="CommentTextChar">
    <w:name w:val="Comment Text Char"/>
    <w:basedOn w:val="DefaultParagraphFont"/>
    <w:link w:val="CommentText"/>
    <w:uiPriority w:val="99"/>
    <w:rsid w:val="00A40515"/>
    <w:rPr>
      <w:sz w:val="24"/>
      <w:szCs w:val="24"/>
    </w:rPr>
  </w:style>
  <w:style w:type="paragraph" w:styleId="CommentSubject">
    <w:name w:val="annotation subject"/>
    <w:basedOn w:val="CommentText"/>
    <w:next w:val="CommentText"/>
    <w:link w:val="CommentSubjectChar"/>
    <w:uiPriority w:val="99"/>
    <w:semiHidden/>
    <w:unhideWhenUsed/>
    <w:rsid w:val="00A40515"/>
    <w:rPr>
      <w:b/>
      <w:bCs/>
      <w:sz w:val="20"/>
      <w:szCs w:val="20"/>
    </w:rPr>
  </w:style>
  <w:style w:type="character" w:customStyle="1" w:styleId="CommentSubjectChar">
    <w:name w:val="Comment Subject Char"/>
    <w:basedOn w:val="CommentTextChar"/>
    <w:link w:val="CommentSubject"/>
    <w:uiPriority w:val="99"/>
    <w:semiHidden/>
    <w:rsid w:val="00A40515"/>
    <w:rPr>
      <w:b/>
      <w:bCs/>
      <w:sz w:val="24"/>
      <w:szCs w:val="24"/>
    </w:rPr>
  </w:style>
  <w:style w:type="character" w:styleId="Hyperlink">
    <w:name w:val="Hyperlink"/>
    <w:basedOn w:val="DefaultParagraphFont"/>
    <w:uiPriority w:val="99"/>
    <w:unhideWhenUsed/>
    <w:rsid w:val="00D53EC6"/>
    <w:rPr>
      <w:color w:val="0000FF" w:themeColor="hyperlink"/>
      <w:u w:val="single"/>
    </w:rPr>
  </w:style>
  <w:style w:type="paragraph" w:styleId="Revision">
    <w:name w:val="Revision"/>
    <w:hidden/>
    <w:uiPriority w:val="99"/>
    <w:semiHidden/>
    <w:rsid w:val="001B44B6"/>
    <w:rPr>
      <w:sz w:val="24"/>
      <w:szCs w:val="24"/>
    </w:rPr>
  </w:style>
  <w:style w:type="paragraph" w:styleId="Caption">
    <w:name w:val="caption"/>
    <w:basedOn w:val="Normal"/>
    <w:next w:val="Normal"/>
    <w:uiPriority w:val="35"/>
    <w:unhideWhenUsed/>
    <w:qFormat/>
    <w:rsid w:val="005B4D1C"/>
    <w:pPr>
      <w:keepNext/>
      <w:keepLines/>
      <w:spacing w:after="200"/>
      <w:jc w:val="center"/>
    </w:pPr>
    <w:rPr>
      <w:rFonts w:ascii="Times New Roman" w:eastAsia="Times New Roman" w:hAnsi="Times New Roman" w:cs="Times New Roman"/>
      <w:b/>
      <w:bCs/>
      <w:color w:val="4F81BD"/>
      <w:sz w:val="20"/>
      <w:szCs w:val="18"/>
      <w:lang w:eastAsia="en-US"/>
    </w:rPr>
  </w:style>
  <w:style w:type="paragraph" w:styleId="NormalWeb">
    <w:name w:val="Normal (Web)"/>
    <w:basedOn w:val="Normal"/>
    <w:uiPriority w:val="99"/>
    <w:unhideWhenUsed/>
    <w:rsid w:val="008E4BD2"/>
    <w:pPr>
      <w:spacing w:before="100" w:beforeAutospacing="1" w:after="100" w:afterAutospacing="1"/>
    </w:pPr>
    <w:rPr>
      <w:rFonts w:ascii="Times New Roman" w:eastAsia="Times New Roman" w:hAnsi="Times New Roman" w:cs="Times New Roman"/>
      <w:lang w:eastAsia="en-US"/>
    </w:rPr>
  </w:style>
  <w:style w:type="paragraph" w:styleId="Header">
    <w:name w:val="header"/>
    <w:basedOn w:val="Normal"/>
    <w:link w:val="HeaderChar"/>
    <w:unhideWhenUsed/>
    <w:rsid w:val="005866E9"/>
    <w:pPr>
      <w:tabs>
        <w:tab w:val="center" w:pos="4680"/>
        <w:tab w:val="right" w:pos="9360"/>
      </w:tabs>
    </w:pPr>
  </w:style>
  <w:style w:type="character" w:customStyle="1" w:styleId="HeaderChar">
    <w:name w:val="Header Char"/>
    <w:basedOn w:val="DefaultParagraphFont"/>
    <w:link w:val="Header"/>
    <w:rsid w:val="005866E9"/>
    <w:rPr>
      <w:sz w:val="24"/>
      <w:szCs w:val="24"/>
    </w:rPr>
  </w:style>
  <w:style w:type="paragraph" w:styleId="Footer">
    <w:name w:val="footer"/>
    <w:basedOn w:val="Normal"/>
    <w:link w:val="FooterChar"/>
    <w:uiPriority w:val="99"/>
    <w:unhideWhenUsed/>
    <w:rsid w:val="005866E9"/>
    <w:pPr>
      <w:tabs>
        <w:tab w:val="center" w:pos="4680"/>
        <w:tab w:val="right" w:pos="9360"/>
      </w:tabs>
    </w:pPr>
  </w:style>
  <w:style w:type="character" w:customStyle="1" w:styleId="FooterChar">
    <w:name w:val="Footer Char"/>
    <w:basedOn w:val="DefaultParagraphFont"/>
    <w:link w:val="Footer"/>
    <w:uiPriority w:val="99"/>
    <w:rsid w:val="005866E9"/>
    <w:rPr>
      <w:sz w:val="24"/>
      <w:szCs w:val="24"/>
    </w:rPr>
  </w:style>
  <w:style w:type="character" w:styleId="PlaceholderText">
    <w:name w:val="Placeholder Text"/>
    <w:basedOn w:val="DefaultParagraphFont"/>
    <w:uiPriority w:val="99"/>
    <w:semiHidden/>
    <w:rsid w:val="00452257"/>
    <w:rPr>
      <w:color w:val="808080"/>
    </w:rPr>
  </w:style>
  <w:style w:type="table" w:styleId="TableGrid">
    <w:name w:val="Table Grid"/>
    <w:basedOn w:val="TableNormal"/>
    <w:uiPriority w:val="59"/>
    <w:rsid w:val="00FA18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421754"/>
    <w:rPr>
      <w:rFonts w:eastAsiaTheme="minorHAnsi"/>
      <w:sz w:val="20"/>
      <w:szCs w:val="20"/>
      <w:lang w:eastAsia="en-US"/>
    </w:rPr>
  </w:style>
  <w:style w:type="character" w:customStyle="1" w:styleId="FootnoteTextChar">
    <w:name w:val="Footnote Text Char"/>
    <w:basedOn w:val="DefaultParagraphFont"/>
    <w:link w:val="FootnoteText"/>
    <w:uiPriority w:val="99"/>
    <w:rsid w:val="00421754"/>
    <w:rPr>
      <w:rFonts w:eastAsiaTheme="minorHAnsi"/>
      <w:lang w:eastAsia="en-US"/>
    </w:rPr>
  </w:style>
  <w:style w:type="character" w:styleId="FootnoteReference">
    <w:name w:val="footnote reference"/>
    <w:basedOn w:val="DefaultParagraphFont"/>
    <w:uiPriority w:val="99"/>
    <w:semiHidden/>
    <w:unhideWhenUsed/>
    <w:rsid w:val="00421754"/>
    <w:rPr>
      <w:vertAlign w:val="superscript"/>
    </w:rPr>
  </w:style>
  <w:style w:type="paragraph" w:styleId="BlockText">
    <w:name w:val="Block Text"/>
    <w:aliases w:val="bl"/>
    <w:basedOn w:val="Normal"/>
    <w:link w:val="BlockTextChar"/>
    <w:rsid w:val="00421754"/>
    <w:pPr>
      <w:spacing w:after="240"/>
      <w:ind w:left="1440" w:right="1440"/>
    </w:pPr>
    <w:rPr>
      <w:rFonts w:ascii="Times New Roman" w:hAnsi="Times New Roman"/>
      <w:iCs/>
      <w:lang w:eastAsia="en-US"/>
    </w:rPr>
  </w:style>
  <w:style w:type="character" w:customStyle="1" w:styleId="BlockTextChar">
    <w:name w:val="Block Text Char"/>
    <w:aliases w:val="bl Char"/>
    <w:basedOn w:val="DefaultParagraphFont"/>
    <w:link w:val="BlockText"/>
    <w:rsid w:val="00421754"/>
    <w:rPr>
      <w:rFonts w:ascii="Times New Roman" w:hAnsi="Times New Roman"/>
      <w:iCs/>
      <w:sz w:val="24"/>
      <w:szCs w:val="24"/>
      <w:lang w:eastAsia="en-US"/>
    </w:rPr>
  </w:style>
  <w:style w:type="character" w:styleId="Strong">
    <w:name w:val="Strong"/>
    <w:basedOn w:val="DefaultParagraphFont"/>
    <w:uiPriority w:val="22"/>
    <w:qFormat/>
    <w:rsid w:val="00554C3F"/>
    <w:rPr>
      <w:rFonts w:ascii="Times New Roman" w:hAnsi="Times New Roman" w:cs="Times New Roman" w:hint="default"/>
      <w:b/>
      <w:bCs/>
    </w:rPr>
  </w:style>
  <w:style w:type="paragraph" w:customStyle="1" w:styleId="TitlePageother">
    <w:name w:val="Title Page other"/>
    <w:basedOn w:val="Normal"/>
    <w:uiPriority w:val="99"/>
    <w:rsid w:val="001B01D8"/>
    <w:pPr>
      <w:keepNext/>
      <w:suppressAutoHyphens/>
      <w:spacing w:before="120" w:after="120"/>
      <w:jc w:val="center"/>
    </w:pPr>
    <w:rPr>
      <w:rFonts w:ascii="Arial" w:eastAsia="Times New Roman" w:hAnsi="Arial" w:cs="Lucidasans"/>
      <w:sz w:val="36"/>
      <w:szCs w:val="28"/>
      <w:lang w:eastAsia="en-US"/>
    </w:rPr>
  </w:style>
  <w:style w:type="character" w:styleId="IntenseEmphasis">
    <w:name w:val="Intense Emphasis"/>
    <w:basedOn w:val="DefaultParagraphFont"/>
    <w:uiPriority w:val="21"/>
    <w:qFormat/>
    <w:rsid w:val="000414F3"/>
    <w:rPr>
      <w:b/>
      <w:bCs/>
      <w:i/>
      <w:iCs/>
      <w:color w:val="4F81BD" w:themeColor="accent1"/>
    </w:rPr>
  </w:style>
  <w:style w:type="paragraph" w:styleId="EndnoteText">
    <w:name w:val="endnote text"/>
    <w:basedOn w:val="Normal"/>
    <w:link w:val="EndnoteTextChar"/>
    <w:uiPriority w:val="99"/>
    <w:semiHidden/>
    <w:unhideWhenUsed/>
    <w:rsid w:val="005F1033"/>
    <w:rPr>
      <w:sz w:val="20"/>
      <w:szCs w:val="20"/>
    </w:rPr>
  </w:style>
  <w:style w:type="character" w:customStyle="1" w:styleId="EndnoteTextChar">
    <w:name w:val="Endnote Text Char"/>
    <w:basedOn w:val="DefaultParagraphFont"/>
    <w:link w:val="EndnoteText"/>
    <w:uiPriority w:val="99"/>
    <w:semiHidden/>
    <w:rsid w:val="005F1033"/>
  </w:style>
  <w:style w:type="character" w:styleId="EndnoteReference">
    <w:name w:val="endnote reference"/>
    <w:basedOn w:val="DefaultParagraphFont"/>
    <w:uiPriority w:val="99"/>
    <w:semiHidden/>
    <w:unhideWhenUsed/>
    <w:rsid w:val="005F1033"/>
    <w:rPr>
      <w:vertAlign w:val="superscript"/>
    </w:rPr>
  </w:style>
  <w:style w:type="paragraph" w:customStyle="1" w:styleId="UnnumberedHeading">
    <w:name w:val="Unnumbered Heading"/>
    <w:basedOn w:val="Normal"/>
    <w:link w:val="UnnumberedHeadingChar"/>
    <w:qFormat/>
    <w:rsid w:val="00F57E02"/>
    <w:pPr>
      <w:keepNext/>
      <w:spacing w:before="240" w:after="120"/>
    </w:pPr>
  </w:style>
  <w:style w:type="character" w:customStyle="1" w:styleId="UnnumberedHeadingChar">
    <w:name w:val="Unnumbered Heading Char"/>
    <w:basedOn w:val="DefaultParagraphFont"/>
    <w:link w:val="UnnumberedHeading"/>
    <w:rsid w:val="00F57E02"/>
    <w:rPr>
      <w:sz w:val="24"/>
      <w:szCs w:val="24"/>
    </w:rPr>
  </w:style>
  <w:style w:type="paragraph" w:styleId="BodyText">
    <w:name w:val="Body Text"/>
    <w:basedOn w:val="Normal"/>
    <w:link w:val="BodyTextChar"/>
    <w:uiPriority w:val="99"/>
    <w:qFormat/>
    <w:rsid w:val="000F714F"/>
    <w:pPr>
      <w:spacing w:after="120" w:line="276" w:lineRule="auto"/>
    </w:pPr>
    <w:rPr>
      <w:rFonts w:ascii="Times New Roman" w:eastAsia="Times New Roman" w:hAnsi="Times New Roman" w:cs="Times New Roman"/>
      <w:sz w:val="20"/>
      <w:szCs w:val="22"/>
      <w:lang w:eastAsia="en-US"/>
    </w:rPr>
  </w:style>
  <w:style w:type="character" w:customStyle="1" w:styleId="BodyTextChar">
    <w:name w:val="Body Text Char"/>
    <w:basedOn w:val="DefaultParagraphFont"/>
    <w:link w:val="BodyText"/>
    <w:uiPriority w:val="99"/>
    <w:rsid w:val="000F714F"/>
    <w:rPr>
      <w:rFonts w:ascii="Times New Roman" w:eastAsia="Times New Roman" w:hAnsi="Times New Roman" w:cs="Times New Roman"/>
      <w:szCs w:val="22"/>
      <w:lang w:eastAsia="en-US"/>
    </w:rPr>
  </w:style>
  <w:style w:type="paragraph" w:customStyle="1" w:styleId="DocID">
    <w:name w:val="DocID"/>
    <w:basedOn w:val="Normal"/>
    <w:next w:val="Footer"/>
    <w:link w:val="DocIDChar"/>
    <w:rsid w:val="000F714F"/>
    <w:rPr>
      <w:rFonts w:ascii="Times New Roman" w:eastAsia="Times New Roman" w:hAnsi="Times New Roman" w:cs="Times New Roman"/>
      <w:sz w:val="16"/>
      <w:szCs w:val="22"/>
      <w:lang w:eastAsia="en-US"/>
    </w:rPr>
  </w:style>
  <w:style w:type="character" w:customStyle="1" w:styleId="DocIDChar">
    <w:name w:val="DocID Char"/>
    <w:basedOn w:val="DefaultParagraphFont"/>
    <w:link w:val="DocID"/>
    <w:rsid w:val="000F714F"/>
    <w:rPr>
      <w:rFonts w:ascii="Times New Roman" w:eastAsia="Times New Roman" w:hAnsi="Times New Roman" w:cs="Times New Roman"/>
      <w:sz w:val="16"/>
      <w:szCs w:val="22"/>
      <w:lang w:eastAsia="en-US"/>
    </w:rPr>
  </w:style>
  <w:style w:type="character" w:customStyle="1" w:styleId="apple-converted-space">
    <w:name w:val="apple-converted-space"/>
    <w:basedOn w:val="DefaultParagraphFont"/>
    <w:rsid w:val="00D228AC"/>
  </w:style>
  <w:style w:type="character" w:styleId="HTMLVariable">
    <w:name w:val="HTML Variable"/>
    <w:basedOn w:val="DefaultParagraphFont"/>
    <w:uiPriority w:val="99"/>
    <w:semiHidden/>
    <w:unhideWhenUsed/>
    <w:rsid w:val="00D228AC"/>
    <w:rPr>
      <w:i/>
      <w:iCs/>
    </w:rPr>
  </w:style>
  <w:style w:type="character" w:styleId="FollowedHyperlink">
    <w:name w:val="FollowedHyperlink"/>
    <w:basedOn w:val="DefaultParagraphFont"/>
    <w:uiPriority w:val="99"/>
    <w:semiHidden/>
    <w:unhideWhenUsed/>
    <w:rsid w:val="003B061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4EA"/>
    <w:pPr>
      <w:jc w:val="both"/>
    </w:pPr>
    <w:rPr>
      <w:sz w:val="24"/>
      <w:szCs w:val="24"/>
    </w:rPr>
  </w:style>
  <w:style w:type="paragraph" w:styleId="Heading1">
    <w:name w:val="heading 1"/>
    <w:basedOn w:val="Normal"/>
    <w:next w:val="Normal"/>
    <w:link w:val="Heading1Char"/>
    <w:uiPriority w:val="9"/>
    <w:qFormat/>
    <w:rsid w:val="00E8614E"/>
    <w:pPr>
      <w:keepNext/>
      <w:keepLines/>
      <w:pageBreakBefore/>
      <w:numPr>
        <w:numId w:val="1"/>
      </w:numPr>
      <w:spacing w:before="600" w:after="24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57E02"/>
    <w:pPr>
      <w:keepNext/>
      <w:keepLines/>
      <w:numPr>
        <w:ilvl w:val="1"/>
        <w:numId w:val="1"/>
      </w:numPr>
      <w:spacing w:before="480" w:after="120"/>
      <w:ind w:left="576"/>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F57E02"/>
    <w:pPr>
      <w:keepNext/>
      <w:keepLines/>
      <w:numPr>
        <w:ilvl w:val="2"/>
        <w:numId w:val="1"/>
      </w:numPr>
      <w:spacing w:before="360" w:after="12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8B785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785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785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785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785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785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14E"/>
    <w:rPr>
      <w:rFonts w:eastAsiaTheme="majorEastAsia" w:cstheme="majorBidi"/>
      <w:b/>
      <w:bCs/>
      <w:color w:val="345A8A" w:themeColor="accent1" w:themeShade="B5"/>
      <w:sz w:val="32"/>
      <w:szCs w:val="32"/>
    </w:rPr>
  </w:style>
  <w:style w:type="character" w:customStyle="1" w:styleId="Heading2Char">
    <w:name w:val="Heading 2 Char"/>
    <w:basedOn w:val="DefaultParagraphFont"/>
    <w:link w:val="Heading2"/>
    <w:uiPriority w:val="9"/>
    <w:rsid w:val="00F57E02"/>
    <w:rPr>
      <w:rFonts w:eastAsiaTheme="majorEastAsia" w:cstheme="majorBidi"/>
      <w:b/>
      <w:bCs/>
      <w:color w:val="4F81BD" w:themeColor="accent1"/>
      <w:sz w:val="26"/>
      <w:szCs w:val="26"/>
    </w:rPr>
  </w:style>
  <w:style w:type="character" w:customStyle="1" w:styleId="Heading3Char">
    <w:name w:val="Heading 3 Char"/>
    <w:basedOn w:val="DefaultParagraphFont"/>
    <w:link w:val="Heading3"/>
    <w:uiPriority w:val="9"/>
    <w:rsid w:val="00F57E02"/>
    <w:rPr>
      <w:rFonts w:eastAsiaTheme="majorEastAsia" w:cstheme="majorBidi"/>
      <w:b/>
      <w:bCs/>
      <w:color w:val="4F81BD" w:themeColor="accent1"/>
      <w:sz w:val="24"/>
      <w:szCs w:val="24"/>
    </w:rPr>
  </w:style>
  <w:style w:type="character" w:customStyle="1" w:styleId="Heading4Char">
    <w:name w:val="Heading 4 Char"/>
    <w:basedOn w:val="DefaultParagraphFont"/>
    <w:link w:val="Heading4"/>
    <w:uiPriority w:val="9"/>
    <w:semiHidden/>
    <w:rsid w:val="008B78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8B785D"/>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8B785D"/>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8B785D"/>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8B785D"/>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B785D"/>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8B78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B785D"/>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8B785D"/>
    <w:pPr>
      <w:numPr>
        <w:numId w:val="0"/>
      </w:numPr>
      <w:spacing w:line="276" w:lineRule="auto"/>
      <w:outlineLvl w:val="9"/>
    </w:pPr>
    <w:rPr>
      <w:color w:val="365F91" w:themeColor="accent1" w:themeShade="BF"/>
      <w:sz w:val="28"/>
      <w:szCs w:val="28"/>
      <w:lang w:eastAsia="en-US"/>
    </w:rPr>
  </w:style>
  <w:style w:type="paragraph" w:styleId="TOC1">
    <w:name w:val="toc 1"/>
    <w:basedOn w:val="Normal"/>
    <w:next w:val="Normal"/>
    <w:autoRedefine/>
    <w:uiPriority w:val="39"/>
    <w:unhideWhenUsed/>
    <w:rsid w:val="008B785D"/>
    <w:pPr>
      <w:spacing w:before="120"/>
    </w:pPr>
    <w:rPr>
      <w:b/>
    </w:rPr>
  </w:style>
  <w:style w:type="paragraph" w:styleId="TOC2">
    <w:name w:val="toc 2"/>
    <w:basedOn w:val="Normal"/>
    <w:next w:val="Normal"/>
    <w:autoRedefine/>
    <w:uiPriority w:val="39"/>
    <w:unhideWhenUsed/>
    <w:rsid w:val="008B785D"/>
    <w:pPr>
      <w:ind w:left="240"/>
    </w:pPr>
    <w:rPr>
      <w:b/>
      <w:sz w:val="22"/>
      <w:szCs w:val="22"/>
    </w:rPr>
  </w:style>
  <w:style w:type="paragraph" w:styleId="TOC3">
    <w:name w:val="toc 3"/>
    <w:basedOn w:val="Normal"/>
    <w:next w:val="Normal"/>
    <w:autoRedefine/>
    <w:uiPriority w:val="39"/>
    <w:unhideWhenUsed/>
    <w:rsid w:val="008B785D"/>
    <w:pPr>
      <w:ind w:left="480"/>
    </w:pPr>
    <w:rPr>
      <w:sz w:val="22"/>
      <w:szCs w:val="22"/>
    </w:rPr>
  </w:style>
  <w:style w:type="paragraph" w:styleId="ListParagraph">
    <w:name w:val="List Paragraph"/>
    <w:basedOn w:val="Normal"/>
    <w:uiPriority w:val="34"/>
    <w:qFormat/>
    <w:rsid w:val="008B785D"/>
    <w:pPr>
      <w:ind w:left="720"/>
      <w:contextualSpacing/>
    </w:pPr>
  </w:style>
  <w:style w:type="paragraph" w:styleId="BalloonText">
    <w:name w:val="Balloon Text"/>
    <w:basedOn w:val="Normal"/>
    <w:link w:val="BalloonTextChar"/>
    <w:uiPriority w:val="99"/>
    <w:semiHidden/>
    <w:unhideWhenUsed/>
    <w:rsid w:val="008B785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785D"/>
    <w:rPr>
      <w:rFonts w:ascii="Lucida Grande" w:hAnsi="Lucida Grande" w:cs="Lucida Grande"/>
      <w:sz w:val="18"/>
      <w:szCs w:val="18"/>
    </w:rPr>
  </w:style>
  <w:style w:type="character" w:styleId="CommentReference">
    <w:name w:val="annotation reference"/>
    <w:basedOn w:val="DefaultParagraphFont"/>
    <w:uiPriority w:val="99"/>
    <w:semiHidden/>
    <w:unhideWhenUsed/>
    <w:rsid w:val="00A40515"/>
    <w:rPr>
      <w:sz w:val="18"/>
      <w:szCs w:val="18"/>
    </w:rPr>
  </w:style>
  <w:style w:type="paragraph" w:styleId="CommentText">
    <w:name w:val="annotation text"/>
    <w:basedOn w:val="Normal"/>
    <w:link w:val="CommentTextChar"/>
    <w:uiPriority w:val="99"/>
    <w:unhideWhenUsed/>
    <w:rsid w:val="00A40515"/>
  </w:style>
  <w:style w:type="character" w:customStyle="1" w:styleId="CommentTextChar">
    <w:name w:val="Comment Text Char"/>
    <w:basedOn w:val="DefaultParagraphFont"/>
    <w:link w:val="CommentText"/>
    <w:uiPriority w:val="99"/>
    <w:rsid w:val="00A40515"/>
    <w:rPr>
      <w:sz w:val="24"/>
      <w:szCs w:val="24"/>
    </w:rPr>
  </w:style>
  <w:style w:type="paragraph" w:styleId="CommentSubject">
    <w:name w:val="annotation subject"/>
    <w:basedOn w:val="CommentText"/>
    <w:next w:val="CommentText"/>
    <w:link w:val="CommentSubjectChar"/>
    <w:uiPriority w:val="99"/>
    <w:semiHidden/>
    <w:unhideWhenUsed/>
    <w:rsid w:val="00A40515"/>
    <w:rPr>
      <w:b/>
      <w:bCs/>
      <w:sz w:val="20"/>
      <w:szCs w:val="20"/>
    </w:rPr>
  </w:style>
  <w:style w:type="character" w:customStyle="1" w:styleId="CommentSubjectChar">
    <w:name w:val="Comment Subject Char"/>
    <w:basedOn w:val="CommentTextChar"/>
    <w:link w:val="CommentSubject"/>
    <w:uiPriority w:val="99"/>
    <w:semiHidden/>
    <w:rsid w:val="00A40515"/>
    <w:rPr>
      <w:b/>
      <w:bCs/>
      <w:sz w:val="24"/>
      <w:szCs w:val="24"/>
    </w:rPr>
  </w:style>
  <w:style w:type="character" w:styleId="Hyperlink">
    <w:name w:val="Hyperlink"/>
    <w:basedOn w:val="DefaultParagraphFont"/>
    <w:uiPriority w:val="99"/>
    <w:unhideWhenUsed/>
    <w:rsid w:val="00D53EC6"/>
    <w:rPr>
      <w:color w:val="0000FF" w:themeColor="hyperlink"/>
      <w:u w:val="single"/>
    </w:rPr>
  </w:style>
  <w:style w:type="paragraph" w:styleId="Revision">
    <w:name w:val="Revision"/>
    <w:hidden/>
    <w:uiPriority w:val="99"/>
    <w:semiHidden/>
    <w:rsid w:val="001B44B6"/>
    <w:rPr>
      <w:sz w:val="24"/>
      <w:szCs w:val="24"/>
    </w:rPr>
  </w:style>
  <w:style w:type="paragraph" w:styleId="Caption">
    <w:name w:val="caption"/>
    <w:basedOn w:val="Normal"/>
    <w:next w:val="Normal"/>
    <w:uiPriority w:val="35"/>
    <w:unhideWhenUsed/>
    <w:qFormat/>
    <w:rsid w:val="005B4D1C"/>
    <w:pPr>
      <w:keepNext/>
      <w:keepLines/>
      <w:spacing w:after="200"/>
      <w:jc w:val="center"/>
    </w:pPr>
    <w:rPr>
      <w:rFonts w:ascii="Times New Roman" w:eastAsia="Times New Roman" w:hAnsi="Times New Roman" w:cs="Times New Roman"/>
      <w:b/>
      <w:bCs/>
      <w:color w:val="4F81BD"/>
      <w:sz w:val="20"/>
      <w:szCs w:val="18"/>
      <w:lang w:eastAsia="en-US"/>
    </w:rPr>
  </w:style>
  <w:style w:type="paragraph" w:styleId="NormalWeb">
    <w:name w:val="Normal (Web)"/>
    <w:basedOn w:val="Normal"/>
    <w:uiPriority w:val="99"/>
    <w:unhideWhenUsed/>
    <w:rsid w:val="008E4BD2"/>
    <w:pPr>
      <w:spacing w:before="100" w:beforeAutospacing="1" w:after="100" w:afterAutospacing="1"/>
    </w:pPr>
    <w:rPr>
      <w:rFonts w:ascii="Times New Roman" w:eastAsia="Times New Roman" w:hAnsi="Times New Roman" w:cs="Times New Roman"/>
      <w:lang w:eastAsia="en-US"/>
    </w:rPr>
  </w:style>
  <w:style w:type="paragraph" w:styleId="Header">
    <w:name w:val="header"/>
    <w:basedOn w:val="Normal"/>
    <w:link w:val="HeaderChar"/>
    <w:unhideWhenUsed/>
    <w:rsid w:val="005866E9"/>
    <w:pPr>
      <w:tabs>
        <w:tab w:val="center" w:pos="4680"/>
        <w:tab w:val="right" w:pos="9360"/>
      </w:tabs>
    </w:pPr>
  </w:style>
  <w:style w:type="character" w:customStyle="1" w:styleId="HeaderChar">
    <w:name w:val="Header Char"/>
    <w:basedOn w:val="DefaultParagraphFont"/>
    <w:link w:val="Header"/>
    <w:rsid w:val="005866E9"/>
    <w:rPr>
      <w:sz w:val="24"/>
      <w:szCs w:val="24"/>
    </w:rPr>
  </w:style>
  <w:style w:type="paragraph" w:styleId="Footer">
    <w:name w:val="footer"/>
    <w:basedOn w:val="Normal"/>
    <w:link w:val="FooterChar"/>
    <w:uiPriority w:val="99"/>
    <w:unhideWhenUsed/>
    <w:rsid w:val="005866E9"/>
    <w:pPr>
      <w:tabs>
        <w:tab w:val="center" w:pos="4680"/>
        <w:tab w:val="right" w:pos="9360"/>
      </w:tabs>
    </w:pPr>
  </w:style>
  <w:style w:type="character" w:customStyle="1" w:styleId="FooterChar">
    <w:name w:val="Footer Char"/>
    <w:basedOn w:val="DefaultParagraphFont"/>
    <w:link w:val="Footer"/>
    <w:uiPriority w:val="99"/>
    <w:rsid w:val="005866E9"/>
    <w:rPr>
      <w:sz w:val="24"/>
      <w:szCs w:val="24"/>
    </w:rPr>
  </w:style>
  <w:style w:type="character" w:styleId="PlaceholderText">
    <w:name w:val="Placeholder Text"/>
    <w:basedOn w:val="DefaultParagraphFont"/>
    <w:uiPriority w:val="99"/>
    <w:semiHidden/>
    <w:rsid w:val="00452257"/>
    <w:rPr>
      <w:color w:val="808080"/>
    </w:rPr>
  </w:style>
  <w:style w:type="table" w:styleId="TableGrid">
    <w:name w:val="Table Grid"/>
    <w:basedOn w:val="TableNormal"/>
    <w:uiPriority w:val="59"/>
    <w:rsid w:val="00FA18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421754"/>
    <w:rPr>
      <w:rFonts w:eastAsiaTheme="minorHAnsi"/>
      <w:sz w:val="20"/>
      <w:szCs w:val="20"/>
      <w:lang w:eastAsia="en-US"/>
    </w:rPr>
  </w:style>
  <w:style w:type="character" w:customStyle="1" w:styleId="FootnoteTextChar">
    <w:name w:val="Footnote Text Char"/>
    <w:basedOn w:val="DefaultParagraphFont"/>
    <w:link w:val="FootnoteText"/>
    <w:uiPriority w:val="99"/>
    <w:rsid w:val="00421754"/>
    <w:rPr>
      <w:rFonts w:eastAsiaTheme="minorHAnsi"/>
      <w:lang w:eastAsia="en-US"/>
    </w:rPr>
  </w:style>
  <w:style w:type="character" w:styleId="FootnoteReference">
    <w:name w:val="footnote reference"/>
    <w:basedOn w:val="DefaultParagraphFont"/>
    <w:uiPriority w:val="99"/>
    <w:semiHidden/>
    <w:unhideWhenUsed/>
    <w:rsid w:val="00421754"/>
    <w:rPr>
      <w:vertAlign w:val="superscript"/>
    </w:rPr>
  </w:style>
  <w:style w:type="paragraph" w:styleId="BlockText">
    <w:name w:val="Block Text"/>
    <w:aliases w:val="bl"/>
    <w:basedOn w:val="Normal"/>
    <w:link w:val="BlockTextChar"/>
    <w:rsid w:val="00421754"/>
    <w:pPr>
      <w:spacing w:after="240"/>
      <w:ind w:left="1440" w:right="1440"/>
    </w:pPr>
    <w:rPr>
      <w:rFonts w:ascii="Times New Roman" w:hAnsi="Times New Roman"/>
      <w:iCs/>
      <w:lang w:eastAsia="en-US"/>
    </w:rPr>
  </w:style>
  <w:style w:type="character" w:customStyle="1" w:styleId="BlockTextChar">
    <w:name w:val="Block Text Char"/>
    <w:aliases w:val="bl Char"/>
    <w:basedOn w:val="DefaultParagraphFont"/>
    <w:link w:val="BlockText"/>
    <w:rsid w:val="00421754"/>
    <w:rPr>
      <w:rFonts w:ascii="Times New Roman" w:hAnsi="Times New Roman"/>
      <w:iCs/>
      <w:sz w:val="24"/>
      <w:szCs w:val="24"/>
      <w:lang w:eastAsia="en-US"/>
    </w:rPr>
  </w:style>
  <w:style w:type="character" w:styleId="Strong">
    <w:name w:val="Strong"/>
    <w:basedOn w:val="DefaultParagraphFont"/>
    <w:uiPriority w:val="22"/>
    <w:qFormat/>
    <w:rsid w:val="00554C3F"/>
    <w:rPr>
      <w:rFonts w:ascii="Times New Roman" w:hAnsi="Times New Roman" w:cs="Times New Roman" w:hint="default"/>
      <w:b/>
      <w:bCs/>
    </w:rPr>
  </w:style>
  <w:style w:type="paragraph" w:customStyle="1" w:styleId="TitlePageother">
    <w:name w:val="Title Page other"/>
    <w:basedOn w:val="Normal"/>
    <w:uiPriority w:val="99"/>
    <w:rsid w:val="001B01D8"/>
    <w:pPr>
      <w:keepNext/>
      <w:suppressAutoHyphens/>
      <w:spacing w:before="120" w:after="120"/>
      <w:jc w:val="center"/>
    </w:pPr>
    <w:rPr>
      <w:rFonts w:ascii="Arial" w:eastAsia="Times New Roman" w:hAnsi="Arial" w:cs="Lucidasans"/>
      <w:sz w:val="36"/>
      <w:szCs w:val="28"/>
      <w:lang w:eastAsia="en-US"/>
    </w:rPr>
  </w:style>
  <w:style w:type="character" w:styleId="IntenseEmphasis">
    <w:name w:val="Intense Emphasis"/>
    <w:basedOn w:val="DefaultParagraphFont"/>
    <w:uiPriority w:val="21"/>
    <w:qFormat/>
    <w:rsid w:val="000414F3"/>
    <w:rPr>
      <w:b/>
      <w:bCs/>
      <w:i/>
      <w:iCs/>
      <w:color w:val="4F81BD" w:themeColor="accent1"/>
    </w:rPr>
  </w:style>
  <w:style w:type="paragraph" w:styleId="EndnoteText">
    <w:name w:val="endnote text"/>
    <w:basedOn w:val="Normal"/>
    <w:link w:val="EndnoteTextChar"/>
    <w:uiPriority w:val="99"/>
    <w:semiHidden/>
    <w:unhideWhenUsed/>
    <w:rsid w:val="005F1033"/>
    <w:rPr>
      <w:sz w:val="20"/>
      <w:szCs w:val="20"/>
    </w:rPr>
  </w:style>
  <w:style w:type="character" w:customStyle="1" w:styleId="EndnoteTextChar">
    <w:name w:val="Endnote Text Char"/>
    <w:basedOn w:val="DefaultParagraphFont"/>
    <w:link w:val="EndnoteText"/>
    <w:uiPriority w:val="99"/>
    <w:semiHidden/>
    <w:rsid w:val="005F1033"/>
  </w:style>
  <w:style w:type="character" w:styleId="EndnoteReference">
    <w:name w:val="endnote reference"/>
    <w:basedOn w:val="DefaultParagraphFont"/>
    <w:uiPriority w:val="99"/>
    <w:semiHidden/>
    <w:unhideWhenUsed/>
    <w:rsid w:val="005F1033"/>
    <w:rPr>
      <w:vertAlign w:val="superscript"/>
    </w:rPr>
  </w:style>
  <w:style w:type="paragraph" w:customStyle="1" w:styleId="UnnumberedHeading">
    <w:name w:val="Unnumbered Heading"/>
    <w:basedOn w:val="Normal"/>
    <w:link w:val="UnnumberedHeadingChar"/>
    <w:qFormat/>
    <w:rsid w:val="00F57E02"/>
    <w:pPr>
      <w:keepNext/>
      <w:spacing w:before="240" w:after="120"/>
    </w:pPr>
  </w:style>
  <w:style w:type="character" w:customStyle="1" w:styleId="UnnumberedHeadingChar">
    <w:name w:val="Unnumbered Heading Char"/>
    <w:basedOn w:val="DefaultParagraphFont"/>
    <w:link w:val="UnnumberedHeading"/>
    <w:rsid w:val="00F57E02"/>
    <w:rPr>
      <w:sz w:val="24"/>
      <w:szCs w:val="24"/>
    </w:rPr>
  </w:style>
  <w:style w:type="paragraph" w:styleId="BodyText">
    <w:name w:val="Body Text"/>
    <w:basedOn w:val="Normal"/>
    <w:link w:val="BodyTextChar"/>
    <w:uiPriority w:val="99"/>
    <w:qFormat/>
    <w:rsid w:val="000F714F"/>
    <w:pPr>
      <w:spacing w:after="120" w:line="276" w:lineRule="auto"/>
    </w:pPr>
    <w:rPr>
      <w:rFonts w:ascii="Times New Roman" w:eastAsia="Times New Roman" w:hAnsi="Times New Roman" w:cs="Times New Roman"/>
      <w:sz w:val="20"/>
      <w:szCs w:val="22"/>
      <w:lang w:eastAsia="en-US"/>
    </w:rPr>
  </w:style>
  <w:style w:type="character" w:customStyle="1" w:styleId="BodyTextChar">
    <w:name w:val="Body Text Char"/>
    <w:basedOn w:val="DefaultParagraphFont"/>
    <w:link w:val="BodyText"/>
    <w:uiPriority w:val="99"/>
    <w:rsid w:val="000F714F"/>
    <w:rPr>
      <w:rFonts w:ascii="Times New Roman" w:eastAsia="Times New Roman" w:hAnsi="Times New Roman" w:cs="Times New Roman"/>
      <w:szCs w:val="22"/>
      <w:lang w:eastAsia="en-US"/>
    </w:rPr>
  </w:style>
  <w:style w:type="paragraph" w:customStyle="1" w:styleId="DocID">
    <w:name w:val="DocID"/>
    <w:basedOn w:val="Normal"/>
    <w:next w:val="Footer"/>
    <w:link w:val="DocIDChar"/>
    <w:rsid w:val="000F714F"/>
    <w:rPr>
      <w:rFonts w:ascii="Times New Roman" w:eastAsia="Times New Roman" w:hAnsi="Times New Roman" w:cs="Times New Roman"/>
      <w:sz w:val="16"/>
      <w:szCs w:val="22"/>
      <w:lang w:eastAsia="en-US"/>
    </w:rPr>
  </w:style>
  <w:style w:type="character" w:customStyle="1" w:styleId="DocIDChar">
    <w:name w:val="DocID Char"/>
    <w:basedOn w:val="DefaultParagraphFont"/>
    <w:link w:val="DocID"/>
    <w:rsid w:val="000F714F"/>
    <w:rPr>
      <w:rFonts w:ascii="Times New Roman" w:eastAsia="Times New Roman" w:hAnsi="Times New Roman" w:cs="Times New Roman"/>
      <w:sz w:val="16"/>
      <w:szCs w:val="22"/>
      <w:lang w:eastAsia="en-US"/>
    </w:rPr>
  </w:style>
  <w:style w:type="character" w:customStyle="1" w:styleId="apple-converted-space">
    <w:name w:val="apple-converted-space"/>
    <w:basedOn w:val="DefaultParagraphFont"/>
    <w:rsid w:val="00D228AC"/>
  </w:style>
  <w:style w:type="character" w:styleId="HTMLVariable">
    <w:name w:val="HTML Variable"/>
    <w:basedOn w:val="DefaultParagraphFont"/>
    <w:uiPriority w:val="99"/>
    <w:semiHidden/>
    <w:unhideWhenUsed/>
    <w:rsid w:val="00D228AC"/>
    <w:rPr>
      <w:i/>
      <w:iCs/>
    </w:rPr>
  </w:style>
  <w:style w:type="character" w:styleId="FollowedHyperlink">
    <w:name w:val="FollowedHyperlink"/>
    <w:basedOn w:val="DefaultParagraphFont"/>
    <w:uiPriority w:val="99"/>
    <w:semiHidden/>
    <w:unhideWhenUsed/>
    <w:rsid w:val="003B061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60183381">
      <w:bodyDiv w:val="1"/>
      <w:marLeft w:val="0"/>
      <w:marRight w:val="0"/>
      <w:marTop w:val="0"/>
      <w:marBottom w:val="0"/>
      <w:divBdr>
        <w:top w:val="none" w:sz="0" w:space="0" w:color="auto"/>
        <w:left w:val="none" w:sz="0" w:space="0" w:color="auto"/>
        <w:bottom w:val="none" w:sz="0" w:space="0" w:color="auto"/>
        <w:right w:val="none" w:sz="0" w:space="0" w:color="auto"/>
      </w:divBdr>
    </w:div>
    <w:div w:id="91777849">
      <w:bodyDiv w:val="1"/>
      <w:marLeft w:val="0"/>
      <w:marRight w:val="0"/>
      <w:marTop w:val="0"/>
      <w:marBottom w:val="0"/>
      <w:divBdr>
        <w:top w:val="none" w:sz="0" w:space="0" w:color="auto"/>
        <w:left w:val="none" w:sz="0" w:space="0" w:color="auto"/>
        <w:bottom w:val="none" w:sz="0" w:space="0" w:color="auto"/>
        <w:right w:val="none" w:sz="0" w:space="0" w:color="auto"/>
      </w:divBdr>
    </w:div>
    <w:div w:id="103697743">
      <w:bodyDiv w:val="1"/>
      <w:marLeft w:val="0"/>
      <w:marRight w:val="0"/>
      <w:marTop w:val="0"/>
      <w:marBottom w:val="0"/>
      <w:divBdr>
        <w:top w:val="none" w:sz="0" w:space="0" w:color="auto"/>
        <w:left w:val="none" w:sz="0" w:space="0" w:color="auto"/>
        <w:bottom w:val="none" w:sz="0" w:space="0" w:color="auto"/>
        <w:right w:val="none" w:sz="0" w:space="0" w:color="auto"/>
      </w:divBdr>
    </w:div>
    <w:div w:id="141192759">
      <w:bodyDiv w:val="1"/>
      <w:marLeft w:val="0"/>
      <w:marRight w:val="0"/>
      <w:marTop w:val="0"/>
      <w:marBottom w:val="0"/>
      <w:divBdr>
        <w:top w:val="none" w:sz="0" w:space="0" w:color="auto"/>
        <w:left w:val="none" w:sz="0" w:space="0" w:color="auto"/>
        <w:bottom w:val="none" w:sz="0" w:space="0" w:color="auto"/>
        <w:right w:val="none" w:sz="0" w:space="0" w:color="auto"/>
      </w:divBdr>
    </w:div>
    <w:div w:id="143199712">
      <w:bodyDiv w:val="1"/>
      <w:marLeft w:val="0"/>
      <w:marRight w:val="0"/>
      <w:marTop w:val="0"/>
      <w:marBottom w:val="0"/>
      <w:divBdr>
        <w:top w:val="none" w:sz="0" w:space="0" w:color="auto"/>
        <w:left w:val="none" w:sz="0" w:space="0" w:color="auto"/>
        <w:bottom w:val="none" w:sz="0" w:space="0" w:color="auto"/>
        <w:right w:val="none" w:sz="0" w:space="0" w:color="auto"/>
      </w:divBdr>
    </w:div>
    <w:div w:id="147331807">
      <w:bodyDiv w:val="1"/>
      <w:marLeft w:val="0"/>
      <w:marRight w:val="0"/>
      <w:marTop w:val="0"/>
      <w:marBottom w:val="0"/>
      <w:divBdr>
        <w:top w:val="none" w:sz="0" w:space="0" w:color="auto"/>
        <w:left w:val="none" w:sz="0" w:space="0" w:color="auto"/>
        <w:bottom w:val="none" w:sz="0" w:space="0" w:color="auto"/>
        <w:right w:val="none" w:sz="0" w:space="0" w:color="auto"/>
      </w:divBdr>
    </w:div>
    <w:div w:id="196552199">
      <w:bodyDiv w:val="1"/>
      <w:marLeft w:val="0"/>
      <w:marRight w:val="0"/>
      <w:marTop w:val="0"/>
      <w:marBottom w:val="0"/>
      <w:divBdr>
        <w:top w:val="none" w:sz="0" w:space="0" w:color="auto"/>
        <w:left w:val="none" w:sz="0" w:space="0" w:color="auto"/>
        <w:bottom w:val="none" w:sz="0" w:space="0" w:color="auto"/>
        <w:right w:val="none" w:sz="0" w:space="0" w:color="auto"/>
      </w:divBdr>
    </w:div>
    <w:div w:id="242030463">
      <w:bodyDiv w:val="1"/>
      <w:marLeft w:val="0"/>
      <w:marRight w:val="0"/>
      <w:marTop w:val="0"/>
      <w:marBottom w:val="0"/>
      <w:divBdr>
        <w:top w:val="none" w:sz="0" w:space="0" w:color="auto"/>
        <w:left w:val="none" w:sz="0" w:space="0" w:color="auto"/>
        <w:bottom w:val="none" w:sz="0" w:space="0" w:color="auto"/>
        <w:right w:val="none" w:sz="0" w:space="0" w:color="auto"/>
      </w:divBdr>
    </w:div>
    <w:div w:id="276833195">
      <w:bodyDiv w:val="1"/>
      <w:marLeft w:val="0"/>
      <w:marRight w:val="0"/>
      <w:marTop w:val="0"/>
      <w:marBottom w:val="0"/>
      <w:divBdr>
        <w:top w:val="none" w:sz="0" w:space="0" w:color="auto"/>
        <w:left w:val="none" w:sz="0" w:space="0" w:color="auto"/>
        <w:bottom w:val="none" w:sz="0" w:space="0" w:color="auto"/>
        <w:right w:val="none" w:sz="0" w:space="0" w:color="auto"/>
      </w:divBdr>
    </w:div>
    <w:div w:id="278069463">
      <w:bodyDiv w:val="1"/>
      <w:marLeft w:val="0"/>
      <w:marRight w:val="0"/>
      <w:marTop w:val="0"/>
      <w:marBottom w:val="0"/>
      <w:divBdr>
        <w:top w:val="none" w:sz="0" w:space="0" w:color="auto"/>
        <w:left w:val="none" w:sz="0" w:space="0" w:color="auto"/>
        <w:bottom w:val="none" w:sz="0" w:space="0" w:color="auto"/>
        <w:right w:val="none" w:sz="0" w:space="0" w:color="auto"/>
      </w:divBdr>
    </w:div>
    <w:div w:id="285544275">
      <w:bodyDiv w:val="1"/>
      <w:marLeft w:val="0"/>
      <w:marRight w:val="0"/>
      <w:marTop w:val="0"/>
      <w:marBottom w:val="0"/>
      <w:divBdr>
        <w:top w:val="none" w:sz="0" w:space="0" w:color="auto"/>
        <w:left w:val="none" w:sz="0" w:space="0" w:color="auto"/>
        <w:bottom w:val="none" w:sz="0" w:space="0" w:color="auto"/>
        <w:right w:val="none" w:sz="0" w:space="0" w:color="auto"/>
      </w:divBdr>
    </w:div>
    <w:div w:id="289020445">
      <w:bodyDiv w:val="1"/>
      <w:marLeft w:val="0"/>
      <w:marRight w:val="0"/>
      <w:marTop w:val="0"/>
      <w:marBottom w:val="0"/>
      <w:divBdr>
        <w:top w:val="none" w:sz="0" w:space="0" w:color="auto"/>
        <w:left w:val="none" w:sz="0" w:space="0" w:color="auto"/>
        <w:bottom w:val="none" w:sz="0" w:space="0" w:color="auto"/>
        <w:right w:val="none" w:sz="0" w:space="0" w:color="auto"/>
      </w:divBdr>
      <w:divsChild>
        <w:div w:id="381055124">
          <w:marLeft w:val="720"/>
          <w:marRight w:val="0"/>
          <w:marTop w:val="120"/>
          <w:marBottom w:val="120"/>
          <w:divBdr>
            <w:top w:val="none" w:sz="0" w:space="0" w:color="auto"/>
            <w:left w:val="none" w:sz="0" w:space="0" w:color="auto"/>
            <w:bottom w:val="none" w:sz="0" w:space="0" w:color="auto"/>
            <w:right w:val="none" w:sz="0" w:space="0" w:color="auto"/>
          </w:divBdr>
        </w:div>
        <w:div w:id="897478107">
          <w:marLeft w:val="1440"/>
          <w:marRight w:val="0"/>
          <w:marTop w:val="120"/>
          <w:marBottom w:val="120"/>
          <w:divBdr>
            <w:top w:val="none" w:sz="0" w:space="0" w:color="auto"/>
            <w:left w:val="none" w:sz="0" w:space="0" w:color="auto"/>
            <w:bottom w:val="none" w:sz="0" w:space="0" w:color="auto"/>
            <w:right w:val="none" w:sz="0" w:space="0" w:color="auto"/>
          </w:divBdr>
        </w:div>
        <w:div w:id="1065952911">
          <w:marLeft w:val="1440"/>
          <w:marRight w:val="0"/>
          <w:marTop w:val="120"/>
          <w:marBottom w:val="120"/>
          <w:divBdr>
            <w:top w:val="none" w:sz="0" w:space="0" w:color="auto"/>
            <w:left w:val="none" w:sz="0" w:space="0" w:color="auto"/>
            <w:bottom w:val="none" w:sz="0" w:space="0" w:color="auto"/>
            <w:right w:val="none" w:sz="0" w:space="0" w:color="auto"/>
          </w:divBdr>
        </w:div>
        <w:div w:id="1712997109">
          <w:marLeft w:val="720"/>
          <w:marRight w:val="0"/>
          <w:marTop w:val="120"/>
          <w:marBottom w:val="120"/>
          <w:divBdr>
            <w:top w:val="none" w:sz="0" w:space="0" w:color="auto"/>
            <w:left w:val="none" w:sz="0" w:space="0" w:color="auto"/>
            <w:bottom w:val="none" w:sz="0" w:space="0" w:color="auto"/>
            <w:right w:val="none" w:sz="0" w:space="0" w:color="auto"/>
          </w:divBdr>
        </w:div>
        <w:div w:id="1932276168">
          <w:marLeft w:val="1440"/>
          <w:marRight w:val="0"/>
          <w:marTop w:val="120"/>
          <w:marBottom w:val="120"/>
          <w:divBdr>
            <w:top w:val="none" w:sz="0" w:space="0" w:color="auto"/>
            <w:left w:val="none" w:sz="0" w:space="0" w:color="auto"/>
            <w:bottom w:val="none" w:sz="0" w:space="0" w:color="auto"/>
            <w:right w:val="none" w:sz="0" w:space="0" w:color="auto"/>
          </w:divBdr>
        </w:div>
        <w:div w:id="34163862">
          <w:marLeft w:val="1440"/>
          <w:marRight w:val="0"/>
          <w:marTop w:val="120"/>
          <w:marBottom w:val="120"/>
          <w:divBdr>
            <w:top w:val="none" w:sz="0" w:space="0" w:color="auto"/>
            <w:left w:val="none" w:sz="0" w:space="0" w:color="auto"/>
            <w:bottom w:val="none" w:sz="0" w:space="0" w:color="auto"/>
            <w:right w:val="none" w:sz="0" w:space="0" w:color="auto"/>
          </w:divBdr>
        </w:div>
        <w:div w:id="499076200">
          <w:marLeft w:val="1440"/>
          <w:marRight w:val="0"/>
          <w:marTop w:val="120"/>
          <w:marBottom w:val="120"/>
          <w:divBdr>
            <w:top w:val="none" w:sz="0" w:space="0" w:color="auto"/>
            <w:left w:val="none" w:sz="0" w:space="0" w:color="auto"/>
            <w:bottom w:val="none" w:sz="0" w:space="0" w:color="auto"/>
            <w:right w:val="none" w:sz="0" w:space="0" w:color="auto"/>
          </w:divBdr>
        </w:div>
        <w:div w:id="527185757">
          <w:marLeft w:val="720"/>
          <w:marRight w:val="0"/>
          <w:marTop w:val="120"/>
          <w:marBottom w:val="120"/>
          <w:divBdr>
            <w:top w:val="none" w:sz="0" w:space="0" w:color="auto"/>
            <w:left w:val="none" w:sz="0" w:space="0" w:color="auto"/>
            <w:bottom w:val="none" w:sz="0" w:space="0" w:color="auto"/>
            <w:right w:val="none" w:sz="0" w:space="0" w:color="auto"/>
          </w:divBdr>
        </w:div>
      </w:divsChild>
    </w:div>
    <w:div w:id="332924394">
      <w:bodyDiv w:val="1"/>
      <w:marLeft w:val="0"/>
      <w:marRight w:val="0"/>
      <w:marTop w:val="0"/>
      <w:marBottom w:val="0"/>
      <w:divBdr>
        <w:top w:val="none" w:sz="0" w:space="0" w:color="auto"/>
        <w:left w:val="none" w:sz="0" w:space="0" w:color="auto"/>
        <w:bottom w:val="none" w:sz="0" w:space="0" w:color="auto"/>
        <w:right w:val="none" w:sz="0" w:space="0" w:color="auto"/>
      </w:divBdr>
      <w:divsChild>
        <w:div w:id="409471240">
          <w:marLeft w:val="720"/>
          <w:marRight w:val="0"/>
          <w:marTop w:val="120"/>
          <w:marBottom w:val="120"/>
          <w:divBdr>
            <w:top w:val="none" w:sz="0" w:space="0" w:color="auto"/>
            <w:left w:val="none" w:sz="0" w:space="0" w:color="auto"/>
            <w:bottom w:val="none" w:sz="0" w:space="0" w:color="auto"/>
            <w:right w:val="none" w:sz="0" w:space="0" w:color="auto"/>
          </w:divBdr>
        </w:div>
        <w:div w:id="1517421851">
          <w:marLeft w:val="1440"/>
          <w:marRight w:val="0"/>
          <w:marTop w:val="120"/>
          <w:marBottom w:val="120"/>
          <w:divBdr>
            <w:top w:val="none" w:sz="0" w:space="0" w:color="auto"/>
            <w:left w:val="none" w:sz="0" w:space="0" w:color="auto"/>
            <w:bottom w:val="none" w:sz="0" w:space="0" w:color="auto"/>
            <w:right w:val="none" w:sz="0" w:space="0" w:color="auto"/>
          </w:divBdr>
        </w:div>
        <w:div w:id="598415806">
          <w:marLeft w:val="1440"/>
          <w:marRight w:val="0"/>
          <w:marTop w:val="120"/>
          <w:marBottom w:val="120"/>
          <w:divBdr>
            <w:top w:val="none" w:sz="0" w:space="0" w:color="auto"/>
            <w:left w:val="none" w:sz="0" w:space="0" w:color="auto"/>
            <w:bottom w:val="none" w:sz="0" w:space="0" w:color="auto"/>
            <w:right w:val="none" w:sz="0" w:space="0" w:color="auto"/>
          </w:divBdr>
        </w:div>
        <w:div w:id="1410812427">
          <w:marLeft w:val="720"/>
          <w:marRight w:val="0"/>
          <w:marTop w:val="120"/>
          <w:marBottom w:val="120"/>
          <w:divBdr>
            <w:top w:val="none" w:sz="0" w:space="0" w:color="auto"/>
            <w:left w:val="none" w:sz="0" w:space="0" w:color="auto"/>
            <w:bottom w:val="none" w:sz="0" w:space="0" w:color="auto"/>
            <w:right w:val="none" w:sz="0" w:space="0" w:color="auto"/>
          </w:divBdr>
        </w:div>
        <w:div w:id="1418211662">
          <w:marLeft w:val="1440"/>
          <w:marRight w:val="0"/>
          <w:marTop w:val="120"/>
          <w:marBottom w:val="120"/>
          <w:divBdr>
            <w:top w:val="none" w:sz="0" w:space="0" w:color="auto"/>
            <w:left w:val="none" w:sz="0" w:space="0" w:color="auto"/>
            <w:bottom w:val="none" w:sz="0" w:space="0" w:color="auto"/>
            <w:right w:val="none" w:sz="0" w:space="0" w:color="auto"/>
          </w:divBdr>
        </w:div>
        <w:div w:id="348064634">
          <w:marLeft w:val="1440"/>
          <w:marRight w:val="0"/>
          <w:marTop w:val="120"/>
          <w:marBottom w:val="120"/>
          <w:divBdr>
            <w:top w:val="none" w:sz="0" w:space="0" w:color="auto"/>
            <w:left w:val="none" w:sz="0" w:space="0" w:color="auto"/>
            <w:bottom w:val="none" w:sz="0" w:space="0" w:color="auto"/>
            <w:right w:val="none" w:sz="0" w:space="0" w:color="auto"/>
          </w:divBdr>
        </w:div>
        <w:div w:id="1439527629">
          <w:marLeft w:val="1440"/>
          <w:marRight w:val="0"/>
          <w:marTop w:val="120"/>
          <w:marBottom w:val="120"/>
          <w:divBdr>
            <w:top w:val="none" w:sz="0" w:space="0" w:color="auto"/>
            <w:left w:val="none" w:sz="0" w:space="0" w:color="auto"/>
            <w:bottom w:val="none" w:sz="0" w:space="0" w:color="auto"/>
            <w:right w:val="none" w:sz="0" w:space="0" w:color="auto"/>
          </w:divBdr>
        </w:div>
        <w:div w:id="753555536">
          <w:marLeft w:val="720"/>
          <w:marRight w:val="0"/>
          <w:marTop w:val="120"/>
          <w:marBottom w:val="120"/>
          <w:divBdr>
            <w:top w:val="none" w:sz="0" w:space="0" w:color="auto"/>
            <w:left w:val="none" w:sz="0" w:space="0" w:color="auto"/>
            <w:bottom w:val="none" w:sz="0" w:space="0" w:color="auto"/>
            <w:right w:val="none" w:sz="0" w:space="0" w:color="auto"/>
          </w:divBdr>
        </w:div>
      </w:divsChild>
    </w:div>
    <w:div w:id="357976709">
      <w:bodyDiv w:val="1"/>
      <w:marLeft w:val="0"/>
      <w:marRight w:val="0"/>
      <w:marTop w:val="0"/>
      <w:marBottom w:val="0"/>
      <w:divBdr>
        <w:top w:val="none" w:sz="0" w:space="0" w:color="auto"/>
        <w:left w:val="none" w:sz="0" w:space="0" w:color="auto"/>
        <w:bottom w:val="none" w:sz="0" w:space="0" w:color="auto"/>
        <w:right w:val="none" w:sz="0" w:space="0" w:color="auto"/>
      </w:divBdr>
    </w:div>
    <w:div w:id="422650780">
      <w:bodyDiv w:val="1"/>
      <w:marLeft w:val="0"/>
      <w:marRight w:val="0"/>
      <w:marTop w:val="0"/>
      <w:marBottom w:val="0"/>
      <w:divBdr>
        <w:top w:val="none" w:sz="0" w:space="0" w:color="auto"/>
        <w:left w:val="none" w:sz="0" w:space="0" w:color="auto"/>
        <w:bottom w:val="none" w:sz="0" w:space="0" w:color="auto"/>
        <w:right w:val="none" w:sz="0" w:space="0" w:color="auto"/>
      </w:divBdr>
    </w:div>
    <w:div w:id="445080781">
      <w:bodyDiv w:val="1"/>
      <w:marLeft w:val="0"/>
      <w:marRight w:val="0"/>
      <w:marTop w:val="0"/>
      <w:marBottom w:val="0"/>
      <w:divBdr>
        <w:top w:val="none" w:sz="0" w:space="0" w:color="auto"/>
        <w:left w:val="none" w:sz="0" w:space="0" w:color="auto"/>
        <w:bottom w:val="none" w:sz="0" w:space="0" w:color="auto"/>
        <w:right w:val="none" w:sz="0" w:space="0" w:color="auto"/>
      </w:divBdr>
    </w:div>
    <w:div w:id="466778423">
      <w:bodyDiv w:val="1"/>
      <w:marLeft w:val="0"/>
      <w:marRight w:val="0"/>
      <w:marTop w:val="0"/>
      <w:marBottom w:val="0"/>
      <w:divBdr>
        <w:top w:val="none" w:sz="0" w:space="0" w:color="auto"/>
        <w:left w:val="none" w:sz="0" w:space="0" w:color="auto"/>
        <w:bottom w:val="none" w:sz="0" w:space="0" w:color="auto"/>
        <w:right w:val="none" w:sz="0" w:space="0" w:color="auto"/>
      </w:divBdr>
    </w:div>
    <w:div w:id="551842184">
      <w:bodyDiv w:val="1"/>
      <w:marLeft w:val="0"/>
      <w:marRight w:val="0"/>
      <w:marTop w:val="0"/>
      <w:marBottom w:val="0"/>
      <w:divBdr>
        <w:top w:val="none" w:sz="0" w:space="0" w:color="auto"/>
        <w:left w:val="none" w:sz="0" w:space="0" w:color="auto"/>
        <w:bottom w:val="none" w:sz="0" w:space="0" w:color="auto"/>
        <w:right w:val="none" w:sz="0" w:space="0" w:color="auto"/>
      </w:divBdr>
    </w:div>
    <w:div w:id="636031143">
      <w:bodyDiv w:val="1"/>
      <w:marLeft w:val="0"/>
      <w:marRight w:val="0"/>
      <w:marTop w:val="0"/>
      <w:marBottom w:val="0"/>
      <w:divBdr>
        <w:top w:val="none" w:sz="0" w:space="0" w:color="auto"/>
        <w:left w:val="none" w:sz="0" w:space="0" w:color="auto"/>
        <w:bottom w:val="none" w:sz="0" w:space="0" w:color="auto"/>
        <w:right w:val="none" w:sz="0" w:space="0" w:color="auto"/>
      </w:divBdr>
    </w:div>
    <w:div w:id="726339704">
      <w:bodyDiv w:val="1"/>
      <w:marLeft w:val="0"/>
      <w:marRight w:val="0"/>
      <w:marTop w:val="0"/>
      <w:marBottom w:val="0"/>
      <w:divBdr>
        <w:top w:val="none" w:sz="0" w:space="0" w:color="auto"/>
        <w:left w:val="none" w:sz="0" w:space="0" w:color="auto"/>
        <w:bottom w:val="none" w:sz="0" w:space="0" w:color="auto"/>
        <w:right w:val="none" w:sz="0" w:space="0" w:color="auto"/>
      </w:divBdr>
      <w:divsChild>
        <w:div w:id="158423183">
          <w:marLeft w:val="446"/>
          <w:marRight w:val="0"/>
          <w:marTop w:val="0"/>
          <w:marBottom w:val="0"/>
          <w:divBdr>
            <w:top w:val="none" w:sz="0" w:space="0" w:color="auto"/>
            <w:left w:val="none" w:sz="0" w:space="0" w:color="auto"/>
            <w:bottom w:val="none" w:sz="0" w:space="0" w:color="auto"/>
            <w:right w:val="none" w:sz="0" w:space="0" w:color="auto"/>
          </w:divBdr>
        </w:div>
        <w:div w:id="1445147402">
          <w:marLeft w:val="446"/>
          <w:marRight w:val="0"/>
          <w:marTop w:val="0"/>
          <w:marBottom w:val="0"/>
          <w:divBdr>
            <w:top w:val="none" w:sz="0" w:space="0" w:color="auto"/>
            <w:left w:val="none" w:sz="0" w:space="0" w:color="auto"/>
            <w:bottom w:val="none" w:sz="0" w:space="0" w:color="auto"/>
            <w:right w:val="none" w:sz="0" w:space="0" w:color="auto"/>
          </w:divBdr>
        </w:div>
      </w:divsChild>
    </w:div>
    <w:div w:id="773013770">
      <w:bodyDiv w:val="1"/>
      <w:marLeft w:val="0"/>
      <w:marRight w:val="0"/>
      <w:marTop w:val="0"/>
      <w:marBottom w:val="0"/>
      <w:divBdr>
        <w:top w:val="none" w:sz="0" w:space="0" w:color="auto"/>
        <w:left w:val="none" w:sz="0" w:space="0" w:color="auto"/>
        <w:bottom w:val="none" w:sz="0" w:space="0" w:color="auto"/>
        <w:right w:val="none" w:sz="0" w:space="0" w:color="auto"/>
      </w:divBdr>
    </w:div>
    <w:div w:id="800421850">
      <w:bodyDiv w:val="1"/>
      <w:marLeft w:val="0"/>
      <w:marRight w:val="0"/>
      <w:marTop w:val="0"/>
      <w:marBottom w:val="0"/>
      <w:divBdr>
        <w:top w:val="none" w:sz="0" w:space="0" w:color="auto"/>
        <w:left w:val="none" w:sz="0" w:space="0" w:color="auto"/>
        <w:bottom w:val="none" w:sz="0" w:space="0" w:color="auto"/>
        <w:right w:val="none" w:sz="0" w:space="0" w:color="auto"/>
      </w:divBdr>
    </w:div>
    <w:div w:id="924342793">
      <w:bodyDiv w:val="1"/>
      <w:marLeft w:val="0"/>
      <w:marRight w:val="0"/>
      <w:marTop w:val="0"/>
      <w:marBottom w:val="0"/>
      <w:divBdr>
        <w:top w:val="none" w:sz="0" w:space="0" w:color="auto"/>
        <w:left w:val="none" w:sz="0" w:space="0" w:color="auto"/>
        <w:bottom w:val="none" w:sz="0" w:space="0" w:color="auto"/>
        <w:right w:val="none" w:sz="0" w:space="0" w:color="auto"/>
      </w:divBdr>
    </w:div>
    <w:div w:id="938757230">
      <w:bodyDiv w:val="1"/>
      <w:marLeft w:val="0"/>
      <w:marRight w:val="0"/>
      <w:marTop w:val="0"/>
      <w:marBottom w:val="0"/>
      <w:divBdr>
        <w:top w:val="none" w:sz="0" w:space="0" w:color="auto"/>
        <w:left w:val="none" w:sz="0" w:space="0" w:color="auto"/>
        <w:bottom w:val="none" w:sz="0" w:space="0" w:color="auto"/>
        <w:right w:val="none" w:sz="0" w:space="0" w:color="auto"/>
      </w:divBdr>
    </w:div>
    <w:div w:id="1003821591">
      <w:bodyDiv w:val="1"/>
      <w:marLeft w:val="0"/>
      <w:marRight w:val="0"/>
      <w:marTop w:val="0"/>
      <w:marBottom w:val="0"/>
      <w:divBdr>
        <w:top w:val="none" w:sz="0" w:space="0" w:color="auto"/>
        <w:left w:val="none" w:sz="0" w:space="0" w:color="auto"/>
        <w:bottom w:val="none" w:sz="0" w:space="0" w:color="auto"/>
        <w:right w:val="none" w:sz="0" w:space="0" w:color="auto"/>
      </w:divBdr>
    </w:div>
    <w:div w:id="1049064725">
      <w:bodyDiv w:val="1"/>
      <w:marLeft w:val="0"/>
      <w:marRight w:val="0"/>
      <w:marTop w:val="0"/>
      <w:marBottom w:val="0"/>
      <w:divBdr>
        <w:top w:val="none" w:sz="0" w:space="0" w:color="auto"/>
        <w:left w:val="none" w:sz="0" w:space="0" w:color="auto"/>
        <w:bottom w:val="none" w:sz="0" w:space="0" w:color="auto"/>
        <w:right w:val="none" w:sz="0" w:space="0" w:color="auto"/>
      </w:divBdr>
      <w:divsChild>
        <w:div w:id="415715552">
          <w:marLeft w:val="720"/>
          <w:marRight w:val="0"/>
          <w:marTop w:val="108"/>
          <w:marBottom w:val="108"/>
          <w:divBdr>
            <w:top w:val="none" w:sz="0" w:space="0" w:color="auto"/>
            <w:left w:val="none" w:sz="0" w:space="0" w:color="auto"/>
            <w:bottom w:val="none" w:sz="0" w:space="0" w:color="auto"/>
            <w:right w:val="none" w:sz="0" w:space="0" w:color="auto"/>
          </w:divBdr>
        </w:div>
      </w:divsChild>
    </w:div>
    <w:div w:id="1313362655">
      <w:bodyDiv w:val="1"/>
      <w:marLeft w:val="0"/>
      <w:marRight w:val="0"/>
      <w:marTop w:val="0"/>
      <w:marBottom w:val="0"/>
      <w:divBdr>
        <w:top w:val="none" w:sz="0" w:space="0" w:color="auto"/>
        <w:left w:val="none" w:sz="0" w:space="0" w:color="auto"/>
        <w:bottom w:val="none" w:sz="0" w:space="0" w:color="auto"/>
        <w:right w:val="none" w:sz="0" w:space="0" w:color="auto"/>
      </w:divBdr>
    </w:div>
    <w:div w:id="1329751439">
      <w:bodyDiv w:val="1"/>
      <w:marLeft w:val="0"/>
      <w:marRight w:val="0"/>
      <w:marTop w:val="0"/>
      <w:marBottom w:val="0"/>
      <w:divBdr>
        <w:top w:val="none" w:sz="0" w:space="0" w:color="auto"/>
        <w:left w:val="none" w:sz="0" w:space="0" w:color="auto"/>
        <w:bottom w:val="none" w:sz="0" w:space="0" w:color="auto"/>
        <w:right w:val="none" w:sz="0" w:space="0" w:color="auto"/>
      </w:divBdr>
    </w:div>
    <w:div w:id="1330988030">
      <w:bodyDiv w:val="1"/>
      <w:marLeft w:val="0"/>
      <w:marRight w:val="0"/>
      <w:marTop w:val="0"/>
      <w:marBottom w:val="0"/>
      <w:divBdr>
        <w:top w:val="none" w:sz="0" w:space="0" w:color="auto"/>
        <w:left w:val="none" w:sz="0" w:space="0" w:color="auto"/>
        <w:bottom w:val="none" w:sz="0" w:space="0" w:color="auto"/>
        <w:right w:val="none" w:sz="0" w:space="0" w:color="auto"/>
      </w:divBdr>
    </w:div>
    <w:div w:id="1333337646">
      <w:bodyDiv w:val="1"/>
      <w:marLeft w:val="0"/>
      <w:marRight w:val="0"/>
      <w:marTop w:val="0"/>
      <w:marBottom w:val="0"/>
      <w:divBdr>
        <w:top w:val="none" w:sz="0" w:space="0" w:color="auto"/>
        <w:left w:val="none" w:sz="0" w:space="0" w:color="auto"/>
        <w:bottom w:val="none" w:sz="0" w:space="0" w:color="auto"/>
        <w:right w:val="none" w:sz="0" w:space="0" w:color="auto"/>
      </w:divBdr>
    </w:div>
    <w:div w:id="1410034550">
      <w:bodyDiv w:val="1"/>
      <w:marLeft w:val="0"/>
      <w:marRight w:val="0"/>
      <w:marTop w:val="0"/>
      <w:marBottom w:val="0"/>
      <w:divBdr>
        <w:top w:val="none" w:sz="0" w:space="0" w:color="auto"/>
        <w:left w:val="none" w:sz="0" w:space="0" w:color="auto"/>
        <w:bottom w:val="none" w:sz="0" w:space="0" w:color="auto"/>
        <w:right w:val="none" w:sz="0" w:space="0" w:color="auto"/>
      </w:divBdr>
    </w:div>
    <w:div w:id="1447507475">
      <w:bodyDiv w:val="1"/>
      <w:marLeft w:val="0"/>
      <w:marRight w:val="0"/>
      <w:marTop w:val="0"/>
      <w:marBottom w:val="0"/>
      <w:divBdr>
        <w:top w:val="none" w:sz="0" w:space="0" w:color="auto"/>
        <w:left w:val="none" w:sz="0" w:space="0" w:color="auto"/>
        <w:bottom w:val="none" w:sz="0" w:space="0" w:color="auto"/>
        <w:right w:val="none" w:sz="0" w:space="0" w:color="auto"/>
      </w:divBdr>
    </w:div>
    <w:div w:id="1509638718">
      <w:bodyDiv w:val="1"/>
      <w:marLeft w:val="0"/>
      <w:marRight w:val="0"/>
      <w:marTop w:val="0"/>
      <w:marBottom w:val="0"/>
      <w:divBdr>
        <w:top w:val="none" w:sz="0" w:space="0" w:color="auto"/>
        <w:left w:val="none" w:sz="0" w:space="0" w:color="auto"/>
        <w:bottom w:val="none" w:sz="0" w:space="0" w:color="auto"/>
        <w:right w:val="none" w:sz="0" w:space="0" w:color="auto"/>
      </w:divBdr>
    </w:div>
    <w:div w:id="1515071274">
      <w:bodyDiv w:val="1"/>
      <w:marLeft w:val="0"/>
      <w:marRight w:val="0"/>
      <w:marTop w:val="0"/>
      <w:marBottom w:val="0"/>
      <w:divBdr>
        <w:top w:val="none" w:sz="0" w:space="0" w:color="auto"/>
        <w:left w:val="none" w:sz="0" w:space="0" w:color="auto"/>
        <w:bottom w:val="none" w:sz="0" w:space="0" w:color="auto"/>
        <w:right w:val="none" w:sz="0" w:space="0" w:color="auto"/>
      </w:divBdr>
    </w:div>
    <w:div w:id="1556234631">
      <w:bodyDiv w:val="1"/>
      <w:marLeft w:val="0"/>
      <w:marRight w:val="0"/>
      <w:marTop w:val="0"/>
      <w:marBottom w:val="0"/>
      <w:divBdr>
        <w:top w:val="none" w:sz="0" w:space="0" w:color="auto"/>
        <w:left w:val="none" w:sz="0" w:space="0" w:color="auto"/>
        <w:bottom w:val="none" w:sz="0" w:space="0" w:color="auto"/>
        <w:right w:val="none" w:sz="0" w:space="0" w:color="auto"/>
      </w:divBdr>
    </w:div>
    <w:div w:id="1607468103">
      <w:bodyDiv w:val="1"/>
      <w:marLeft w:val="0"/>
      <w:marRight w:val="0"/>
      <w:marTop w:val="0"/>
      <w:marBottom w:val="0"/>
      <w:divBdr>
        <w:top w:val="none" w:sz="0" w:space="0" w:color="auto"/>
        <w:left w:val="none" w:sz="0" w:space="0" w:color="auto"/>
        <w:bottom w:val="none" w:sz="0" w:space="0" w:color="auto"/>
        <w:right w:val="none" w:sz="0" w:space="0" w:color="auto"/>
      </w:divBdr>
    </w:div>
    <w:div w:id="1619219262">
      <w:bodyDiv w:val="1"/>
      <w:marLeft w:val="0"/>
      <w:marRight w:val="0"/>
      <w:marTop w:val="0"/>
      <w:marBottom w:val="0"/>
      <w:divBdr>
        <w:top w:val="none" w:sz="0" w:space="0" w:color="auto"/>
        <w:left w:val="none" w:sz="0" w:space="0" w:color="auto"/>
        <w:bottom w:val="none" w:sz="0" w:space="0" w:color="auto"/>
        <w:right w:val="none" w:sz="0" w:space="0" w:color="auto"/>
      </w:divBdr>
    </w:div>
    <w:div w:id="1653410008">
      <w:bodyDiv w:val="1"/>
      <w:marLeft w:val="0"/>
      <w:marRight w:val="0"/>
      <w:marTop w:val="0"/>
      <w:marBottom w:val="0"/>
      <w:divBdr>
        <w:top w:val="none" w:sz="0" w:space="0" w:color="auto"/>
        <w:left w:val="none" w:sz="0" w:space="0" w:color="auto"/>
        <w:bottom w:val="none" w:sz="0" w:space="0" w:color="auto"/>
        <w:right w:val="none" w:sz="0" w:space="0" w:color="auto"/>
      </w:divBdr>
    </w:div>
    <w:div w:id="1695032558">
      <w:bodyDiv w:val="1"/>
      <w:marLeft w:val="0"/>
      <w:marRight w:val="0"/>
      <w:marTop w:val="0"/>
      <w:marBottom w:val="0"/>
      <w:divBdr>
        <w:top w:val="none" w:sz="0" w:space="0" w:color="auto"/>
        <w:left w:val="none" w:sz="0" w:space="0" w:color="auto"/>
        <w:bottom w:val="none" w:sz="0" w:space="0" w:color="auto"/>
        <w:right w:val="none" w:sz="0" w:space="0" w:color="auto"/>
      </w:divBdr>
      <w:divsChild>
        <w:div w:id="1611668002">
          <w:marLeft w:val="720"/>
          <w:marRight w:val="0"/>
          <w:marTop w:val="60"/>
          <w:marBottom w:val="60"/>
          <w:divBdr>
            <w:top w:val="none" w:sz="0" w:space="0" w:color="auto"/>
            <w:left w:val="none" w:sz="0" w:space="0" w:color="auto"/>
            <w:bottom w:val="none" w:sz="0" w:space="0" w:color="auto"/>
            <w:right w:val="none" w:sz="0" w:space="0" w:color="auto"/>
          </w:divBdr>
        </w:div>
        <w:div w:id="1709523785">
          <w:marLeft w:val="720"/>
          <w:marRight w:val="0"/>
          <w:marTop w:val="60"/>
          <w:marBottom w:val="60"/>
          <w:divBdr>
            <w:top w:val="none" w:sz="0" w:space="0" w:color="auto"/>
            <w:left w:val="none" w:sz="0" w:space="0" w:color="auto"/>
            <w:bottom w:val="none" w:sz="0" w:space="0" w:color="auto"/>
            <w:right w:val="none" w:sz="0" w:space="0" w:color="auto"/>
          </w:divBdr>
        </w:div>
        <w:div w:id="398750989">
          <w:marLeft w:val="720"/>
          <w:marRight w:val="0"/>
          <w:marTop w:val="60"/>
          <w:marBottom w:val="60"/>
          <w:divBdr>
            <w:top w:val="none" w:sz="0" w:space="0" w:color="auto"/>
            <w:left w:val="none" w:sz="0" w:space="0" w:color="auto"/>
            <w:bottom w:val="none" w:sz="0" w:space="0" w:color="auto"/>
            <w:right w:val="none" w:sz="0" w:space="0" w:color="auto"/>
          </w:divBdr>
        </w:div>
        <w:div w:id="255023453">
          <w:marLeft w:val="720"/>
          <w:marRight w:val="0"/>
          <w:marTop w:val="60"/>
          <w:marBottom w:val="60"/>
          <w:divBdr>
            <w:top w:val="none" w:sz="0" w:space="0" w:color="auto"/>
            <w:left w:val="none" w:sz="0" w:space="0" w:color="auto"/>
            <w:bottom w:val="none" w:sz="0" w:space="0" w:color="auto"/>
            <w:right w:val="none" w:sz="0" w:space="0" w:color="auto"/>
          </w:divBdr>
        </w:div>
        <w:div w:id="970862926">
          <w:marLeft w:val="720"/>
          <w:marRight w:val="0"/>
          <w:marTop w:val="60"/>
          <w:marBottom w:val="60"/>
          <w:divBdr>
            <w:top w:val="none" w:sz="0" w:space="0" w:color="auto"/>
            <w:left w:val="none" w:sz="0" w:space="0" w:color="auto"/>
            <w:bottom w:val="none" w:sz="0" w:space="0" w:color="auto"/>
            <w:right w:val="none" w:sz="0" w:space="0" w:color="auto"/>
          </w:divBdr>
        </w:div>
        <w:div w:id="194465610">
          <w:marLeft w:val="720"/>
          <w:marRight w:val="0"/>
          <w:marTop w:val="60"/>
          <w:marBottom w:val="60"/>
          <w:divBdr>
            <w:top w:val="none" w:sz="0" w:space="0" w:color="auto"/>
            <w:left w:val="none" w:sz="0" w:space="0" w:color="auto"/>
            <w:bottom w:val="none" w:sz="0" w:space="0" w:color="auto"/>
            <w:right w:val="none" w:sz="0" w:space="0" w:color="auto"/>
          </w:divBdr>
        </w:div>
      </w:divsChild>
    </w:div>
    <w:div w:id="1710446961">
      <w:bodyDiv w:val="1"/>
      <w:marLeft w:val="0"/>
      <w:marRight w:val="0"/>
      <w:marTop w:val="0"/>
      <w:marBottom w:val="0"/>
      <w:divBdr>
        <w:top w:val="none" w:sz="0" w:space="0" w:color="auto"/>
        <w:left w:val="none" w:sz="0" w:space="0" w:color="auto"/>
        <w:bottom w:val="none" w:sz="0" w:space="0" w:color="auto"/>
        <w:right w:val="none" w:sz="0" w:space="0" w:color="auto"/>
      </w:divBdr>
    </w:div>
    <w:div w:id="1716008373">
      <w:bodyDiv w:val="1"/>
      <w:marLeft w:val="0"/>
      <w:marRight w:val="0"/>
      <w:marTop w:val="0"/>
      <w:marBottom w:val="0"/>
      <w:divBdr>
        <w:top w:val="none" w:sz="0" w:space="0" w:color="auto"/>
        <w:left w:val="none" w:sz="0" w:space="0" w:color="auto"/>
        <w:bottom w:val="none" w:sz="0" w:space="0" w:color="auto"/>
        <w:right w:val="none" w:sz="0" w:space="0" w:color="auto"/>
      </w:divBdr>
    </w:div>
    <w:div w:id="1724215232">
      <w:bodyDiv w:val="1"/>
      <w:marLeft w:val="0"/>
      <w:marRight w:val="0"/>
      <w:marTop w:val="0"/>
      <w:marBottom w:val="0"/>
      <w:divBdr>
        <w:top w:val="none" w:sz="0" w:space="0" w:color="auto"/>
        <w:left w:val="none" w:sz="0" w:space="0" w:color="auto"/>
        <w:bottom w:val="none" w:sz="0" w:space="0" w:color="auto"/>
        <w:right w:val="none" w:sz="0" w:space="0" w:color="auto"/>
      </w:divBdr>
    </w:div>
    <w:div w:id="1805587351">
      <w:bodyDiv w:val="1"/>
      <w:marLeft w:val="0"/>
      <w:marRight w:val="0"/>
      <w:marTop w:val="0"/>
      <w:marBottom w:val="0"/>
      <w:divBdr>
        <w:top w:val="none" w:sz="0" w:space="0" w:color="auto"/>
        <w:left w:val="none" w:sz="0" w:space="0" w:color="auto"/>
        <w:bottom w:val="none" w:sz="0" w:space="0" w:color="auto"/>
        <w:right w:val="none" w:sz="0" w:space="0" w:color="auto"/>
      </w:divBdr>
    </w:div>
    <w:div w:id="1814330092">
      <w:bodyDiv w:val="1"/>
      <w:marLeft w:val="0"/>
      <w:marRight w:val="0"/>
      <w:marTop w:val="0"/>
      <w:marBottom w:val="0"/>
      <w:divBdr>
        <w:top w:val="none" w:sz="0" w:space="0" w:color="auto"/>
        <w:left w:val="none" w:sz="0" w:space="0" w:color="auto"/>
        <w:bottom w:val="none" w:sz="0" w:space="0" w:color="auto"/>
        <w:right w:val="none" w:sz="0" w:space="0" w:color="auto"/>
      </w:divBdr>
    </w:div>
    <w:div w:id="1828473417">
      <w:bodyDiv w:val="1"/>
      <w:marLeft w:val="0"/>
      <w:marRight w:val="0"/>
      <w:marTop w:val="0"/>
      <w:marBottom w:val="0"/>
      <w:divBdr>
        <w:top w:val="none" w:sz="0" w:space="0" w:color="auto"/>
        <w:left w:val="none" w:sz="0" w:space="0" w:color="auto"/>
        <w:bottom w:val="none" w:sz="0" w:space="0" w:color="auto"/>
        <w:right w:val="none" w:sz="0" w:space="0" w:color="auto"/>
      </w:divBdr>
    </w:div>
    <w:div w:id="1958752804">
      <w:bodyDiv w:val="1"/>
      <w:marLeft w:val="0"/>
      <w:marRight w:val="0"/>
      <w:marTop w:val="0"/>
      <w:marBottom w:val="0"/>
      <w:divBdr>
        <w:top w:val="none" w:sz="0" w:space="0" w:color="auto"/>
        <w:left w:val="none" w:sz="0" w:space="0" w:color="auto"/>
        <w:bottom w:val="none" w:sz="0" w:space="0" w:color="auto"/>
        <w:right w:val="none" w:sz="0" w:space="0" w:color="auto"/>
      </w:divBdr>
    </w:div>
    <w:div w:id="1976642177">
      <w:bodyDiv w:val="1"/>
      <w:marLeft w:val="0"/>
      <w:marRight w:val="0"/>
      <w:marTop w:val="0"/>
      <w:marBottom w:val="0"/>
      <w:divBdr>
        <w:top w:val="none" w:sz="0" w:space="0" w:color="auto"/>
        <w:left w:val="none" w:sz="0" w:space="0" w:color="auto"/>
        <w:bottom w:val="none" w:sz="0" w:space="0" w:color="auto"/>
        <w:right w:val="none" w:sz="0" w:space="0" w:color="auto"/>
      </w:divBdr>
    </w:div>
    <w:div w:id="1998268355">
      <w:bodyDiv w:val="1"/>
      <w:marLeft w:val="0"/>
      <w:marRight w:val="0"/>
      <w:marTop w:val="0"/>
      <w:marBottom w:val="0"/>
      <w:divBdr>
        <w:top w:val="none" w:sz="0" w:space="0" w:color="auto"/>
        <w:left w:val="none" w:sz="0" w:space="0" w:color="auto"/>
        <w:bottom w:val="none" w:sz="0" w:space="0" w:color="auto"/>
        <w:right w:val="none" w:sz="0" w:space="0" w:color="auto"/>
      </w:divBdr>
    </w:div>
    <w:div w:id="2024210456">
      <w:bodyDiv w:val="1"/>
      <w:marLeft w:val="0"/>
      <w:marRight w:val="0"/>
      <w:marTop w:val="0"/>
      <w:marBottom w:val="0"/>
      <w:divBdr>
        <w:top w:val="none" w:sz="0" w:space="0" w:color="auto"/>
        <w:left w:val="none" w:sz="0" w:space="0" w:color="auto"/>
        <w:bottom w:val="none" w:sz="0" w:space="0" w:color="auto"/>
        <w:right w:val="none" w:sz="0" w:space="0" w:color="auto"/>
      </w:divBdr>
    </w:div>
    <w:div w:id="2028864169">
      <w:bodyDiv w:val="1"/>
      <w:marLeft w:val="0"/>
      <w:marRight w:val="0"/>
      <w:marTop w:val="0"/>
      <w:marBottom w:val="0"/>
      <w:divBdr>
        <w:top w:val="none" w:sz="0" w:space="0" w:color="auto"/>
        <w:left w:val="none" w:sz="0" w:space="0" w:color="auto"/>
        <w:bottom w:val="none" w:sz="0" w:space="0" w:color="auto"/>
        <w:right w:val="none" w:sz="0" w:space="0" w:color="auto"/>
      </w:divBdr>
    </w:div>
    <w:div w:id="2066636790">
      <w:bodyDiv w:val="1"/>
      <w:marLeft w:val="0"/>
      <w:marRight w:val="0"/>
      <w:marTop w:val="0"/>
      <w:marBottom w:val="0"/>
      <w:divBdr>
        <w:top w:val="none" w:sz="0" w:space="0" w:color="auto"/>
        <w:left w:val="none" w:sz="0" w:space="0" w:color="auto"/>
        <w:bottom w:val="none" w:sz="0" w:space="0" w:color="auto"/>
        <w:right w:val="none" w:sz="0" w:space="0" w:color="auto"/>
      </w:divBdr>
    </w:div>
    <w:div w:id="2117943458">
      <w:bodyDiv w:val="1"/>
      <w:marLeft w:val="0"/>
      <w:marRight w:val="0"/>
      <w:marTop w:val="0"/>
      <w:marBottom w:val="0"/>
      <w:divBdr>
        <w:top w:val="none" w:sz="0" w:space="0" w:color="auto"/>
        <w:left w:val="none" w:sz="0" w:space="0" w:color="auto"/>
        <w:bottom w:val="none" w:sz="0" w:space="0" w:color="auto"/>
        <w:right w:val="none" w:sz="0" w:space="0" w:color="auto"/>
      </w:divBdr>
    </w:div>
    <w:div w:id="2140604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emf"/><Relationship Id="rId42"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fontTable" Target="fontTable.xml"/><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EB3B27-8834-4CE1-B63D-8F08BD18C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65</Pages>
  <Words>23238</Words>
  <Characters>132463</Characters>
  <Application>Microsoft Office Word</Application>
  <DocSecurity>0</DocSecurity>
  <Lines>1103</Lines>
  <Paragraphs>310</Paragraphs>
  <ScaleCrop>false</ScaleCrop>
  <HeadingPairs>
    <vt:vector size="2" baseType="variant">
      <vt:variant>
        <vt:lpstr>Title</vt:lpstr>
      </vt:variant>
      <vt:variant>
        <vt:i4>1</vt:i4>
      </vt:variant>
    </vt:vector>
  </HeadingPairs>
  <TitlesOfParts>
    <vt:vector size="1" baseType="lpstr">
      <vt:lpstr>AMD-FastForward-M6-Common Optical Chip-to-Chip Interconnects Report</vt:lpstr>
    </vt:vector>
  </TitlesOfParts>
  <Company>AMD</Company>
  <LinksUpToDate>false</LinksUpToDate>
  <CharactersWithSpaces>155391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AMD-FastForward-M6-Common Optical Chip-to-Chip Interconnects Report</dc:title>
  <dc:creator>Petre Popescu</dc:creator>
  <cp:lastModifiedBy>Nuwan Jayasena</cp:lastModifiedBy>
  <cp:revision>3</cp:revision>
  <cp:lastPrinted>2012-12-07T16:55:00Z</cp:lastPrinted>
  <dcterms:created xsi:type="dcterms:W3CDTF">2013-06-18T16:13:00Z</dcterms:created>
  <dcterms:modified xsi:type="dcterms:W3CDTF">2013-06-18T16:18:00Z</dcterms:modified>
</cp:coreProperties>
</file>